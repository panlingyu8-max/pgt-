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ACFD98" w14:textId="77777777" w:rsidR="00870F3C" w:rsidRDefault="00000000">
      <w:pPr>
        <w:pStyle w:val="11"/>
        <w:keepNext/>
        <w:jc w:val="center"/>
        <w:rPr>
          <w:rFonts w:eastAsia="Times New Roman"/>
          <w:bCs/>
          <w:color w:val="1B1C1D"/>
          <w:kern w:val="44"/>
          <w:sz w:val="28"/>
          <w:szCs w:val="44"/>
          <w:lang w:bidi="ar"/>
        </w:rPr>
      </w:pPr>
      <w:r>
        <w:t>Early functional mitral and tricuspid regurgitation response patterns after ablation in paroxysmal and persistent atrial fibrillation</w:t>
      </w:r>
    </w:p>
    <w:p w14:paraId="5B89909D" w14:textId="77777777" w:rsidR="00870F3C" w:rsidRDefault="00000000">
      <w:pPr>
        <w:spacing w:after="240"/>
        <w:rPr>
          <w:rFonts w:ascii="Times New Roman" w:eastAsia="Times New Roman" w:hAnsi="Times New Roman" w:cs="Times New Roman"/>
          <w:color w:val="1B1C1D"/>
          <w:kern w:val="44"/>
          <w:szCs w:val="40"/>
          <w:lang w:bidi="ar"/>
        </w:rPr>
      </w:pPr>
      <w:r>
        <w:rPr>
          <w:rFonts w:ascii="Times New Roman" w:eastAsia="Times New Roman" w:hAnsi="Times New Roman" w:cs="Times New Roman" w:hint="eastAsia"/>
          <w:color w:val="1B1C1D"/>
          <w:kern w:val="44"/>
          <w:szCs w:val="40"/>
          <w:lang w:bidi="ar"/>
        </w:rPr>
        <w:t>Ying Cao;</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Aobo</w:t>
      </w:r>
      <w:proofErr w:type="spellEnd"/>
      <w:r>
        <w:rPr>
          <w:rFonts w:ascii="Times New Roman" w:eastAsia="Times New Roman" w:hAnsi="Times New Roman" w:cs="Times New Roman" w:hint="eastAsia"/>
          <w:color w:val="1B1C1D"/>
          <w:kern w:val="44"/>
          <w:szCs w:val="40"/>
          <w:lang w:bidi="ar"/>
        </w:rPr>
        <w:t xml:space="preserve"> Gong;</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Chen Jun;</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Zexi</w:t>
      </w:r>
      <w:proofErr w:type="spellEnd"/>
      <w:r>
        <w:rPr>
          <w:rFonts w:ascii="Times New Roman" w:eastAsia="Times New Roman" w:hAnsi="Times New Roman" w:cs="Times New Roman" w:hint="eastAsia"/>
          <w:color w:val="1B1C1D"/>
          <w:kern w:val="44"/>
          <w:szCs w:val="40"/>
          <w:lang w:bidi="ar"/>
        </w:rPr>
        <w:t xml:space="preserve"> Li;</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Fanghui</w:t>
      </w:r>
      <w:proofErr w:type="spellEnd"/>
      <w:r>
        <w:rPr>
          <w:rFonts w:ascii="Times New Roman" w:eastAsia="Times New Roman" w:hAnsi="Times New Roman" w:cs="Times New Roman" w:hint="eastAsia"/>
          <w:color w:val="1B1C1D"/>
          <w:kern w:val="44"/>
          <w:szCs w:val="40"/>
          <w:lang w:bidi="ar"/>
        </w:rPr>
        <w:t xml:space="preserve"> Li;</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Xianjin</w:t>
      </w:r>
      <w:proofErr w:type="spellEnd"/>
      <w:r>
        <w:rPr>
          <w:rFonts w:ascii="Times New Roman" w:eastAsia="Times New Roman" w:hAnsi="Times New Roman" w:cs="Times New Roman" w:hint="eastAsia"/>
          <w:color w:val="1B1C1D"/>
          <w:kern w:val="44"/>
          <w:szCs w:val="40"/>
          <w:lang w:bidi="ar"/>
        </w:rPr>
        <w:t xml:space="preserve"> Hu;</w:t>
      </w:r>
      <w:r>
        <w:rPr>
          <w:rFonts w:ascii="Times New Roman" w:eastAsia="Times New Roman" w:hAnsi="Times New Roman" w:cs="Times New Roman" w:hint="eastAsia"/>
          <w:color w:val="1B1C1D"/>
          <w:kern w:val="44"/>
          <w:szCs w:val="40"/>
          <w:vertAlign w:val="superscript"/>
          <w:lang w:bidi="ar"/>
        </w:rPr>
        <w:t>1</w:t>
      </w:r>
      <w:r>
        <w:rPr>
          <w:rFonts w:ascii="Times New Roman" w:eastAsia="宋体"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Bangjiaxin</w:t>
      </w:r>
      <w:proofErr w:type="spellEnd"/>
      <w:r>
        <w:rPr>
          <w:rFonts w:ascii="Times New Roman" w:eastAsia="Times New Roman" w:hAnsi="Times New Roman" w:cs="Times New Roman" w:hint="eastAsia"/>
          <w:color w:val="1B1C1D"/>
          <w:kern w:val="44"/>
          <w:szCs w:val="40"/>
          <w:lang w:bidi="ar"/>
        </w:rPr>
        <w:t xml:space="preserve"> Ren;</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Wenjie Li;</w:t>
      </w:r>
      <w:r>
        <w:rPr>
          <w:rFonts w:ascii="Times New Roman" w:eastAsia="Times New Roman" w:hAnsi="Times New Roman" w:cs="Times New Roman" w:hint="eastAsia"/>
          <w:color w:val="1B1C1D"/>
          <w:kern w:val="44"/>
          <w:szCs w:val="40"/>
          <w:vertAlign w:val="superscript"/>
          <w:lang w:bidi="ar"/>
        </w:rPr>
        <w:t>1</w:t>
      </w:r>
      <w:r>
        <w:rPr>
          <w:rFonts w:ascii="Times New Roman" w:eastAsia="宋体" w:hAnsi="Times New Roman" w:cs="Times New Roman" w:hint="eastAsia"/>
          <w:color w:val="1B1C1D"/>
          <w:kern w:val="44"/>
          <w:szCs w:val="40"/>
          <w:vertAlign w:val="superscript"/>
          <w:lang w:bidi="ar"/>
        </w:rPr>
        <w:t xml:space="preserve"> </w:t>
      </w:r>
      <w:r>
        <w:rPr>
          <w:rFonts w:ascii="Times New Roman" w:eastAsia="宋体" w:hAnsi="Times New Roman" w:cs="Times New Roman" w:hint="eastAsia"/>
          <w:color w:val="1B1C1D"/>
          <w:kern w:val="44"/>
          <w:szCs w:val="40"/>
          <w:lang w:bidi="ar"/>
        </w:rPr>
        <w:t>Zhou Yifan;</w:t>
      </w:r>
      <w:r>
        <w:rPr>
          <w:rFonts w:ascii="Times New Roman" w:eastAsia="Times New Roman" w:hAnsi="Times New Roman" w:cs="Times New Roman" w:hint="eastAsia"/>
          <w:color w:val="1B1C1D"/>
          <w:kern w:val="44"/>
          <w:szCs w:val="40"/>
          <w:vertAlign w:val="superscript"/>
          <w:lang w:bidi="ar"/>
        </w:rPr>
        <w:t>1</w:t>
      </w:r>
      <w:r>
        <w:rPr>
          <w:rFonts w:ascii="Times New Roman" w:eastAsia="宋体" w:hAnsi="Times New Roman" w:cs="Times New Roman" w:hint="eastAsia"/>
          <w:color w:val="1B1C1D"/>
          <w:kern w:val="44"/>
          <w:szCs w:val="40"/>
          <w:lang w:bidi="ar"/>
        </w:rPr>
        <w:t xml:space="preserve"> </w:t>
      </w:r>
      <w:r>
        <w:rPr>
          <w:rFonts w:ascii="Times New Roman" w:eastAsia="Times New Roman" w:hAnsi="Times New Roman" w:cs="Times New Roman" w:hint="eastAsia"/>
          <w:color w:val="1B1C1D"/>
          <w:kern w:val="44"/>
          <w:szCs w:val="40"/>
          <w:lang w:bidi="ar"/>
        </w:rPr>
        <w:t>Rui Zeng;</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
    <w:p w14:paraId="477DB7D8" w14:textId="77777777" w:rsidR="00870F3C" w:rsidRDefault="00000000">
      <w:pPr>
        <w:spacing w:after="240"/>
        <w:rPr>
          <w:rFonts w:ascii="Times New Roman" w:eastAsia="宋体" w:hAnsi="Times New Roman" w:cs="Times New Roman"/>
          <w:color w:val="1B1C1D"/>
          <w:kern w:val="44"/>
          <w:szCs w:val="40"/>
          <w:highlight w:val="yellow"/>
          <w:lang w:bidi="ar"/>
        </w:rPr>
      </w:pP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Department of Cardiology, West China Hospital, Sichuan University, Chengdu, China</w:t>
      </w:r>
    </w:p>
    <w:p w14:paraId="3D02A705" w14:textId="77777777" w:rsidR="00870F3C" w:rsidRDefault="00000000">
      <w:pPr>
        <w:spacing w:after="240"/>
        <w:rPr>
          <w:rFonts w:ascii="Times New Roman" w:eastAsia="Times New Roman" w:hAnsi="Times New Roman" w:cs="Times New Roman"/>
          <w:color w:val="1B1C1D"/>
          <w:kern w:val="44"/>
          <w:szCs w:val="40"/>
          <w:lang w:bidi="ar"/>
        </w:rPr>
      </w:pPr>
      <w:r>
        <w:rPr>
          <w:rFonts w:ascii="Times New Roman" w:eastAsia="Times New Roman" w:hAnsi="Times New Roman" w:cs="Times New Roman" w:hint="eastAsia"/>
          <w:color w:val="1B1C1D"/>
          <w:kern w:val="44"/>
          <w:szCs w:val="40"/>
          <w:lang w:bidi="ar"/>
        </w:rPr>
        <w:t xml:space="preserve">Rui Zeng, MD, PhD, ¹Department of Cardiology, West China Hospital, Sichuan University, 37 </w:t>
      </w:r>
      <w:proofErr w:type="spellStart"/>
      <w:r>
        <w:rPr>
          <w:rFonts w:ascii="Times New Roman" w:eastAsia="Times New Roman" w:hAnsi="Times New Roman" w:cs="Times New Roman" w:hint="eastAsia"/>
          <w:color w:val="1B1C1D"/>
          <w:kern w:val="44"/>
          <w:szCs w:val="40"/>
          <w:lang w:bidi="ar"/>
        </w:rPr>
        <w:t>Guoxue</w:t>
      </w:r>
      <w:proofErr w:type="spellEnd"/>
      <w:r>
        <w:rPr>
          <w:rFonts w:ascii="Times New Roman" w:eastAsia="Times New Roman" w:hAnsi="Times New Roman" w:cs="Times New Roman" w:hint="eastAsia"/>
          <w:color w:val="1B1C1D"/>
          <w:kern w:val="44"/>
          <w:szCs w:val="40"/>
          <w:lang w:bidi="ar"/>
        </w:rPr>
        <w:t xml:space="preserve"> Road, Chengdu 610041, Sichuan, China. </w:t>
      </w:r>
    </w:p>
    <w:p w14:paraId="29CE4495" w14:textId="77777777" w:rsidR="00870F3C" w:rsidRDefault="00000000">
      <w:pPr>
        <w:spacing w:after="240"/>
        <w:rPr>
          <w:rFonts w:ascii="Times New Roman" w:eastAsia="Times New Roman" w:hAnsi="Times New Roman" w:cs="Times New Roman"/>
          <w:color w:val="1B1C1D"/>
          <w:kern w:val="44"/>
          <w:szCs w:val="40"/>
          <w:lang w:bidi="ar"/>
        </w:rPr>
      </w:pPr>
      <w:r>
        <w:rPr>
          <w:rFonts w:ascii="Times New Roman" w:eastAsia="Times New Roman" w:hAnsi="Times New Roman" w:cs="Times New Roman" w:hint="eastAsia"/>
          <w:color w:val="1B1C1D"/>
          <w:kern w:val="44"/>
          <w:szCs w:val="40"/>
          <w:lang w:bidi="ar"/>
        </w:rPr>
        <w:t>Tel: +86-028-85423248, Fax: +86-028-85582944, Email: zengrui_0524@126.com</w:t>
      </w:r>
    </w:p>
    <w:p w14:paraId="6929D2D5" w14:textId="77777777" w:rsidR="00870F3C" w:rsidRDefault="00000000">
      <w:pPr>
        <w:widowControl/>
        <w:jc w:val="left"/>
        <w:rPr>
          <w:rFonts w:ascii="Times New Roman" w:hAnsi="Times New Roman" w:cs="Times New Roman"/>
          <w:color w:val="1B1C1D"/>
        </w:rPr>
      </w:pPr>
      <w:r>
        <w:rPr>
          <w:rFonts w:ascii="Times New Roman" w:hAnsi="Times New Roman" w:cs="Times New Roman"/>
          <w:b/>
          <w:bCs/>
          <w:color w:val="1B1C1D"/>
        </w:rPr>
        <w:t>Short title</w:t>
      </w:r>
      <w:r>
        <w:rPr>
          <w:rFonts w:ascii="Times New Roman" w:hAnsi="Times New Roman" w:cs="Times New Roman"/>
          <w:color w:val="1B1C1D"/>
        </w:rPr>
        <w:t>:</w:t>
      </w:r>
      <w:r>
        <w:rPr>
          <w:rFonts w:ascii="Times New Roman" w:hAnsi="Times New Roman" w:cs="Times New Roman" w:hint="eastAsia"/>
          <w:color w:val="1B1C1D"/>
        </w:rPr>
        <w:t xml:space="preserve"> Valve response patterns across AF types</w:t>
      </w:r>
    </w:p>
    <w:p w14:paraId="048A12E5" w14:textId="77777777" w:rsidR="00870F3C" w:rsidRDefault="00000000">
      <w:pPr>
        <w:widowControl/>
        <w:jc w:val="left"/>
        <w:rPr>
          <w:rFonts w:ascii="Times New Roman" w:hAnsi="Times New Roman" w:cs="Times New Roman"/>
          <w:color w:val="1B1C1D"/>
        </w:rPr>
      </w:pPr>
      <w:r>
        <w:rPr>
          <w:rFonts w:ascii="Times New Roman" w:hAnsi="Times New Roman" w:cs="Times New Roman"/>
          <w:b/>
          <w:bCs/>
          <w:color w:val="1B1C1D"/>
        </w:rPr>
        <w:t xml:space="preserve">Word count:</w:t>
      </w:r>
      <w:r>
        <w:rPr>
          <w:rFonts w:ascii="Times New Roman" w:hAnsi="Times New Roman" w:cs="Times New Roman"/>
          <w:color w:val="1B1C1D"/>
        </w:rPr>
        <w:t xml:space="preserve"> </w:t>
      </w:r>
      <w:r>
        <w:rPr>
          <w:rFonts w:ascii="Times New Roman" w:hAnsi="Times New Roman" w:cs="Times New Roman"/>
          <w:b/>
          <w:bCs/>
          <w:color w:val="1B1C1D"/>
        </w:rPr>
        <w:t xml:space="preserve">4,</w:t>
      </w:r>
      <w:del w:id="91167" w:author="Claude (E29 修订)" w:date="2026-10-08T23:00:00Z">
        <w:r>
          <w:rPr>
            <w:rFonts w:ascii="Times New Roman" w:hAnsi="Times New Roman" w:cs="Times New Roman"/>
            <w:b/>
            <w:bCs/>
            <w:color w:val="1B1C1D"/>
          </w:rPr>
          <w:delText xml:space="preserve">699</w:delText>
        </w:r>
      </w:del>
      <w:ins w:id="91168" w:author="Claude (E29 修订)" w:date="2026-10-08T23:00:00Z">
        <w:r>
          <w:rPr>
            <w:rFonts w:ascii="Times New Roman" w:hAnsi="Times New Roman" w:cs="Times New Roman"/>
            <w:b/>
            <w:bCs/>
            <w:color w:val="1B1C1D"/>
          </w:rPr>
          <w:t xml:space="preserve">669</w:t>
        </w:r>
      </w:ins>
      <w:r>
        <w:rPr>
          <w:rFonts w:ascii="Times New Roman" w:hAnsi="Times New Roman" w:cs="Times New Roman"/>
          <w:b/>
          <w:bCs/>
          <w:color w:val="1B1C1D"/>
        </w:rPr>
        <w:t xml:space="preserve"> main text; </w:t>
      </w:r>
      <w:del w:id="91169" w:author="Claude (E29 修订)" w:date="2026-10-08T23:00:00Z">
        <w:r>
          <w:rPr>
            <w:rFonts w:ascii="Times New Roman" w:hAnsi="Times New Roman" w:cs="Times New Roman"/>
            <w:b/>
            <w:bCs/>
            <w:color w:val="1B1C1D"/>
          </w:rPr>
          <w:delText xml:space="preserve">234</w:delText>
        </w:r>
      </w:del>
      <w:ins w:id="91170" w:author="Claude (E29 修订)" w:date="2026-10-08T23:00:00Z">
        <w:r>
          <w:rPr>
            <w:rFonts w:ascii="Times New Roman" w:hAnsi="Times New Roman" w:cs="Times New Roman"/>
            <w:b/>
            <w:bCs/>
            <w:color w:val="1B1C1D"/>
          </w:rPr>
          <w:t xml:space="preserve">250</w:t>
        </w:r>
      </w:ins>
      <w:r>
        <w:rPr>
          <w:rFonts w:ascii="Times New Roman" w:hAnsi="Times New Roman" w:cs="Times New Roman"/>
          <w:b/>
          <w:bCs/>
          <w:color w:val="1B1C1D"/>
        </w:rPr>
        <w:t xml:space="preserve"> abstract (excluding references, tables, and figure legends)</w:t>
      </w:r>
    </w:p>
    <w:p w14:paraId="400382AE" w14:textId="77777777" w:rsidR="00870F3C" w:rsidRDefault="00000000">
      <w:pPr>
        <w:pStyle w:val="2"/>
        <w:keepNext/>
        <w:pageBreakBefore/>
        <w:widowControl/>
        <w:spacing w:beforeAutospacing="0" w:after="120" w:afterAutospacing="0" w:line="276" w:lineRule="auto"/>
        <w:rPr>
          <w:rFonts w:eastAsia="sans-serif" w:hint="default"/>
          <w:color w:val="1B1C1D"/>
        </w:rPr>
      </w:pPr>
      <w:r>
        <w:rPr>
          <w:rFonts w:hint="default"/>
          <w:color w:val="000000"/>
        </w:rPr>
        <w:lastRenderedPageBreak/>
        <w:t>Abstract</w:t>
      </w:r>
    </w:p>
    <w:p w14:paraId="61B91C7C" w14:textId="77777777" w:rsidR="00870F3C" w:rsidRDefault="00000000">
      <w:pPr>
        <w:keepNext/>
        <w:spacing w:after="120" w:line="276" w:lineRule="auto"/>
        <w:rPr>
          <w:rFonts w:ascii="Times New Roman" w:eastAsia="sans-serif" w:hAnsi="Times New Roman" w:cs="Times New Roman"/>
          <w:color w:val="1B1C1D"/>
          <w:kern w:val="0"/>
          <w:lang w:bidi="ar"/>
        </w:rPr>
      </w:pPr>
      <w:r>
        <w:rPr>
          <w:rFonts w:ascii="Times New Roman" w:eastAsia="Times New Roman" w:hAnsi="Times New Roman" w:cs="Times New Roman"/>
          <w:b/>
          <w:bCs/>
          <w:color w:val="1B1C1D"/>
          <w:kern w:val="0"/>
          <w:lang w:bidi="ar"/>
        </w:rPr>
        <w:t>Background and Aims</w:t>
      </w:r>
    </w:p>
    <w:p w14:paraId="1586A1A2" w14:textId="77777777" w:rsidR="00870F3C" w:rsidRDefault="00000000">
      <w:pPr>
        <w:spacing w:after="120" w:line="276" w:lineRule="auto"/>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rPr>
        <w:t>Functional mitral (MR) and tricuspid regurgitation (TR) may improve after atrial fibrillation (AF) ablation, but their within-patient concordance remains unclear. We examined joint and discordant responses in parallel in paroxysmal and persistent AF.</w:t>
      </w:r>
    </w:p>
    <w:p w14:paraId="68F37C7F" w14:textId="77777777" w:rsidR="00870F3C" w:rsidRDefault="00000000">
      <w:pPr>
        <w:keepNext/>
        <w:spacing w:after="120" w:line="276" w:lineRule="auto"/>
        <w:rPr>
          <w:rFonts w:ascii="Times New Roman" w:eastAsia="sans-serif" w:hAnsi="Times New Roman" w:cs="Times New Roman"/>
          <w:b/>
          <w:bCs/>
          <w:color w:val="1B1C1D"/>
          <w:kern w:val="0"/>
          <w:lang w:bidi="ar"/>
        </w:rPr>
      </w:pPr>
      <w:r>
        <w:rPr>
          <w:rFonts w:ascii="Times New Roman" w:eastAsia="Times New Roman" w:hAnsi="Times New Roman" w:cs="Times New Roman"/>
          <w:b/>
          <w:bCs/>
          <w:color w:val="1B1C1D"/>
          <w:kern w:val="0"/>
          <w:lang w:bidi="ar"/>
        </w:rPr>
        <w:t>Methods</w:t>
      </w:r>
    </w:p>
    <w:p w14:paraId="5FFBFA43" w14:textId="77777777" w:rsidR="00870F3C" w:rsidRDefault="00000000">
      <w:pPr>
        <w:spacing w:after="120" w:line="276" w:lineRule="auto"/>
        <w:rPr>
          <w:rFonts w:ascii="Times New Roman" w:eastAsia="sans-serif" w:hAnsi="Times New Roman" w:cs="Times New Roman"/>
          <w:b/>
          <w:bCs/>
          <w:color w:val="1B1C1D"/>
          <w:kern w:val="0"/>
          <w:lang w:bidi="ar"/>
        </w:rPr>
      </w:pPr>
      <w:r>
        <w:rPr>
          <w:rFonts w:ascii="Times New Roman" w:eastAsia="Times New Roman" w:hAnsi="Times New Roman" w:cs="Times New Roman"/>
          <w:color w:val="1B1C1D"/>
          <w:kern w:val="0"/>
          <w:lang w:bidi="ar"/>
        </w:rPr>
        <w:t>We characterized baseline phenotypes in 2,322 patients and 1-month responses in a partially overlapping cohort of 844 procedures (837 patients; 357 shared patients). Parallel analyses included 343 paroxysmal and 501 persistent AF procedures. Improvement was a ≥1-analysis-grade reduction. Isolated and combined disease were compared, and 12 prespecified baseline factors were mutually adjusted.</w:t>
      </w:r>
    </w:p>
    <w:p w14:paraId="60BCCC48" w14:textId="77777777" w:rsidR="00870F3C" w:rsidRDefault="00000000">
      <w:pPr>
        <w:keepNext/>
        <w:spacing w:after="120" w:line="276" w:lineRule="auto"/>
        <w:rPr>
          <w:rFonts w:ascii="Times New Roman" w:eastAsia="sans-serif" w:hAnsi="Times New Roman" w:cs="Times New Roman"/>
          <w:b/>
          <w:bCs/>
          <w:color w:val="1B1C1D"/>
          <w:kern w:val="0"/>
          <w:lang w:bidi="ar"/>
        </w:rPr>
      </w:pPr>
      <w:r>
        <w:rPr>
          <w:rFonts w:ascii="Times New Roman" w:eastAsia="Times New Roman" w:hAnsi="Times New Roman" w:cs="Times New Roman"/>
          <w:b/>
          <w:bCs/>
          <w:color w:val="1B1C1D"/>
          <w:kern w:val="0"/>
          <w:lang w:bidi="ar"/>
        </w:rPr>
        <w:t>Results</w:t>
      </w:r>
    </w:p>
    <w:p w14:paraId="45F5CE3B" w14:textId="79A0B9B4" w:rsidR="00870F3C" w:rsidRDefault="00000000">
      <w:pPr>
        <w:spacing w:after="120" w:line="276" w:lineRule="auto"/>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Baseline MR and/or TR was present in 54.1%; combined disease was more frequent in persistent than paroxysmal AF (37.8% vs 12.6%). </w:t>
      </w:r>
      <w:ins w:id="91000" w:author="Claude (E29 修订)" w:date="2026-10-08T23:00:00Z">
        <w:r>
          <w:rPr>
            <w:rFonts w:ascii="Times New Roman" w:eastAsia="Times New Roman" w:hAnsi="Times New Roman" w:cs="Times New Roman"/>
            <w:color w:val="1B1C1D"/>
            <w:kern w:val="0"/>
            <w:lang w:bidi="ar"/>
          </w:rPr>
          <w:t xml:space="preserve">At 1 month, MR improved in 47.2% and TR in 52.7% of valve series, similarly across AF types and phenotypes; among moderate-or-greater series (analysis grade ≥2), 43.3% of MR and 48.9% of TR regressed to mild or less. </w:t>
        </w:r>
      </w:ins>
      <w:r>
        <w:rPr>
          <w:rFonts w:ascii="Times New Roman" w:eastAsia="Times New Roman" w:hAnsi="Times New Roman" w:cs="Times New Roman"/>
          <w:color w:val="1B1C1D"/>
          <w:kern w:val="0"/>
          <w:lang w:bidi="ar"/>
        </w:rPr>
        <w:t xml:space="preserve">In combined disease, </w:t>
      </w:r>
      <w:del w:id="91001" w:author="Claude (E29 修订)" w:date="2026-10-08T23:00:00Z">
        <w:r>
          <w:rPr>
            <w:rFonts w:ascii="Times New Roman" w:eastAsia="Times New Roman" w:hAnsi="Times New Roman" w:cs="Times New Roman"/>
            <w:color w:val="1B1C1D"/>
            <w:kern w:val="0"/>
            <w:lang w:bidi="ar"/>
          </w:rPr>
          <w:delText xml:space="preserve">joint</w:delText>
        </w:r>
      </w:del>
      <w:ins w:id="91002" w:author="Claude (E29 修订)" w:date="2026-10-08T23:00:00Z">
        <w:r>
          <w:rPr>
            <w:rFonts w:ascii="Times New Roman" w:eastAsia="Times New Roman" w:hAnsi="Times New Roman" w:cs="Times New Roman"/>
            <w:color w:val="1B1C1D"/>
            <w:kern w:val="0"/>
            <w:lang w:bidi="ar"/>
          </w:rPr>
          <w:t xml:space="preserve">both</w:t>
        </w:r>
      </w:ins>
      <w:r>
        <w:rPr>
          <w:rFonts w:ascii="Times New Roman" w:eastAsia="Times New Roman" w:hAnsi="Times New Roman" w:cs="Times New Roman"/>
          <w:color w:val="1B1C1D"/>
          <w:kern w:val="0"/>
          <w:lang w:bidi="ar"/>
        </w:rPr>
        <w:t xml:space="preserve"> </w:t>
      </w:r>
      <w:del w:id="91003" w:author="Claude (E29 修订)" w:date="2026-10-08T23:00:00Z">
        <w:r>
          <w:rPr>
            <w:rFonts w:ascii="Times New Roman" w:eastAsia="Times New Roman" w:hAnsi="Times New Roman" w:cs="Times New Roman"/>
            <w:color w:val="1B1C1D"/>
            <w:kern w:val="0"/>
            <w:lang w:bidi="ar"/>
          </w:rPr>
          <w:delText xml:space="preserve">improvement</w:delText>
        </w:r>
      </w:del>
      <w:ins w:id="91004" w:author="Claude (E29 修订)" w:date="2026-10-08T23:00:00Z">
        <w:r>
          <w:rPr>
            <w:rFonts w:ascii="Times New Roman" w:eastAsia="Times New Roman" w:hAnsi="Times New Roman" w:cs="Times New Roman"/>
            <w:color w:val="1B1C1D"/>
            <w:kern w:val="0"/>
            <w:lang w:bidi="ar"/>
          </w:rPr>
          <w:t xml:space="preserve">valves</w:t>
        </w:r>
      </w:ins>
      <w:r>
        <w:rPr>
          <w:rFonts w:ascii="Times New Roman" w:eastAsia="Times New Roman" w:hAnsi="Times New Roman" w:cs="Times New Roman"/>
          <w:color w:val="1B1C1D"/>
          <w:kern w:val="0"/>
          <w:lang w:bidi="ar"/>
        </w:rPr>
        <w:t xml:space="preserve"> </w:t>
      </w:r>
      <w:del w:id="91005" w:author="Claude (E29 修订)" w:date="2026-10-08T23:00:00Z">
        <w:r>
          <w:rPr>
            <w:rFonts w:ascii="Times New Roman" w:eastAsia="Times New Roman" w:hAnsi="Times New Roman" w:cs="Times New Roman"/>
            <w:color w:val="1B1C1D"/>
            <w:kern w:val="0"/>
            <w:lang w:bidi="ar"/>
          </w:rPr>
          <w:delText xml:space="preserve">occurred</w:delText>
        </w:r>
      </w:del>
      <w:ins w:id="91006" w:author="Claude (E29 修订)" w:date="2026-10-08T23:00:00Z">
        <w:r>
          <w:rPr>
            <w:rFonts w:ascii="Times New Roman" w:eastAsia="Times New Roman" w:hAnsi="Times New Roman" w:cs="Times New Roman"/>
            <w:color w:val="1B1C1D"/>
            <w:kern w:val="0"/>
            <w:lang w:bidi="ar"/>
          </w:rPr>
          <w:t xml:space="preserve">improved</w:t>
        </w:r>
      </w:ins>
      <w:r>
        <w:rPr>
          <w:rFonts w:ascii="Times New Roman" w:eastAsia="Times New Roman" w:hAnsi="Times New Roman" w:cs="Times New Roman"/>
          <w:color w:val="1B1C1D"/>
          <w:kern w:val="0"/>
          <w:lang w:bidi="ar"/>
        </w:rPr>
        <w:t xml:space="preserve"> in 32.1%</w:t>
      </w:r>
      <w:ins w:id="91007" w:author="Claude (E29 修订)" w:date="2026-10-08T23:00:00Z">
        <w:r>
          <w:rPr>
            <w:rFonts w:ascii="Times New Roman" w:eastAsia="Times New Roman" w:hAnsi="Times New Roman" w:cs="Times New Roman"/>
            <w:color w:val="1B1C1D"/>
            <w:kern w:val="0"/>
            <w:lang w:bidi="ar"/>
          </w:rPr>
          <w:t xml:space="preserve"> and 35.3%</w:t>
        </w:r>
      </w:ins>
      <w:r>
        <w:rPr>
          <w:rFonts w:ascii="Times New Roman" w:eastAsia="Times New Roman" w:hAnsi="Times New Roman" w:cs="Times New Roman"/>
          <w:color w:val="1B1C1D"/>
          <w:kern w:val="0"/>
          <w:lang w:bidi="ar"/>
        </w:rPr>
        <w:t xml:space="preserve"> of paroxysmal and</w:t>
      </w:r>
      <w:del w:id="91008" w:author="Claude (E29 修订)" w:date="2026-10-08T23:00:00Z">
        <w:r>
          <w:rPr>
            <w:rFonts w:ascii="Times New Roman" w:eastAsia="Times New Roman" w:hAnsi="Times New Roman" w:cs="Times New Roman"/>
            <w:color w:val="1B1C1D"/>
            <w:kern w:val="0"/>
            <w:lang w:bidi="ar"/>
          </w:rPr>
          <w:delText xml:space="preserve"> 35.3% of</w:delText>
        </w:r>
      </w:del>
      <w:r>
        <w:rPr>
          <w:rFonts w:ascii="Times New Roman" w:eastAsia="Times New Roman" w:hAnsi="Times New Roman" w:cs="Times New Roman"/>
          <w:color w:val="1B1C1D"/>
          <w:kern w:val="0"/>
          <w:lang w:bidi="ar"/>
        </w:rPr>
        <w:t xml:space="preserve"> persistent AF procedures, exceeding </w:t>
      </w:r>
      <w:del w:id="91009" w:author="Claude (E29 修订)" w:date="2026-10-08T23:00:00Z">
        <w:r>
          <w:rPr>
            <w:rFonts w:ascii="Times New Roman" w:eastAsia="Times New Roman" w:hAnsi="Times New Roman" w:cs="Times New Roman"/>
            <w:color w:val="1B1C1D"/>
            <w:kern w:val="0"/>
            <w:lang w:bidi="ar"/>
          </w:rPr>
          <w:delText xml:space="preserve">the respective </w:delText>
        </w:r>
      </w:del>
      <w:r>
        <w:rPr>
          <w:rFonts w:ascii="Times New Roman" w:eastAsia="Times New Roman" w:hAnsi="Times New Roman" w:cs="Times New Roman"/>
          <w:color w:val="1B1C1D"/>
          <w:kern w:val="0"/>
          <w:lang w:bidi="ar"/>
        </w:rPr>
        <w:t xml:space="preserve">independent expectations</w:t>
      </w:r>
      <w:del w:id="91010" w:author="Claude (E29 修订)" w:date="2026-10-08T23:00:00Z">
        <w:r>
          <w:rPr>
            <w:rFonts w:ascii="Times New Roman" w:eastAsia="Times New Roman" w:hAnsi="Times New Roman" w:cs="Times New Roman"/>
            <w:color w:val="1B1C1D"/>
            <w:kern w:val="0"/>
            <w:lang w:bidi="ar"/>
          </w:rPr>
          <w:delText xml:space="preserve"> of 24.1% and 25.7%</w:delText>
        </w:r>
      </w:del>
      <w:r>
        <w:rPr>
          <w:rFonts w:ascii="Times New Roman" w:eastAsia="Times New Roman" w:hAnsi="Times New Roman" w:cs="Times New Roman"/>
          <w:color w:val="1B1C1D"/>
          <w:kern w:val="0"/>
          <w:lang w:bidi="ar"/>
        </w:rPr>
        <w:t xml:space="preserve"> (observed/expected ratios, 1.33 and 1.37)</w:t>
      </w:r>
      <w:del w:id="91011" w:author="Claude (E29 修订)" w:date="2026-10-08T23:00:00Z">
        <w:r>
          <w:rPr>
            <w:rFonts w:ascii="Times New Roman" w:eastAsia="Times New Roman" w:hAnsi="Times New Roman" w:cs="Times New Roman"/>
            <w:color w:val="1B1C1D"/>
            <w:kern w:val="0"/>
            <w:lang w:bidi="ar"/>
          </w:rPr>
          <w:delText xml:space="preserve">.</w:delText>
        </w:r>
      </w:del>
      <w:ins w:id="91012" w:author="Claude (E29 修订)" w:date="2026-10-08T23:00:00Z">
        <w:r>
          <w:rPr>
            <w:rFonts w:ascii="Times New Roman" w:eastAsia="Times New Roman" w:hAnsi="Times New Roman" w:cs="Times New Roman"/>
            <w:color w:val="1B1C1D"/>
            <w:kern w:val="0"/>
            <w:lang w:bidi="ar"/>
          </w:rPr>
          <w:t xml:space="preserve">;</w:t>
        </w:r>
      </w:ins>
      <w:r>
        <w:rPr>
          <w:rFonts w:ascii="Times New Roman" w:eastAsia="Times New Roman" w:hAnsi="Times New Roman" w:cs="Times New Roman"/>
          <w:color w:val="1B1C1D"/>
          <w:kern w:val="0"/>
          <w:lang w:bidi="ar"/>
        </w:rPr>
        <w:t xml:space="preserve"> </w:t>
      </w:r>
      <w:del w:id="91013" w:author="Claude (E29 修订)" w:date="2026-10-08T23:00:00Z">
        <w:r>
          <w:rPr>
            <w:rFonts w:ascii="Times New Roman" w:eastAsia="Times New Roman" w:hAnsi="Times New Roman" w:cs="Times New Roman"/>
            <w:color w:val="1B1C1D"/>
            <w:kern w:val="0"/>
            <w:lang w:bidi="ar"/>
          </w:rPr>
          <w:delText xml:space="preserve">Discordant</w:delText>
        </w:r>
      </w:del>
      <w:ins w:id="91014" w:author="Claude (E29 修订)" w:date="2026-10-08T23:00:00Z">
        <w:r>
          <w:rPr>
            <w:rFonts w:ascii="Times New Roman" w:eastAsia="Times New Roman" w:hAnsi="Times New Roman" w:cs="Times New Roman"/>
            <w:color w:val="1B1C1D"/>
            <w:kern w:val="0"/>
            <w:lang w:bidi="ar"/>
          </w:rPr>
          <w:t xml:space="preserve">only</w:t>
        </w:r>
      </w:ins>
      <w:r>
        <w:rPr>
          <w:rFonts w:ascii="Times New Roman" w:eastAsia="Times New Roman" w:hAnsi="Times New Roman" w:cs="Times New Roman"/>
          <w:color w:val="1B1C1D"/>
          <w:kern w:val="0"/>
          <w:lang w:bidi="ar"/>
        </w:rPr>
        <w:t xml:space="preserve"> </w:t>
      </w:r>
      <w:del w:id="91015" w:author="Claude (E29 修订)" w:date="2026-10-08T23:00:00Z">
        <w:r>
          <w:rPr>
            <w:rFonts w:ascii="Times New Roman" w:eastAsia="Times New Roman" w:hAnsi="Times New Roman" w:cs="Times New Roman"/>
            <w:color w:val="1B1C1D"/>
            <w:kern w:val="0"/>
            <w:lang w:bidi="ar"/>
          </w:rPr>
          <w:delText xml:space="preserve">improvement</w:delText>
        </w:r>
      </w:del>
      <w:ins w:id="91016" w:author="Claude (E29 修订)" w:date="2026-10-08T23:00:00Z">
        <w:r>
          <w:rPr>
            <w:rFonts w:ascii="Times New Roman" w:eastAsia="Times New Roman" w:hAnsi="Times New Roman" w:cs="Times New Roman"/>
            <w:color w:val="1B1C1D"/>
            <w:kern w:val="0"/>
            <w:lang w:bidi="ar"/>
          </w:rPr>
          <w:t xml:space="preserve">one</w:t>
        </w:r>
      </w:ins>
      <w:r>
        <w:rPr>
          <w:rFonts w:ascii="Times New Roman" w:eastAsia="Times New Roman" w:hAnsi="Times New Roman" w:cs="Times New Roman"/>
          <w:color w:val="1B1C1D"/>
          <w:kern w:val="0"/>
          <w:lang w:bidi="ar"/>
        </w:rPr>
        <w:t xml:space="preserve"> </w:t>
      </w:r>
      <w:del w:id="91017" w:author="Claude (E29 修订)" w:date="2026-10-08T23:00:00Z">
        <w:r>
          <w:rPr>
            <w:rFonts w:ascii="Times New Roman" w:eastAsia="Times New Roman" w:hAnsi="Times New Roman" w:cs="Times New Roman"/>
            <w:color w:val="1B1C1D"/>
            <w:kern w:val="0"/>
            <w:lang w:bidi="ar"/>
          </w:rPr>
          <w:delText xml:space="preserve">occurred</w:delText>
        </w:r>
      </w:del>
      <w:ins w:id="91018" w:author="Claude (E29 修订)" w:date="2026-10-08T23:00:00Z">
        <w:r>
          <w:rPr>
            <w:rFonts w:ascii="Times New Roman" w:eastAsia="Times New Roman" w:hAnsi="Times New Roman" w:cs="Times New Roman"/>
            <w:color w:val="1B1C1D"/>
            <w:kern w:val="0"/>
            <w:lang w:bidi="ar"/>
          </w:rPr>
          <w:t xml:space="preserve">improved</w:t>
        </w:r>
      </w:ins>
      <w:r>
        <w:rPr>
          <w:rFonts w:ascii="Times New Roman" w:eastAsia="Times New Roman" w:hAnsi="Times New Roman" w:cs="Times New Roman"/>
          <w:color w:val="1B1C1D"/>
          <w:kern w:val="0"/>
          <w:lang w:bidi="ar"/>
        </w:rPr>
        <w:t xml:space="preserve"> in 33.9% and 31.3%. Blinded re-reading supported the</w:t>
      </w:r>
      <w:del w:id="91019" w:author="Claude (E29 修订)" w:date="2026-10-08T23:00:00Z">
        <w:r>
          <w:rPr>
            <w:rFonts w:ascii="Times New Roman" w:eastAsia="Times New Roman" w:hAnsi="Times New Roman" w:cs="Times New Roman"/>
            <w:color w:val="1B1C1D"/>
            <w:kern w:val="0"/>
            <w:lang w:bidi="ar"/>
          </w:rPr>
          <w:delText xml:space="preserve"> overall</w:delText>
        </w:r>
      </w:del>
      <w:r>
        <w:rPr>
          <w:rFonts w:ascii="Times New Roman" w:eastAsia="Times New Roman" w:hAnsi="Times New Roman" w:cs="Times New Roman"/>
          <w:color w:val="1B1C1D"/>
          <w:kern w:val="0"/>
          <w:lang w:bidi="ar"/>
        </w:rPr>
        <w:t xml:space="preserve"> association (odds ratio, 4.01; 95% CI, 2.10–7.63)</w:t>
      </w:r>
      <w:del w:id="91020" w:author="Claude (E29 修订)" w:date="2026-10-08T23:00:00Z">
        <w:r>
          <w:rPr>
            <w:rFonts w:ascii="Times New Roman" w:eastAsia="Times New Roman" w:hAnsi="Times New Roman" w:cs="Times New Roman"/>
            <w:color w:val="1B1C1D"/>
            <w:kern w:val="0"/>
            <w:lang w:bidi="ar"/>
          </w:rPr>
          <w:delText xml:space="preserve">, with an imprecise paroxysmal estimate.</w:delText>
        </w:r>
      </w:del>
      <w:ins w:id="91021" w:author="Claude (E29 修订)" w:date="2026-10-08T23:00:00Z">
        <w:r>
          <w:rPr>
            <w:rFonts w:ascii="Times New Roman" w:eastAsia="Times New Roman" w:hAnsi="Times New Roman" w:cs="Times New Roman"/>
            <w:color w:val="1B1C1D"/>
            <w:kern w:val="0"/>
            <w:lang w:bidi="ar"/>
          </w:rPr>
          <w:t xml:space="preserve">.</w:t>
        </w:r>
      </w:ins>
      <w:r>
        <w:rPr>
          <w:rFonts w:ascii="Times New Roman" w:eastAsia="Times New Roman" w:hAnsi="Times New Roman" w:cs="Times New Roman"/>
          <w:color w:val="1B1C1D"/>
          <w:kern w:val="0"/>
          <w:lang w:bidi="ar"/>
        </w:rPr>
        <w:t xml:space="preserve"> Higher body mass index </w:t>
      </w:r>
      <w:del w:id="91022" w:author="Claude (E29 修订)" w:date="2026-10-08T23:00:00Z">
        <w:r>
          <w:rPr>
            <w:rFonts w:ascii="Times New Roman" w:eastAsia="Times New Roman" w:hAnsi="Times New Roman" w:cs="Times New Roman"/>
            <w:color w:val="1B1C1D"/>
            <w:kern w:val="0"/>
            <w:lang w:bidi="ar"/>
          </w:rPr>
          <w:delText xml:space="preserve">was associated with</w:delText>
        </w:r>
      </w:del>
      <w:ins w:id="91023" w:author="Claude (E29 修订)" w:date="2026-10-08T23:00:00Z">
        <w:r>
          <w:rPr>
            <w:rFonts w:ascii="Times New Roman" w:eastAsia="Times New Roman" w:hAnsi="Times New Roman" w:cs="Times New Roman"/>
            <w:color w:val="1B1C1D"/>
            <w:kern w:val="0"/>
            <w:lang w:bidi="ar"/>
          </w:rPr>
          <w:t xml:space="preserve">accompanied</w:t>
        </w:r>
      </w:ins>
      <w:r>
        <w:rPr>
          <w:rFonts w:ascii="Times New Roman" w:eastAsia="Times New Roman" w:hAnsi="Times New Roman" w:cs="Times New Roman"/>
          <w:color w:val="1B1C1D"/>
          <w:kern w:val="0"/>
          <w:lang w:bidi="ar"/>
        </w:rPr>
        <w:t xml:space="preserve"> improvement of both valves; </w:t>
      </w:r>
      <w:del w:id="91024" w:author="Claude (E29 修订)" w:date="2026-10-08T23:00:00Z">
        <w:r>
          <w:rPr>
            <w:rFonts w:ascii="Times New Roman" w:eastAsia="Times New Roman" w:hAnsi="Times New Roman" w:cs="Times New Roman"/>
            <w:color w:val="1B1C1D"/>
            <w:kern w:val="0"/>
            <w:lang w:bidi="ar"/>
          </w:rPr>
          <w:delText xml:space="preserve">structural associations differed by valve. Sinus</w:delText>
        </w:r>
      </w:del>
      <w:ins w:id="91025" w:author="Claude (E29 修订)" w:date="2026-10-08T23:00:00Z">
        <w:r>
          <w:rPr>
            <w:rFonts w:ascii="Times New Roman" w:eastAsia="Times New Roman" w:hAnsi="Times New Roman" w:cs="Times New Roman"/>
            <w:color w:val="1B1C1D"/>
            <w:kern w:val="0"/>
            <w:lang w:bidi="ar"/>
          </w:rPr>
          <w:t xml:space="preserve">sinus</w:t>
        </w:r>
      </w:ins>
      <w:r>
        <w:rPr>
          <w:rFonts w:ascii="Times New Roman" w:eastAsia="Times New Roman" w:hAnsi="Times New Roman" w:cs="Times New Roman"/>
          <w:color w:val="1B1C1D"/>
          <w:kern w:val="0"/>
          <w:lang w:bidi="ar"/>
        </w:rPr>
        <w:t xml:space="preserve"> rhythm </w:t>
      </w:r>
      <w:del w:id="91026" w:author="Claude (E29 修订)" w:date="2026-10-08T23:00:00Z">
        <w:r>
          <w:rPr>
            <w:rFonts w:ascii="Times New Roman" w:eastAsia="Times New Roman" w:hAnsi="Times New Roman" w:cs="Times New Roman"/>
            <w:color w:val="1B1C1D"/>
            <w:kern w:val="0"/>
            <w:lang w:bidi="ar"/>
          </w:rPr>
          <w:delText xml:space="preserve">was associated with</w:delText>
        </w:r>
      </w:del>
      <w:ins w:id="91027" w:author="Claude (E29 修订)" w:date="2026-10-08T23:00:00Z">
        <w:r>
          <w:rPr>
            <w:rFonts w:ascii="Times New Roman" w:eastAsia="Times New Roman" w:hAnsi="Times New Roman" w:cs="Times New Roman"/>
            <w:color w:val="1B1C1D"/>
            <w:kern w:val="0"/>
            <w:lang w:bidi="ar"/>
          </w:rPr>
          <w:t xml:space="preserve">accompanied</w:t>
        </w:r>
      </w:ins>
      <w:r>
        <w:rPr>
          <w:rFonts w:ascii="Times New Roman" w:eastAsia="Times New Roman" w:hAnsi="Times New Roman" w:cs="Times New Roman"/>
          <w:color w:val="1B1C1D"/>
          <w:kern w:val="0"/>
          <w:lang w:bidi="ar"/>
        </w:rPr>
        <w:t xml:space="preserve"> TR improvement</w:t>
      </w:r>
      <w:ins w:id="91028" w:author="Claude (E29 修订)" w:date="2026-10-08T23:00:00Z">
        <w:r>
          <w:rPr>
            <w:rFonts w:ascii="Times New Roman" w:eastAsia="Times New Roman" w:hAnsi="Times New Roman" w:cs="Times New Roman"/>
            <w:color w:val="1B1C1D"/>
            <w:kern w:val="0"/>
            <w:lang w:bidi="ar"/>
          </w:rPr>
          <w:t xml:space="preserve">,</w:t>
        </w:r>
      </w:ins>
      <w:r>
        <w:rPr>
          <w:rFonts w:ascii="Times New Roman" w:eastAsia="Times New Roman" w:hAnsi="Times New Roman" w:cs="Times New Roman"/>
          <w:color w:val="1B1C1D"/>
          <w:kern w:val="0"/>
          <w:lang w:bidi="ar"/>
        </w:rPr>
        <w:t xml:space="preserve"> mainly in persistent AF.</w:t>
      </w:r>
      <w:del w:id="91029" w:author="Claude (E29 修订)" w:date="2026-10-08T23:00:00Z">
        <w:r>
          <w:rPr>
            <w:rFonts w:ascii="Times New Roman" w:eastAsia="Times New Roman" w:hAnsi="Times New Roman" w:cs="Times New Roman"/>
            <w:color w:val="1B1C1D"/>
            <w:kern w:val="0"/>
            <w:lang w:bidi="ar"/>
          </w:rPr>
          <w:delText xml:space="preserve"> Among</w:delText>
        </w:r>
        <w:r>
          <w:rPr>
            <w:rFonts w:ascii="Times New Roman" w:eastAsia="Times New Roman" w:hAnsi="Times New Roman" w:cs="Times New Roman" w:hint="eastAsia"/>
            <w:color w:val="1B1C1D"/>
            <w:kern w:val="0"/>
            <w:lang w:bidi="ar"/>
          </w:rPr>
          <w:delText xml:space="preserve"> </w:delText>
        </w:r>
        <w:r>
          <w:rPr>
            <w:rFonts w:ascii="Times New Roman" w:eastAsia="Times New Roman" w:hAnsi="Times New Roman" w:cs="Times New Roman"/>
            <w:color w:val="1B1C1D"/>
            <w:kern w:val="0"/>
            <w:lang w:bidi="ar"/>
          </w:rPr>
          <w:delText xml:space="preserve">moderate-or-greater series (analysis grade ≥2), 77/178 MR (43.3%) and 150/307 TR (48.9%) regressed to mild or less.</w:delText>
        </w:r>
      </w:del>
    </w:p>
    <w:p w14:paraId="01F592BE" w14:textId="77777777" w:rsidR="00870F3C" w:rsidRDefault="00000000">
      <w:pPr>
        <w:keepNext/>
        <w:spacing w:after="120" w:line="276" w:lineRule="auto"/>
        <w:rPr>
          <w:rFonts w:ascii="Times New Roman" w:eastAsia="sans-serif" w:hAnsi="Times New Roman" w:cs="Times New Roman"/>
          <w:b/>
          <w:bCs/>
          <w:color w:val="1B1C1D"/>
          <w:kern w:val="0"/>
          <w:lang w:bidi="ar"/>
        </w:rPr>
      </w:pPr>
      <w:r>
        <w:rPr>
          <w:rFonts w:ascii="Times New Roman" w:eastAsia="Times New Roman" w:hAnsi="Times New Roman" w:cs="Times New Roman"/>
          <w:b/>
          <w:bCs/>
          <w:color w:val="1B1C1D"/>
          <w:kern w:val="0"/>
          <w:lang w:bidi="ar"/>
        </w:rPr>
        <w:t>Conclusion</w:t>
      </w:r>
    </w:p>
    <w:p w14:paraId="450B2651" w14:textId="77777777" w:rsidR="00870F3C" w:rsidRDefault="00C6177A">
      <w:pPr>
        <w:spacing w:after="120" w:line="276" w:lineRule="auto"/>
        <w:rPr>
          <w:rFonts w:ascii="Times New Roman" w:eastAsia="Times New Roman" w:hAnsi="Times New Roman" w:cs="Times New Roman"/>
          <w:color w:val="1B1C1D"/>
          <w:kern w:val="0"/>
          <w:lang w:bidi="ar"/>
        </w:rPr>
      </w:pPr>
      <w:del w:id="91030" w:author="Claude (E29 修订)" w:date="2026-10-08T23:00:00Z">
        <w:r>
          <w:rPr>
            <w:rFonts w:ascii="Times New Roman" w:eastAsia="Times New Roman" w:hAnsi="Times New Roman" w:cs="Times New Roman"/>
            <w:color w:val="1B1C1D"/>
            <w:kern w:val="0"/>
            <w:lang w:bidi="ar"/>
          </w:rPr>
          <w:delText xml:space="preserve">Both AF types showed excess joint improvement with frequent discordance. Baseline features may inform expectations for valve reversibility in ablation candidates; each valve requires reassessment of residual severity.</w:delText>
        </w:r>
      </w:del>
      <w:ins w:id="91031" w:author="Claude (E29 修订)" w:date="2026-10-08T23:00:00Z">
        <w:r>
          <w:rPr>
            <w:rFonts w:ascii="Times New Roman" w:eastAsia="Times New Roman" w:hAnsi="Times New Roman" w:cs="Times New Roman"/>
            <w:color w:val="1B1C1D"/>
            <w:kern w:val="0"/>
            <w:lang w:bidi="ar"/>
          </w:rPr>
          <w:t xml:space="preserve">Within 1 month after ablation, about half of MR and TR improved, and nearly half of moderate-or-greater regurgitation regressed to mild or less. Joint improvement exceeded chance in both AF types, yet one-third of combined disease improved in only one valve, so each valve requires reassessment.</w:t>
        </w:r>
      </w:ins>
    </w:p>
    <w:p w14:paraId="57C9BA1C" w14:textId="77777777" w:rsidR="00870F3C" w:rsidRDefault="00000000">
      <w:pPr>
        <w:spacing w:after="120" w:line="276" w:lineRule="auto"/>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Key Words: atrial fibrillation; catheter ablation; echocardiography; mitral valve insufficiency; tricuspid valve insufficiency</w:t>
      </w:r>
    </w:p>
    <w:p w14:paraId="70F595FE" w14:textId="77777777" w:rsidR="00870F3C" w:rsidRDefault="00000000">
      <w:pPr>
        <w:pageBreakBefore/>
        <w:rPr>
          <w:rFonts w:ascii="Times New Roman" w:eastAsia="sans-serif" w:hAnsi="Times New Roman" w:cs="Times New Roman"/>
          <w:color w:val="1B1C1D"/>
          <w:kern w:val="0"/>
          <w:lang w:bidi="ar"/>
        </w:rPr>
      </w:pPr>
      <w:r>
        <w:rPr>
          <w:rFonts w:ascii="Times New Roman" w:eastAsia="Times New Roman" w:hAnsi="Times New Roman" w:cs="Times New Roman"/>
          <w:b/>
          <w:bCs/>
          <w:color w:val="1B1C1D"/>
          <w:kern w:val="0"/>
          <w:lang w:bidi="ar"/>
        </w:rPr>
        <w:lastRenderedPageBreak/>
        <w:t>What’s new?</w:t>
      </w:r>
    </w:p>
    <w:p w14:paraId="1888189A" w14:textId="77777777" w:rsidR="00870F3C" w:rsidRDefault="00000000">
      <w:r>
        <w:rPr>
          <w:rFonts w:ascii="Times New Roman" w:eastAsia="Times New Roman" w:hAnsi="Times New Roman" w:cs="Times New Roman"/>
          <w:color w:val="1B1C1D"/>
          <w:kern w:val="0"/>
        </w:rPr>
        <w:t>• Parallel analyses in paroxysmal and persistent AF identified excess joint MR/TR improvement despite different baseline regurgitation burdens and rhythm outcomes.</w:t>
      </w:r>
    </w:p>
    <w:p w14:paraId="5E59E98E" w14:textId="77777777" w:rsidR="00870F3C" w:rsidRDefault="00000000">
      <w:pPr>
        <w:rPr>
          <w:ins w:id="91032" w:author="Claude (E29 修订)" w:date="2026-10-08T23:00:00Z"/>
        </w:rPr>
      </w:pPr>
      <w:ins w:id="91033" w:author="Claude (E29 修订)" w:date="2026-10-08T23:00:00Z">
        <w:r>
          <w:rPr>
            <w:rFonts w:ascii="Times New Roman" w:eastAsia="Times New Roman" w:hAnsi="Times New Roman" w:cs="Times New Roman"/>
            <w:color w:val="1B1C1D"/>
            <w:kern w:val="0"/>
          </w:rPr>
          <w:t>• Among study-defined moderate-or-greater series (analysis grade ≥2), 43% of MR and 49% of TR regressed to mild or less, supporting separate assessment of residual severity.</w:t>
        </w:r>
      </w:ins>
    </w:p>
    <w:p w14:paraId="38249201" w14:textId="77777777" w:rsidR="00870F3C" w:rsidRDefault="00000000">
      <w:r>
        <w:rPr>
          <w:rFonts w:ascii="Times New Roman" w:eastAsia="Times New Roman" w:hAnsi="Times New Roman" w:cs="Times New Roman"/>
          <w:color w:val="1B1C1D"/>
          <w:kern w:val="0"/>
        </w:rPr>
        <w:t>• Discordant improvement occurred in 34% and 31%, respectively; overall blinded re-reading supported the association, with an imprecise paroxysmal estimate.</w:t>
      </w:r>
    </w:p>
    <w:p w14:paraId="6E0203D5" w14:textId="77777777" w:rsidR="00870F3C" w:rsidRDefault="00000000">
      <w:r>
        <w:rPr>
          <w:rFonts w:ascii="Times New Roman" w:eastAsia="Times New Roman" w:hAnsi="Times New Roman" w:cs="Times New Roman"/>
          <w:color w:val="1B1C1D"/>
          <w:kern w:val="0"/>
        </w:rPr>
        <w:t>• All isolated and combined valve series contributed to the analyses. Baseline features described improvement tendencies, while the SR–TR association differed by AF type.</w:t>
      </w:r>
    </w:p>
    <w:p w14:paraId="5E59E98E" w14:textId="77777777" w:rsidR="00870F3C" w:rsidRDefault="00000000">
      <w:pPr>
        <w:rPr>
          <w:del w:id="91034" w:author="Claude (E29 修订)" w:date="2026-10-08T23:00:00Z"/>
        </w:rPr>
      </w:pPr>
      <w:del w:id="91035" w:author="Claude (E29 修订)" w:date="2026-10-08T23:00:00Z">
        <w:r>
          <w:rPr>
            <w:rFonts w:ascii="Times New Roman" w:eastAsia="Times New Roman" w:hAnsi="Times New Roman" w:cs="Times New Roman"/>
            <w:color w:val="1B1C1D"/>
            <w:kern w:val="0"/>
          </w:rPr>
          <w:delText>• Among study-defined moderate-or-greater series (analysis grade ≥2), 43% of MR and 49% of TR regressed to mild or less, supporting separate assessment of residual severity.</w:delText>
        </w:r>
      </w:del>
    </w:p>
    <w:p w14:paraId="3A61CB12" w14:textId="77777777" w:rsidR="00870F3C" w:rsidRDefault="00000000">
      <w:pPr>
        <w:pStyle w:val="2"/>
        <w:keepNext/>
        <w:pageBreakBefore/>
        <w:widowControl/>
        <w:spacing w:beforeAutospacing="0" w:afterAutospacing="0"/>
        <w:rPr>
          <w:rFonts w:hint="default"/>
          <w:color w:val="1B1C1D"/>
        </w:rPr>
      </w:pPr>
      <w:r>
        <w:rPr>
          <w:rFonts w:hint="default"/>
          <w:color w:val="000000"/>
        </w:rPr>
        <w:lastRenderedPageBreak/>
        <w:t>Introduction</w:t>
      </w:r>
    </w:p>
    <w:p w14:paraId="54B84D40" w14:textId="77777777" w:rsidR="00870F3C" w:rsidRDefault="00000000">
      <w:pPr>
        <w:widowControl/>
        <w:rPr>
          <w:rFonts w:eastAsia="sans-serif"/>
          <w:color w:val="1B1C1D"/>
        </w:rPr>
      </w:pPr>
      <w:r>
        <w:rPr>
          <w:rFonts w:ascii="Times New Roman" w:hAnsi="Times New Roman"/>
          <w:color w:val="1B1C1D"/>
        </w:rPr>
        <w:t>Atrial fibrillation (AF) promotes atrial and annular remodeling that can cause functional mitral regurgitation (MR) and tricuspid regurgitation</w:t>
      </w:r>
      <w:r>
        <w:rPr>
          <w:rFonts w:ascii="Times New Roman" w:hAnsi="Times New Roman"/>
          <w:color w:val="1B1C1D"/>
          <w:lang w:bidi="ar"/>
        </w:rPr>
        <w:t xml:space="preserve"> </w:t>
      </w:r>
      <w:r>
        <w:rPr>
          <w:rFonts w:ascii="Times New Roman" w:hAnsi="Times New Roman"/>
          <w:color w:val="1B1C1D"/>
        </w:rPr>
        <w:t>(TR),</w:t>
      </w:r>
      <w:r>
        <w:rPr>
          <w:rFonts w:ascii="Times New Roman" w:hAnsi="Times New Roman"/>
          <w:color w:val="1B1C1D"/>
          <w:vertAlign w:val="superscript"/>
        </w:rPr>
        <w:t>1,2</w:t>
      </w:r>
      <w:r>
        <w:rPr>
          <w:rFonts w:ascii="Times New Roman" w:hAnsi="Times New Roman"/>
          <w:color w:val="1B1C1D"/>
        </w:rPr>
        <w:t xml:space="preserve"> both associated with heart failure, hospitalization, and mortality.</w:t>
      </w:r>
      <w:r>
        <w:rPr>
          <w:rFonts w:ascii="Times New Roman" w:hAnsi="Times New Roman"/>
          <w:color w:val="1B1C1D"/>
          <w:vertAlign w:val="superscript"/>
        </w:rPr>
        <w:t>3,4</w:t>
      </w:r>
      <w:r>
        <w:rPr>
          <w:rFonts w:ascii="Times New Roman" w:hAnsi="Times New Roman"/>
          <w:color w:val="1B1C1D"/>
        </w:rPr>
        <w:t xml:space="preserve"> Catheter ablation may reduce regurgitation through rhythm restoration and subsequent changes in cardiac structure and loading.</w:t>
      </w:r>
      <w:r>
        <w:rPr>
          <w:rFonts w:ascii="Times New Roman" w:hAnsi="Times New Roman"/>
          <w:color w:val="1B1C1D"/>
          <w:vertAlign w:val="superscript"/>
        </w:rPr>
        <w:t>5,6</w:t>
      </w:r>
      <w:r>
        <w:rPr>
          <w:rFonts w:ascii="Times New Roman" w:hAnsi="Times New Roman"/>
          <w:color w:val="1B1C1D"/>
        </w:rPr>
        <w:t xml:space="preserve"> Understanding the valve response is therefore relevant when evaluating patients with AF and functional regurgitation.</w:t>
      </w:r>
    </w:p>
    <w:p w14:paraId="3D7876AD" w14:textId="77777777" w:rsidR="00870F3C" w:rsidRDefault="00000000">
      <w:pPr>
        <w:rPr>
          <w:rFonts w:ascii="Times New Roman" w:eastAsia="宋体" w:hAnsi="Times New Roman" w:cs="Times New Roman"/>
          <w:color w:val="1B1C1D"/>
          <w:kern w:val="0"/>
          <w:lang w:bidi="ar"/>
        </w:rPr>
      </w:pPr>
      <w:r>
        <w:rPr>
          <w:rFonts w:ascii="Times New Roman" w:eastAsia="Times New Roman" w:hAnsi="Times New Roman" w:cs="Times New Roman"/>
          <w:color w:val="1B1C1D"/>
          <w:kern w:val="0"/>
          <w:lang w:bidi="ar"/>
        </w:rPr>
        <w:t>MR and TR often coexist as a high-risk combined phenotype.</w:t>
      </w:r>
      <w:r>
        <w:rPr>
          <w:rFonts w:ascii="Times New Roman" w:eastAsia="Times New Roman" w:hAnsi="Times New Roman" w:cs="Times New Roman"/>
          <w:color w:val="1B1C1D"/>
          <w:kern w:val="0"/>
          <w:vertAlign w:val="superscript"/>
          <w:lang w:bidi="ar"/>
        </w:rPr>
        <w:t>7,8</w:t>
      </w:r>
      <w:r>
        <w:rPr>
          <w:rFonts w:ascii="Times New Roman" w:eastAsia="宋体" w:hAnsi="Times New Roman" w:cs="Times New Roman"/>
        </w:rPr>
        <w:t xml:space="preserve"> A prospective persistent AF cohort assessed before cardioversion found combined moderate or severe MR/TR in 22.4%.</w:t>
      </w:r>
      <w:r>
        <w:rPr>
          <w:rFonts w:ascii="Times New Roman" w:eastAsia="宋体" w:hAnsi="Times New Roman" w:cs="Times New Roman"/>
          <w:vertAlign w:val="superscript"/>
        </w:rPr>
        <w:t>9</w:t>
      </w:r>
      <w:r>
        <w:rPr>
          <w:rFonts w:ascii="Times New Roman" w:eastAsia="Times New Roman" w:hAnsi="Times New Roman" w:cs="Times New Roman"/>
          <w:color w:val="1B1C1D"/>
          <w:kern w:val="0"/>
          <w:lang w:bidi="ar"/>
        </w:rPr>
        <w:t xml:space="preserve"> Improvement of individual valves after rhythm control has been reported,</w:t>
      </w:r>
      <w:r>
        <w:rPr>
          <w:rFonts w:ascii="Times New Roman" w:eastAsia="Times New Roman" w:hAnsi="Times New Roman" w:cs="Times New Roman"/>
          <w:color w:val="1B1C1D"/>
          <w:kern w:val="0"/>
          <w:vertAlign w:val="superscript"/>
          <w:lang w:bidi="ar"/>
        </w:rPr>
        <w:t>6,</w:t>
      </w:r>
      <w:r>
        <w:rPr>
          <w:rFonts w:ascii="Times New Roman" w:eastAsia="宋体" w:hAnsi="Times New Roman" w:cs="Times New Roman"/>
          <w:vertAlign w:val="superscript"/>
        </w:rPr>
        <w:t>10</w:t>
      </w:r>
      <w:r>
        <w:rPr>
          <w:rFonts w:ascii="Times New Roman" w:eastAsia="Times New Roman" w:hAnsi="Times New Roman" w:cs="Times New Roman"/>
          <w:color w:val="1B1C1D"/>
          <w:kern w:val="0"/>
          <w:vertAlign w:val="superscript"/>
          <w:lang w:bidi="ar"/>
        </w:rPr>
        <w:t>,</w:t>
      </w:r>
      <w:r>
        <w:rPr>
          <w:rFonts w:ascii="Times New Roman" w:eastAsia="宋体" w:hAnsi="Times New Roman" w:cs="Times New Roman"/>
          <w:vertAlign w:val="superscript"/>
        </w:rPr>
        <w:t>11</w:t>
      </w:r>
      <w:r>
        <w:rPr>
          <w:rFonts w:ascii="Times New Roman" w:eastAsia="Times New Roman" w:hAnsi="Times New Roman" w:cs="Times New Roman"/>
          <w:color w:val="1B1C1D"/>
          <w:kern w:val="0"/>
          <w:lang w:bidi="ar"/>
        </w:rPr>
        <w:t xml:space="preserve"> but aggregate rates do not reveal whether both valves improve in the same patient. A shared</w:t>
      </w:r>
      <w:r>
        <w:rPr>
          <w:rFonts w:ascii="Times New Roman" w:eastAsia="Times New Roman" w:hAnsi="Times New Roman" w:cs="Times New Roman" w:hint="eastAsia"/>
          <w:color w:val="1B1C1D"/>
          <w:kern w:val="0"/>
          <w:lang w:bidi="ar"/>
        </w:rPr>
        <w:t xml:space="preserve"> response</w:t>
      </w:r>
      <w:r>
        <w:rPr>
          <w:rFonts w:ascii="Times New Roman" w:eastAsia="Times New Roman" w:hAnsi="Times New Roman" w:cs="Times New Roman"/>
          <w:color w:val="1B1C1D"/>
          <w:kern w:val="0"/>
          <w:lang w:bidi="ar"/>
        </w:rPr>
        <w:t xml:space="preserve"> may coexist with valve-specific variation, leaving</w:t>
      </w:r>
      <w:r>
        <w:rPr>
          <w:rFonts w:ascii="Times New Roman" w:eastAsia="宋体" w:hAnsi="Times New Roman" w:cs="Times New Roman"/>
        </w:rPr>
        <w:t xml:space="preserve"> relevant regurgitation in one valve despite improvement of the other. Paroxysmal and persistent AF offer clinically defined settings in which to examine this pattern, alongside differences in baseline regurgitation burden and rhythm outcomes.</w:t>
      </w:r>
    </w:p>
    <w:p w14:paraId="516DB04D"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We examined early MR/TR responses in parallel in paroxysmal and persistent AF. Baseline phenotypes in 2,322 patients described the burden before ablation. In a partially overlapping response cohort, isolated and combined disease provided the setting for assessing individual-valve and within-patient joint responses. Twelve baseline factors, concurrent rhythm and atrial changes, response depth, and later imaging addressed reversibility and residual regurgitation. Blinded re-reading and an aortic regurgitation (AR) negative control assessed robustness.</w:t>
      </w:r>
    </w:p>
    <w:p w14:paraId="78115190" w14:textId="77777777" w:rsidR="00870F3C" w:rsidRDefault="00000000">
      <w:pPr>
        <w:pStyle w:val="2"/>
        <w:keepNext/>
        <w:widowControl/>
        <w:spacing w:beforeAutospacing="0" w:afterAutospacing="0"/>
        <w:rPr>
          <w:rFonts w:eastAsia="sans-serif" w:hint="default"/>
          <w:color w:val="1B1C1D"/>
        </w:rPr>
      </w:pPr>
      <w:r>
        <w:rPr>
          <w:rFonts w:hint="default"/>
          <w:color w:val="000000"/>
        </w:rPr>
        <w:lastRenderedPageBreak/>
        <w:t>Methods</w:t>
      </w:r>
    </w:p>
    <w:p w14:paraId="4B72E81D" w14:textId="77777777" w:rsidR="00870F3C" w:rsidRDefault="00000000">
      <w:pPr>
        <w:pStyle w:val="3"/>
        <w:keepNext/>
        <w:widowControl/>
        <w:spacing w:beforeAutospacing="0" w:afterAutospacing="0"/>
        <w:rPr>
          <w:rFonts w:eastAsia="sans-serif" w:hint="default"/>
          <w:color w:val="1B1C1D"/>
        </w:rPr>
      </w:pPr>
      <w:r>
        <w:rPr>
          <w:rFonts w:hint="default"/>
          <w:color w:val="000000"/>
        </w:rPr>
        <w:t>Study populations and parallel analysis framework</w:t>
      </w:r>
    </w:p>
    <w:p w14:paraId="123F8278" w14:textId="77777777" w:rsidR="00870F3C" w:rsidRDefault="00000000">
      <w:pPr>
        <w:widowControl/>
        <w:rPr>
          <w:rFonts w:ascii="Times New Roman" w:eastAsia="sans-serif" w:hAnsi="Times New Roman"/>
          <w:color w:val="1B1C1D"/>
          <w:kern w:val="0"/>
          <w:lang w:bidi="ar"/>
        </w:rPr>
      </w:pPr>
      <w:r>
        <w:rPr>
          <w:rFonts w:ascii="Times New Roman" w:eastAsia="Times New Roman" w:hAnsi="Times New Roman" w:cs="Times New Roman"/>
          <w:color w:val="1B1C1D"/>
          <w:kern w:val="0"/>
          <w:lang w:bidi="ar"/>
        </w:rPr>
        <w:t>This single-center retrospective study</w:t>
      </w:r>
      <w:r>
        <w:rPr>
          <w:rFonts w:ascii="Times New Roman" w:eastAsia="宋体" w:hAnsi="Times New Roman" w:cs="Times New Roman"/>
        </w:rPr>
        <w:t xml:space="preserve"> at West China Hospital, Sichuan University,</w:t>
      </w:r>
      <w:r>
        <w:rPr>
          <w:rFonts w:ascii="Times New Roman" w:eastAsia="Times New Roman" w:hAnsi="Times New Roman" w:cs="Times New Roman" w:hint="eastAsia"/>
          <w:color w:val="1B1C1D"/>
          <w:kern w:val="0"/>
          <w:lang w:bidi="ar"/>
        </w:rPr>
        <w:t xml:space="preserve"> included adults (age ≥18 years) undergoing AF ablation between January 2020 and September 2024. Two partially overlapping sampling populations addressed complementary questions</w:t>
      </w:r>
      <w:r>
        <w:rPr>
          <w:rFonts w:ascii="Times New Roman" w:eastAsia="Times New Roman" w:hAnsi="Times New Roman" w:cs="Times New Roman"/>
          <w:color w:val="1B1C1D"/>
          <w:kern w:val="0"/>
          <w:lang w:bidi="ar"/>
        </w:rPr>
        <w:t xml:space="preserve"> (Figure </w:t>
      </w:r>
      <w:r>
        <w:rPr>
          <w:rFonts w:ascii="Times New Roman" w:eastAsia="Times New Roman" w:hAnsi="Times New Roman" w:cs="Times New Roman"/>
          <w:color w:val="1B1C1D"/>
          <w:kern w:val="0"/>
          <w:lang w:bidi="ar"/>
        </w:rPr>
        <w:t>1</w:t>
      </w:r>
      <w:r>
        <w:rPr>
          <w:rFonts w:ascii="Times New Roman" w:eastAsia="Times New Roman" w:hAnsi="Times New Roman" w:cs="Times New Roman"/>
          <w:color w:val="1B1C1D"/>
          <w:kern w:val="0"/>
          <w:lang w:bidi="ar"/>
        </w:rPr>
        <w:t>): a baseline phenotype cohort of 2,322 patients characterized regurgitation burden and coexistence, and a paired response cohort of 844 procedures in 837 patients assessed 1-month improvement. The populations shared 357 patients and were assembled using different sampling criteria; the paired response cohort was not nested within the baseline phenotype cohort. Paroxysmal and persistent AF were analyzed separately within each population using common definitions.</w:t>
      </w:r>
    </w:p>
    <w:p w14:paraId="297CF895" w14:textId="151E6D1F" w:rsidR="00870F3C" w:rsidRDefault="00000000">
      <w:pPr>
        <w:widowControl/>
        <w:rPr>
          <w:rFonts w:ascii="Times New Roman" w:eastAsia="sans-serif" w:hAnsi="Times New Roman"/>
          <w:color w:val="1B1C1D"/>
          <w:kern w:val="0"/>
          <w:lang w:bidi="ar"/>
        </w:rPr>
      </w:pPr>
      <w:r>
        <w:rPr>
          <w:rFonts w:ascii="Times New Roman" w:eastAsia="Times New Roman" w:hAnsi="Times New Roman" w:cs="Times New Roman"/>
          <w:color w:val="1B1C1D"/>
          <w:kern w:val="0"/>
          <w:lang w:bidi="ar"/>
        </w:rPr>
        <w:t xml:space="preserve">For the baseline phenotype cohort, screening began with 2,425 patients whose first AF ablation admission</w:t>
      </w:r>
      <w:del w:id="91036" w:author="Claude (E29 修订)" w:date="2026-10-08T23:00:00Z">
        <w:r>
          <w:rPr>
            <w:rFonts w:ascii="Times New Roman" w:eastAsia="Times New Roman" w:hAnsi="Times New Roman" w:cs="Times New Roman"/>
            <w:color w:val="1B1C1D"/>
            <w:kern w:val="0"/>
            <w:lang w:bidi="ar"/>
          </w:rPr>
          <w:delText xml:space="preserve">,</w:delText>
        </w:r>
      </w:del>
      <w:r>
        <w:rPr>
          <w:rFonts w:ascii="Times New Roman" w:eastAsia="Times New Roman" w:hAnsi="Times New Roman" w:cs="Times New Roman" w:hint="eastAsia"/>
          <w:color w:val="1B1C1D"/>
          <w:kern w:val="0"/>
          <w:lang w:bidi="ar"/>
        </w:rPr>
        <w:t xml:space="preserve"> </w:t>
      </w:r>
      <w:r>
        <w:rPr>
          <w:rFonts w:ascii="Times New Roman" w:eastAsia="Times New Roman" w:hAnsi="Times New Roman" w:cs="Times New Roman"/>
          <w:color w:val="1B1C1D"/>
          <w:kern w:val="0"/>
          <w:lang w:bidi="ar"/>
        </w:rPr>
        <w:t xml:space="preserve">included a verified pre-procedural transthoracic echocardiography (TTE) report (derivation in Supplementary Table S1A). MR and TR grades were extracted from this report (weighted κ against manual abstraction, 0.96–0.97). After exclusion of prior or concurrent valve surgery, organic valve disease, congenital heart disease, and obstructive hypertrophic cardiomyopathy on review, patients were classified as having neither valve, MR only, TR only, or both affected (analysis grade ≥1; Supplementary Table S1A).</w:t>
      </w:r>
    </w:p>
    <w:p w14:paraId="3A592E71" w14:textId="77777777" w:rsidR="00870F3C" w:rsidRDefault="00000000">
      <w:pPr>
        <w:widowControl/>
        <w:rPr>
          <w:rFonts w:ascii="Times New Roman" w:eastAsia="sans-serif" w:hAnsi="Times New Roman"/>
          <w:color w:val="1B1C1D"/>
          <w:kern w:val="0"/>
          <w:lang w:bidi="ar"/>
        </w:rPr>
      </w:pPr>
      <w:r>
        <w:rPr>
          <w:rFonts w:ascii="Times New Roman" w:eastAsia="Times New Roman" w:hAnsi="Times New Roman" w:cs="Times New Roman"/>
          <w:color w:val="1B1C1D"/>
          <w:kern w:val="0"/>
          <w:lang w:bidi="ar"/>
        </w:rPr>
        <w:t xml:space="preserve">For the paired response cohort, we identified consecutive patients with MR or TR of analysis grade ≥1 (very mild or worse) on pre-procedural TTE (1,479 admissions in 1,454 patients). Admissions with organic or structural valve disease or prior or concurrent valve surgery (n=8) </w:t>
      </w:r>
      <w:r>
        <w:rPr>
          <w:rFonts w:ascii="Times New Roman" w:eastAsia="Times New Roman" w:hAnsi="Times New Roman" w:cs="Times New Roman"/>
          <w:color w:val="1B1C1D"/>
          <w:kern w:val="0"/>
          <w:lang w:bidi="ar"/>
        </w:rPr>
        <w:lastRenderedPageBreak/>
        <w:t>or without a 1-month TTE (n=627) were excluded; the latter were compared with included procedures (Supplementary Table S1B). The cohort comprised 844 procedures in 837 patients: isolated MR (n=132), isolated TR (n=325), and combined MR/TR (n=387). Seven patients underwent two ablations, with each procedure analyzed separately. For the 357 patients shared with the baseline phenotype cohort, paired-analysis baseline grades were used in both cohorts.</w:t>
      </w:r>
    </w:p>
    <w:p w14:paraId="0A577561" w14:textId="77777777" w:rsidR="00870F3C" w:rsidRDefault="00000000">
      <w:pPr>
        <w:rPr>
          <w:rFonts w:ascii="Times New Roman" w:eastAsia="sans-serif" w:hAnsi="Times New Roman" w:cs="Times New Roman"/>
          <w:color w:val="1B1C1D"/>
          <w:kern w:val="0"/>
          <w:lang w:bidi="ar"/>
        </w:rPr>
      </w:pPr>
      <w:r>
        <w:rPr>
          <w:rFonts w:ascii="Times New Roman" w:hAnsi="Times New Roman"/>
        </w:rPr>
        <w:t xml:space="preserve">Paroxysmal and persistent AF contributed 343 and 501 procedures, respectively, with common endpoints and model contrasts for isolated MR, isolated TR, and combined disease; one patient contributed a procedure to each. Baseline phenotypes were also analyzed by AF type. The parallel framework was added after the initial overall analyses. Stratified baseline-factor models omitted AF type and retained whole-cohort interquartile ranges; log-scale OR heterogeneity was assessed between groups (Supplementary Table S</w:t>
      </w:r>
      <w:del w:id="91129" w:author="Claude (E29 修订)" w:date="2026-10-08T23:00:00Z">
        <w:r>
          <w:rPr>
            <w:rFonts w:ascii="Times New Roman" w:hAnsi="Times New Roman"/>
          </w:rPr>
          <w:delText xml:space="preserve">12</w:delText>
        </w:r>
      </w:del>
      <w:ins w:id="91130" w:author="Claude (E29 修订)" w:date="2026-10-08T23:00:00Z">
        <w:r>
          <w:rPr>
            <w:rFonts w:ascii="Times New Roman" w:hAnsi="Times New Roman"/>
          </w:rPr>
          <w:t xml:space="preserve">11</w:t>
        </w:r>
      </w:ins>
      <w:r>
        <w:rPr>
          <w:rFonts w:ascii="Times New Roman" w:hAnsi="Times New Roman"/>
        </w:rPr>
        <w:t xml:space="preserve">).</w:t>
      </w:r>
    </w:p>
    <w:p w14:paraId="583EB2EC" w14:textId="77777777" w:rsidR="00870F3C" w:rsidRDefault="00000000">
      <w:pPr>
        <w:keepNext/>
        <w:spacing w:after="80" w:line="240" w:lineRule="auto"/>
        <w:jc w:val="center"/>
        <w:rPr>
          <w:rFonts w:ascii="Times New Roman" w:eastAsia="宋体" w:hAnsi="Times New Roman" w:cs="Times New Roman"/>
          <w:color w:val="1B1C1D"/>
          <w:kern w:val="0"/>
          <w:lang w:bidi="ar"/>
        </w:rPr>
      </w:pPr>
      <w:r>
        <w:rPr>
          <w:noProof/>
        </w:rPr>
        <w:drawing>
          <wp:inline distT="0" distB="0" distL="114300" distR="114300" wp14:anchorId="746F8D28" wp14:editId="7687200E">
            <wp:extent cx="5733288" cy="4349487"/>
            <wp:effectExtent l="0" t="0" r="0" b="0"/>
            <wp:docPr id="91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733288" cy="4349487"/>
                    </a:xfrm>
                    <a:prstGeom prst="rect">
                      <a:avLst/>
                    </a:prstGeom>
                  </pic:spPr>
                </pic:pic>
              </a:graphicData>
            </a:graphic>
          </wp:inline>
        </w:drawing>
      </w:r>
    </w:p>
    <w:p w14:paraId="7862F9C6" w14:textId="77777777" w:rsidR="00870F3C" w:rsidRDefault="00000000">
      <w:pPr>
        <w:keepNext/>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Figure 1. Study populations.</w:t>
      </w:r>
    </w:p>
    <w:p w14:paraId="08150C4E" w14:textId="77777777" w:rsidR="00870F3C" w:rsidRDefault="00000000">
      <w:pPr>
        <w:pStyle w:val="3"/>
        <w:keepNext/>
        <w:widowControl/>
        <w:spacing w:beforeAutospacing="0" w:afterAutospacing="0"/>
        <w:rPr>
          <w:rFonts w:eastAsia="宋体" w:hint="default"/>
          <w:color w:val="FF0000"/>
          <w:highlight w:val="yellow"/>
        </w:rPr>
      </w:pPr>
      <w:r>
        <w:rPr>
          <w:rFonts w:hint="default"/>
          <w:color w:val="000000"/>
        </w:rPr>
        <w:t>Echocardiographic Assessment and Study Endpoints</w:t>
      </w:r>
    </w:p>
    <w:p w14:paraId="2A85CB0D"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Standardized TTE was performed before</w:t>
      </w:r>
      <w:r>
        <w:rPr>
          <w:rFonts w:ascii="Times New Roman" w:eastAsia="Times New Roman" w:hAnsi="Times New Roman" w:cs="Times New Roman" w:hint="eastAsia"/>
          <w:color w:val="1B1C1D"/>
          <w:kern w:val="0"/>
          <w:lang w:bidi="ar"/>
        </w:rPr>
        <w:t xml:space="preserve"> </w:t>
      </w:r>
      <w:r>
        <w:rPr>
          <w:rFonts w:ascii="Times New Roman" w:eastAsia="Times New Roman" w:hAnsi="Times New Roman" w:cs="Times New Roman"/>
          <w:color w:val="1B1C1D"/>
          <w:kern w:val="0"/>
          <w:lang w:bidi="ar"/>
        </w:rPr>
        <w:t>and 1 month after ablation. Anonymized examinations were re-read in random order on the eight-level scale, blinded to time point, rhythm, and report grades. A Level III echocardiographer also blinded to phenotype read 100 randomly sampled procedures; a second echocardiographer read 126 further combined-disease procedures and 20 first-sample examinations. Joint-response analysis in all 172 combined-disease procedures and its criterion (lower 95% confidence limit of the MR–TR improvement OR &gt;1) were specified before the second reading (Supplementary Table S2).</w:t>
      </w:r>
    </w:p>
    <w:p w14:paraId="69CB8CD5"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MR and TR severity was graded by integrating color Doppler jet characteristics, vena </w:t>
      </w:r>
      <w:proofErr w:type="spellStart"/>
      <w:r>
        <w:rPr>
          <w:rFonts w:ascii="Times New Roman" w:eastAsia="Times New Roman" w:hAnsi="Times New Roman" w:cs="Times New Roman"/>
          <w:color w:val="1B1C1D"/>
          <w:kern w:val="0"/>
          <w:lang w:bidi="ar"/>
        </w:rPr>
        <w:t>contracta</w:t>
      </w:r>
      <w:proofErr w:type="spellEnd"/>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lastRenderedPageBreak/>
        <w:t>width, and supportive semi-quantitative parameters according to contemporary recommendations.</w:t>
      </w:r>
      <w:r>
        <w:rPr>
          <w:rFonts w:ascii="Times New Roman" w:eastAsia="Times New Roman" w:hAnsi="Times New Roman" w:cs="Times New Roman"/>
          <w:color w:val="1B1C1D"/>
          <w:kern w:val="0"/>
          <w:vertAlign w:val="superscript"/>
          <w:lang w:bidi="ar"/>
        </w:rPr>
        <w:t>12–14</w:t>
      </w:r>
      <w:r>
        <w:rPr>
          <w:rFonts w:ascii="Times New Roman" w:eastAsia="Times New Roman" w:hAnsi="Times New Roman" w:cs="Times New Roman"/>
          <w:color w:val="1B1C1D"/>
          <w:kern w:val="0"/>
          <w:lang w:bidi="ar"/>
        </w:rPr>
        <w:t xml:space="preserve"> Reports used an institutional eight-level scale: none/trace, very mild, mild, mild-to-moderate, moderate, moderate-to-severe, severe, and very severe. Analysis grades were 0, none/trace; 1, very mild or mild; 2, moderate (including report-labelled mild-to-moderate and moderate); 3, moderate-to-severe or worse (MR) or moderate-to-severe or severe (TR); and 4, very severe TR. Grade 4 represented the combined beyond-severe category encompassing massive and torrential TR, consistent with expanded grading and published use of very severe TR.</w:t>
      </w:r>
      <w:r>
        <w:rPr>
          <w:rFonts w:ascii="Times New Roman" w:eastAsia="Times New Roman" w:hAnsi="Times New Roman" w:cs="Times New Roman"/>
          <w:color w:val="1B1C1D"/>
          <w:kern w:val="0"/>
          <w:vertAlign w:val="superscript"/>
          <w:lang w:bidi="ar"/>
        </w:rPr>
        <w:t>15,16</w:t>
      </w:r>
      <w:r>
        <w:rPr>
          <w:rFonts w:ascii="Times New Roman" w:eastAsia="Times New Roman" w:hAnsi="Times New Roman" w:cs="Times New Roman"/>
          <w:color w:val="1B1C1D"/>
          <w:kern w:val="0"/>
          <w:lang w:bidi="ar"/>
        </w:rPr>
        <w:t xml:space="preserve"> Analysis grade ≥2 was termed study-defined moderate or greater. For MR, mild-to-moderate (Grade 2/2+) is a subclass of moderate in the EACVI/ESC convention.</w:t>
      </w:r>
      <w:r>
        <w:rPr>
          <w:rFonts w:ascii="Times New Roman" w:eastAsia="Times New Roman" w:hAnsi="Times New Roman" w:cs="Times New Roman"/>
          <w:color w:val="1B1C1D"/>
          <w:kern w:val="0"/>
          <w:vertAlign w:val="superscript"/>
          <w:lang w:bidi="ar"/>
        </w:rPr>
        <w:t>14</w:t>
      </w:r>
      <w:r>
        <w:rPr>
          <w:rFonts w:ascii="Times New Roman" w:eastAsia="Times New Roman" w:hAnsi="Times New Roman" w:cs="Times New Roman"/>
          <w:color w:val="1B1C1D"/>
          <w:kern w:val="0"/>
          <w:lang w:bidi="ar"/>
        </w:rPr>
        <w:t xml:space="preserve"> For TR, this collapsed category was an operational study definition. Individual examinations were not independently reclassified against guideline quantitative thresholds.</w:t>
      </w:r>
    </w:p>
    <w:p w14:paraId="40E6C2C9"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The primary end point was a ≥1-analysis-grade reduction in MR or TR from baseline to 1 month. Sensitivity endpoints included improvement among series with study-defined moderate-or-greater baseline regurgitation (analysis grade ≥2), a ≥2-grade reduction, and regression to grade ≤1 (mild or less), with alternative mappings and the original eight-level scale. In combined MR/TR, four states were distinguished: both valves improved, TR only, MR only, and neither. A common 1-month assessment identifies joint improvement, not temporal synchrony. Persistence was assessed at approximately 1 year using clinically indicated TTEs obtained within an 8–18-month window (median, 12.0 months; interquartile range, 11.4–12.7). AR was a negative control in procedures with baseline AR and AR documented at 1 month.</w:t>
      </w:r>
    </w:p>
    <w:p w14:paraId="6FCB7913" w14:textId="77777777" w:rsidR="00870F3C" w:rsidRDefault="00000000">
      <w:pPr>
        <w:pStyle w:val="3"/>
        <w:keepNext/>
        <w:widowControl/>
        <w:spacing w:beforeAutospacing="0" w:afterAutospacing="0"/>
        <w:rPr>
          <w:rFonts w:eastAsia="sans-serif" w:hint="default"/>
          <w:color w:val="1B1C1D"/>
          <w:szCs w:val="24"/>
        </w:rPr>
      </w:pPr>
      <w:r>
        <w:rPr>
          <w:rFonts w:hint="default"/>
          <w:color w:val="000000"/>
        </w:rPr>
        <w:lastRenderedPageBreak/>
        <w:t>Ablation Procedure and Rhythm Assessment</w:t>
      </w:r>
    </w:p>
    <w:p w14:paraId="6BF0C8DB"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All </w:t>
      </w:r>
      <w:r>
        <w:rPr>
          <w:rFonts w:ascii="Times New Roman" w:eastAsia="宋体" w:hAnsi="Times New Roman" w:cs="Times New Roman"/>
        </w:rPr>
        <w:t xml:space="preserve">patients underwent bilateral pulmonary vein isolation (PVI) using radiofrequency (RF), </w:t>
      </w:r>
      <w:proofErr w:type="spellStart"/>
      <w:r>
        <w:rPr>
          <w:rFonts w:ascii="Times New Roman" w:eastAsia="宋体" w:hAnsi="Times New Roman" w:cs="Times New Roman"/>
        </w:rPr>
        <w:t>cryoballoon</w:t>
      </w:r>
      <w:proofErr w:type="spellEnd"/>
      <w:r>
        <w:rPr>
          <w:rFonts w:ascii="Times New Roman" w:eastAsia="宋体" w:hAnsi="Times New Roman" w:cs="Times New Roman"/>
        </w:rPr>
        <w:t xml:space="preserve"> (CBA), or</w:t>
      </w:r>
      <w:r>
        <w:rPr>
          <w:rFonts w:ascii="Times New Roman" w:eastAsia="Times New Roman" w:hAnsi="Times New Roman" w:cs="Times New Roman"/>
          <w:color w:val="1B1C1D"/>
          <w:kern w:val="0"/>
          <w:lang w:bidi="ar"/>
        </w:rPr>
        <w:t xml:space="preserve"> pulsed field ablation (PFA). Posterior wall isolation, roof line ablation, and mitral isthmus (MI) and tricuspid isthmus (TI) line ablation were added at the operator's discretion, electrical cardioversion was performed if AF persisted, and transcatheter left atrial appendage occlusion (LAAO) was performed during the same procedure in eligible patients. Rhythm was classified on 24-hour Holter monitoring performed at approximately the time of the 1-month TTE.</w:t>
      </w:r>
    </w:p>
    <w:p w14:paraId="0F567C9D" w14:textId="77777777" w:rsidR="00870F3C" w:rsidRDefault="00000000">
      <w:pPr>
        <w:pStyle w:val="3"/>
        <w:keepNext/>
        <w:widowControl/>
        <w:spacing w:beforeAutospacing="0" w:afterAutospacing="0"/>
        <w:rPr>
          <w:rFonts w:eastAsia="宋体" w:hint="default"/>
          <w:color w:val="FF0000"/>
        </w:rPr>
      </w:pPr>
      <w:r>
        <w:rPr>
          <w:rFonts w:hint="default"/>
          <w:color w:val="000000"/>
        </w:rPr>
        <w:t>Covariate Collection and Key Definitions</w:t>
      </w:r>
    </w:p>
    <w:p w14:paraId="03F73AAD" w14:textId="77777777" w:rsidR="00870F3C" w:rsidRDefault="00000000">
      <w:pPr>
        <w:widowControl/>
        <w:rPr>
          <w:rFonts w:ascii="Times New Roman" w:eastAsia="sans-serif" w:hAnsi="Times New Roman"/>
          <w:color w:val="1B1C1D"/>
          <w:kern w:val="0"/>
          <w:lang w:bidi="ar"/>
        </w:rPr>
      </w:pPr>
      <w:r>
        <w:rPr>
          <w:rFonts w:ascii="Times New Roman" w:eastAsia="Times New Roman" w:hAnsi="Times New Roman" w:cs="Times New Roman"/>
          <w:color w:val="1B1C1D"/>
          <w:kern w:val="0"/>
          <w:lang w:bidi="ar"/>
        </w:rPr>
        <w:t>Baseline clinical, echocardiographic, and procedural characteristics were abstracted from the medical records (</w:t>
      </w:r>
      <w:r>
        <w:rPr>
          <w:rFonts w:ascii="Times New Roman" w:eastAsia="Times New Roman" w:hAnsi="Times New Roman" w:cs="Times New Roman"/>
          <w:color w:val="1B1C1D"/>
          <w:kern w:val="0"/>
          <w:lang w:bidi="ar"/>
        </w:rPr>
        <w:t>Tables</w:t>
      </w:r>
      <w:r>
        <w:rPr>
          <w:rFonts w:ascii="Times New Roman" w:eastAsia="Times New Roman" w:hAnsi="Times New Roman" w:cs="Times New Roman"/>
          <w:color w:val="1B1C1D"/>
          <w:kern w:val="0"/>
          <w:lang w:bidi="ar"/>
        </w:rPr>
        <w:t xml:space="preserve"> 1</w:t>
      </w:r>
      <w:r>
        <w:rPr>
          <w:rFonts w:ascii="Times New Roman" w:eastAsia="Times New Roman" w:hAnsi="Times New Roman" w:cs="Times New Roman"/>
          <w:color w:val="1B1C1D"/>
          <w:kern w:val="0"/>
          <w:lang w:bidi="ar"/>
        </w:rPr>
        <w:t xml:space="preserve"> and 2</w:t>
      </w:r>
      <w:r>
        <w:rPr>
          <w:rFonts w:ascii="Times New Roman" w:eastAsia="Times New Roman" w:hAnsi="Times New Roman" w:cs="Times New Roman"/>
          <w:color w:val="1B1C1D"/>
          <w:kern w:val="0"/>
          <w:lang w:bidi="ar"/>
        </w:rPr>
        <w:t>).</w:t>
      </w:r>
    </w:p>
    <w:p w14:paraId="3E92B5B2" w14:textId="77777777" w:rsidR="00870F3C" w:rsidRDefault="00000000">
      <w:pPr>
        <w:widowControl/>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HF was defined by prior HF hospitalization or TTE criteria (e.g., LVEF &lt;40% or ≥50% with structural/diastolic abnormalities) plus clinical symptoms.</w:t>
      </w:r>
      <w:r>
        <w:rPr>
          <w:rFonts w:ascii="Times New Roman" w:eastAsia="Times New Roman" w:hAnsi="Times New Roman" w:cs="Times New Roman"/>
          <w:color w:val="1B1C1D"/>
          <w:kern w:val="0"/>
          <w:vertAlign w:val="superscript"/>
          <w:lang w:bidi="ar"/>
        </w:rPr>
        <w:t>17</w:t>
      </w:r>
      <w:r>
        <w:rPr>
          <w:rFonts w:ascii="Times New Roman" w:eastAsia="Times New Roman" w:hAnsi="Times New Roman" w:cs="Times New Roman"/>
          <w:color w:val="1B1C1D"/>
          <w:kern w:val="0"/>
          <w:lang w:bidi="ar"/>
        </w:rPr>
        <w:t xml:space="preserve"> Pulmonary hypertension was recorded as reported on the baseline TTE. Peak tricuspid regurgitant velocity (TRV) was measured by continuous-wave Doppler on the baseline and 1-month TTEs; a TRV &gt;2.8 m/s indicates an intermediate or high echocardiographic probability of pulmonary hypertension.</w:t>
      </w:r>
      <w:r>
        <w:rPr>
          <w:rFonts w:ascii="Times New Roman" w:eastAsia="Times New Roman" w:hAnsi="Times New Roman" w:cs="Times New Roman"/>
          <w:color w:val="1B1C1D"/>
          <w:kern w:val="0"/>
          <w:vertAlign w:val="superscript"/>
          <w:lang w:bidi="ar"/>
        </w:rPr>
        <w:t>18</w:t>
      </w:r>
    </w:p>
    <w:p w14:paraId="1D514602" w14:textId="77777777" w:rsidR="00870F3C" w:rsidRDefault="00000000">
      <w:pPr>
        <w:pStyle w:val="3"/>
        <w:keepNext/>
        <w:widowControl/>
        <w:spacing w:beforeAutospacing="0" w:afterAutospacing="0"/>
        <w:rPr>
          <w:rFonts w:eastAsia="sans-serif" w:hint="default"/>
          <w:color w:val="1B1C1D"/>
        </w:rPr>
      </w:pPr>
      <w:r>
        <w:rPr>
          <w:rFonts w:hint="default"/>
          <w:color w:val="000000"/>
        </w:rPr>
        <w:t>Statistical Analyses</w:t>
      </w:r>
    </w:p>
    <w:p w14:paraId="51F7741F"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The analyses addressed linked questions: whether valve coexistence accompanied different improvement rates, whether both valves improved together within patients, and which shared or valve-specific features accompanied improvement. Isolated-versus-combined comparisons and mutually adjusted associations of 12 baseline factors were prespecified primary analyses, established before outcomes were extracted. Joint responses and concurrent SR and atrial changes were secondary analyses. Baseline phenotype descriptions, moderate-or-greater analyses, conditional joint-response models, TRV change, the expanded re-read, and later trajectories were post hoc. Rhythm interactions </w:t>
      </w:r>
      <w:del w:id="91037" w:author="Claude (E29 修订)" w:date="2026-10-08T23:00:00Z">
        <w:r>
          <w:rPr>
            <w:rFonts w:ascii="Times New Roman" w:eastAsia="Times New Roman" w:hAnsi="Times New Roman" w:cs="Times New Roman"/>
            <w:color w:val="1B1C1D"/>
            <w:kern w:val="0"/>
            <w:lang w:bidi="ar"/>
          </w:rPr>
          <w:delText xml:space="preserve">and concomitant LAAO analyses </w:delText>
        </w:r>
      </w:del>
      <w:r>
        <w:rPr>
          <w:rFonts w:ascii="Times New Roman" w:eastAsia="Times New Roman" w:hAnsi="Times New Roman" w:cs="Times New Roman"/>
          <w:color w:val="1B1C1D"/>
          <w:kern w:val="0"/>
          <w:lang w:bidi="ar"/>
        </w:rPr>
        <w:t xml:space="preserve">were exploratory (analysis overview, Supplementary Material).</w:t>
      </w:r>
    </w:p>
    <w:p w14:paraId="1D2EA859" w14:textId="77777777" w:rsidR="00870F3C" w:rsidRDefault="00CD7CE4">
      <w:pPr>
        <w:rPr>
          <w:rFonts w:ascii="Times New Roman" w:eastAsia="sans-serif" w:hAnsi="Times New Roman" w:cs="Times New Roman"/>
          <w:color w:val="1B1C1D"/>
          <w:kern w:val="0"/>
          <w:lang w:bidi="ar"/>
        </w:rPr>
      </w:pPr>
      <w:r w:rsidRPr="00CD7CE4">
        <w:rPr>
          <w:rFonts w:ascii="Times New Roman" w:eastAsia="Times New Roman" w:hAnsi="Times New Roman" w:cs="Times New Roman"/>
          <w:color w:val="1B1C1D"/>
          <w:kern w:val="0"/>
          <w:lang w:bidi="ar"/>
        </w:rPr>
        <w:t xml:space="preserve">Continuous variables are reported as median (interquartile range) and categorical variables as n (%); proportions are reported with Wilson 95% CIs. Groups were compared by one-way analysis of variance (ANOVA) or Kruskal–Wallis tests and by chi-square or Fisher’s exact tests, with Bonferroni correction for post hoc pairwise comparisons; included and excluded admissions were compared by standardized mean differences. Tests were two-sided, with p&lt;0.05 considered significant; in the baseline factor model, significance was defined as a false discovery rate–adjusted q&lt;0.05. </w:t>
      </w:r>
      <w:r>
        <w:rPr>
          <w:rFonts w:ascii="Times New Roman" w:eastAsia="Times New Roman" w:hAnsi="Times New Roman" w:cs="Times New Roman"/>
          <w:color w:val="1B1C1D"/>
          <w:kern w:val="0"/>
          <w:lang w:bidi="ar"/>
        </w:rPr>
        <w:t>Analyses used R version 4.3.2 and Python 3.</w:t>
      </w:r>
    </w:p>
    <w:p w14:paraId="21FD2511"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Missing data were imputed for each analysis and pooled by Rubin’s rules: by multiple imputation by chained equations (m=100) for the comparisons between isolated and combined disease, and by predictive mean matching (m=20) for the baseline factor model and the models built on it (height, n=83; weight, n=84; baseline TRV, n=43; ≤7 for other variables), including all factors, both outcomes, 1-month SR, and procedure year. Selection by follow-up was assessed by inverse probability weighting for having a 1-month TTE and by a delta-adjusted analysis assuming 10 or 20 percentage points less improvement without a 1-month TTE.</w:t>
      </w:r>
    </w:p>
    <w:p w14:paraId="0783C2A3" w14:textId="77777777" w:rsidR="00870F3C" w:rsidRDefault="00CD7CE4">
      <w:pPr>
        <w:rPr>
          <w:rFonts w:ascii="Times New Roman" w:eastAsia="宋体" w:hAnsi="Times New Roman" w:cs="Times New Roman"/>
          <w:color w:val="1B1C1D"/>
          <w:kern w:val="0"/>
          <w:lang w:bidi="ar"/>
        </w:rPr>
      </w:pPr>
      <w:r>
        <w:rPr>
          <w:rFonts w:ascii="Times New Roman" w:eastAsia="Times New Roman" w:hAnsi="Times New Roman" w:cs="Times New Roman"/>
          <w:color w:val="1B1C1D"/>
          <w:kern w:val="0"/>
          <w:lang w:bidi="ar"/>
        </w:rPr>
        <w:t xml:space="preserve">Grade changes were assessed with paired Wilcoxon signed-rank tests. In procedures with a clinically indicated TTE at approximately 1 year, improvement was classified as sustained, lost, </w:t>
      </w:r>
      <w:r>
        <w:rPr>
          <w:rFonts w:ascii="Times New Roman" w:eastAsia="Times New Roman" w:hAnsi="Times New Roman" w:cs="Times New Roman"/>
          <w:color w:val="1B1C1D"/>
          <w:kern w:val="0"/>
          <w:lang w:bidi="ar"/>
        </w:rPr>
        <w:lastRenderedPageBreak/>
        <w:t>delayed, or absent and related to the early joint response state, with inverse probability weighting for late imaging. AR improvement was compared with MR and TR improvement within procedures by the exact McNemar test and between procedures with and without SR, with a worst-case analysis for procedures without AR documented at 1 month.</w:t>
      </w:r>
    </w:p>
    <w:p w14:paraId="64CEA94D" w14:textId="77777777" w:rsidR="00891D03" w:rsidRDefault="00000000">
      <w:r>
        <w:rPr>
          <w:rFonts w:ascii="Times New Roman" w:eastAsia="Times New Roman" w:hAnsi="Times New Roman" w:cs="Times New Roman"/>
          <w:color w:val="1B1C1D"/>
          <w:kern w:val="0"/>
          <w:lang w:bidi="ar"/>
        </w:rPr>
        <w:t>Individual-valve improvement was compared between isolated and combined disease by inverse probability of treatment weighting (IPTW; average treatment effect in the treated) with survey-weighted logistic regression. Overlap weighting, alternative endpoints, and grading scales assessed sensitivity. Propensity scores included demographic and clinical characteristics, baseline grade, and procedural characteristics (Supplementary Tables S3A and S3B).</w:t>
      </w:r>
    </w:p>
    <w:p w14:paraId="6741D0C1" w14:textId="77777777" w:rsidR="00870F3C" w:rsidRDefault="00CD7CE4">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In combined disease, MR–TR improvement associations were tested by Fisher’s exact test. Observed joint improvement was compared with independent expectation (product of marginal probabilities) using an observed/expected ratio and bootstrap 95% CI, overall and stratified by baseline grades. Logistic regression of TR on MR improvement sequentially adjusted for baseline grades, the 12 baseline factors, SR, and atrial changes; an interaction tested modification by SR. Re-read and report grades were analyzed similarly. Post hoc, joint states were related to </w:t>
      </w:r>
      <w:proofErr w:type="spellStart"/>
      <w:r>
        <w:rPr>
          <w:rFonts w:ascii="Times New Roman" w:eastAsia="Times New Roman" w:hAnsi="Times New Roman" w:cs="Times New Roman"/>
          <w:color w:val="1B1C1D"/>
          <w:kern w:val="0"/>
          <w:lang w:bidi="ar"/>
        </w:rPr>
        <w:t>biatrial</w:t>
      </w:r>
      <w:proofErr w:type="spellEnd"/>
      <w:r>
        <w:rPr>
          <w:rFonts w:ascii="Times New Roman" w:eastAsia="Times New Roman" w:hAnsi="Times New Roman" w:cs="Times New Roman"/>
          <w:color w:val="1B1C1D"/>
          <w:kern w:val="0"/>
          <w:lang w:bidi="ar"/>
        </w:rPr>
        <w:t xml:space="preserve"> reduction (sum of LA and RA reductions, in tertiles), adjusted for baseline grades and AF type.</w:t>
      </w:r>
    </w:p>
    <w:p w14:paraId="62F25786" w14:textId="77777777" w:rsidR="00870F3C" w:rsidRDefault="00000000">
      <w:pPr>
        <w:rPr>
          <w:rFonts w:ascii="Times New Roman" w:eastAsia="宋体" w:hAnsi="Times New Roman" w:cs="Times New Roman"/>
          <w:color w:val="1B1C1D"/>
          <w:kern w:val="0"/>
          <w:lang w:bidi="ar"/>
        </w:rPr>
      </w:pPr>
      <w:r>
        <w:rPr>
          <w:rFonts w:ascii="Times New Roman" w:eastAsia="Times New Roman" w:hAnsi="Times New Roman" w:cs="Times New Roman"/>
          <w:color w:val="1B1C1D"/>
          <w:kern w:val="0"/>
          <w:lang w:bidi="ar"/>
        </w:rPr>
        <w:t xml:space="preserve">The 12 baseline factors were prespecified on clinical and mechanistic grounds: age, sex, BMI, AF type, TRV, LA, RA, LV end-diastolic, and RV diameters, LVEF, baseline grade of the valve, and phenotype (isolated vs combined); diameters were not indexed to body surface area, to avoid coupling with BMI. MR (all series) and TR (all series) were analyzed in one logistic </w:t>
      </w:r>
      <w:r>
        <w:rPr>
          <w:rFonts w:ascii="Times New Roman" w:eastAsia="Times New Roman" w:hAnsi="Times New Roman" w:cs="Times New Roman"/>
          <w:color w:val="1B1C1D"/>
          <w:kern w:val="0"/>
          <w:lang w:bidi="ar"/>
        </w:rPr>
        <w:lastRenderedPageBreak/>
        <w:t>model in which every term was allowed to differ by valve, giving valve-specific, mutually adjusted ORs and an exploratory factor-by-valve interaction test, with standard errors clustered by patient. Continuous factors were modeled linearly after restricted cubic splines showed no nonlinearity (all p</w:t>
      </w:r>
      <w:r>
        <w:rPr>
          <w:rFonts w:ascii="Times New Roman" w:eastAsia="Times New Roman" w:hAnsi="Times New Roman" w:cs="Times New Roman" w:hint="eastAsia"/>
          <w:color w:val="1B1C1D"/>
          <w:kern w:val="0"/>
          <w:lang w:bidi="ar"/>
        </w:rPr>
        <w:t>≥</w:t>
      </w:r>
      <w:r>
        <w:rPr>
          <w:rFonts w:ascii="Times New Roman" w:eastAsia="Times New Roman" w:hAnsi="Times New Roman" w:cs="Times New Roman"/>
          <w:color w:val="1B1C1D"/>
          <w:kern w:val="0"/>
          <w:lang w:bidi="ar"/>
        </w:rPr>
        <w:t>0.075), with ORs per interquartile range. The false discovery rate across the 24 factor-by-valve estimates was controlled by the Benjamini–Hochberg method, and standardized probabilities of improvement were derived by g-computation. Sensitivity analyses used splines, complete cases, and dichotomized TRV (&gt;2.8 m/s) and excluded procedures with ventricular involvement (LVEF &lt;50% or LV end-diastolic diameter &gt;58.4 mm in men or &gt;52.2 mm in women). Performance was summarized by optimism-corrected C statistics from 250 patient-level bootstrap samples, and the main analyses were repeated post hoc in valve series with baseline grade ≥2.</w:t>
      </w:r>
    </w:p>
    <w:p w14:paraId="0614A09A" w14:textId="77777777" w:rsidR="00CD7CE4" w:rsidRPr="00CD7CE4" w:rsidRDefault="00CD7CE4">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SR, chamber changes, and TRV change were measured with the outcome and added to the baseline factor model as concurrent correlates. LA and RA changes were entered together, including within isolated disease. TRV change was entered with atrial changes and SR; sensitivity analyses assigned no change when no TR jet was measurable. An SR × AF type interaction tested heterogeneity, and SR models were repeated excluding ventricular involvement. In combined disease, multinomial logistic regression related SR to each response state versus neither improved, reporting relative risk ratios. Adjustment included age, sex, AF type, and both baseline grades, with chamber diameters and LVEF added in sensitivity analysis.</w:t>
      </w:r>
    </w:p>
    <w:p w14:paraId="6061DD27" w14:textId="77777777" w:rsidR="00891D03" w:rsidRDefault="00000000">
      <w:pPr>
        <w:rPr>
          <w:del w:id="91038" w:author="Claude (E29 修订)" w:date="2026-10-08T23:00:00Z"/>
        </w:rPr>
      </w:pPr>
      <w:del w:id="91039" w:author="Claude (E29 修订)" w:date="2026-10-08T23:00:00Z">
        <w:r>
          <w:rPr>
            <w:rFonts w:ascii="Times New Roman" w:eastAsia="Times New Roman" w:hAnsi="Times New Roman" w:cs="Times New Roman"/>
            <w:color w:val="1B1C1D"/>
            <w:kern w:val="0"/>
            <w:lang w:bidi="ar"/>
          </w:rPr>
          <w:delText xml:space="preserve">Concomitant LAAO was examined as an exploratory sensitivity analysis by adding LAAO, additional non-PVI ablation, and an LAAO × phenotype interaction to the baseline factor </w:delText>
        </w:r>
      </w:del>
      <w:del w:id="91040" w:author="Claude (E29 修订)" w:date="2026-10-08T23:00:00Z">
        <w:r>
          <w:rPr>
            <w:rFonts w:ascii="Times New Roman" w:eastAsia="Times New Roman" w:hAnsi="Times New Roman" w:cs="Times New Roman"/>
            <w:color w:val="1B1C1D"/>
            <w:kern w:val="0"/>
            <w:lang w:bidi="ar"/>
          </w:rPr>
          <w:lastRenderedPageBreak/>
          <w:delText>model (Supplementary Table S7).</w:delText>
        </w:r>
      </w:del>
    </w:p>
    <w:p w14:paraId="256E1DA0" w14:textId="77777777" w:rsidR="00891D03" w:rsidRDefault="00000000">
      <w:r>
        <w:rPr>
          <w:rFonts w:ascii="Times New Roman" w:eastAsia="Times New Roman" w:hAnsi="Times New Roman" w:cs="Times New Roman"/>
          <w:color w:val="1B1C1D"/>
          <w:kern w:val="0"/>
          <w:lang w:bidi="ar"/>
        </w:rPr>
        <w:t>In the baseline phenotype cohort, coexistence was compared between persistent and paroxysmal AF by age- and sex-adjusted modified Poisson regression; MR–TR co-occurrence was summarized as an observed/expected ratio conditional on age, sex, and AF type and as an adjusted OR; chamber dimensions were compared across phenotypes by linear regression adjusted for age, sex, and AF type; and selection by report availability was assessed by inverse probability weighting. These descriptive analyses were added post hoc.</w:t>
      </w:r>
    </w:p>
    <w:p w14:paraId="0C7351A7" w14:textId="77777777" w:rsidR="00870F3C" w:rsidRDefault="00000000">
      <w:pPr>
        <w:pStyle w:val="2"/>
        <w:keepNext/>
        <w:widowControl/>
        <w:spacing w:beforeAutospacing="0" w:afterAutospacing="0"/>
        <w:rPr>
          <w:rFonts w:eastAsia="sans-serif" w:hint="default"/>
          <w:color w:val="1B1C1D"/>
        </w:rPr>
      </w:pPr>
      <w:r>
        <w:rPr>
          <w:rFonts w:hint="default"/>
          <w:color w:val="000000"/>
        </w:rPr>
        <w:t>Results</w:t>
      </w:r>
    </w:p>
    <w:p w14:paraId="3F1034EE" w14:textId="77777777" w:rsidR="00870F3C" w:rsidRDefault="00000000">
      <w:pPr>
        <w:pStyle w:val="3"/>
        <w:keepNext/>
        <w:widowControl/>
        <w:spacing w:beforeAutospacing="0" w:afterAutospacing="0"/>
        <w:rPr>
          <w:rFonts w:eastAsia="sans-serif" w:hint="default"/>
          <w:color w:val="1B1C1D"/>
        </w:rPr>
      </w:pPr>
      <w:r>
        <w:rPr>
          <w:rFonts w:hint="default"/>
          <w:color w:val="000000"/>
        </w:rPr>
        <w:t>Baseline prevalence and regurgitation phenotypes</w:t>
      </w:r>
    </w:p>
    <w:p w14:paraId="6BCB7051"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Among 2,322 patients undergoing a first AF ablation, 1,256 (54.1%) had MR and/or TR of analysis grade ≥1. Isolated MR occurred in 225 (9.7%), isolated TR in 498 (21.4%), and combined MR/TR in 533 (23.0%; 95% CI, 21.3–24.7; Figure </w:t>
      </w:r>
      <w:r>
        <w:rPr>
          <w:rFonts w:ascii="Times New Roman" w:eastAsia="Times New Roman" w:hAnsi="Times New Roman" w:cs="Times New Roman"/>
          <w:color w:val="1B1C1D"/>
          <w:kern w:val="0"/>
          <w:lang w:bidi="ar"/>
        </w:rPr>
        <w:t>2A–B</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Paroxysmal and persistent </w:t>
      </w:r>
      <w:r>
        <w:rPr>
          <w:rFonts w:ascii="Times New Roman" w:eastAsia="Times New Roman" w:hAnsi="Times New Roman" w:cs="Times New Roman"/>
          <w:color w:val="1B1C1D"/>
          <w:kern w:val="0"/>
          <w:lang w:bidi="ar"/>
        </w:rPr>
        <w:t xml:space="preserve">AF </w:t>
      </w:r>
      <w:r>
        <w:rPr>
          <w:rFonts w:ascii="Times New Roman" w:eastAsia="Times New Roman" w:hAnsi="Times New Roman" w:cs="Times New Roman"/>
          <w:color w:val="1B1C1D"/>
          <w:kern w:val="0"/>
          <w:lang w:bidi="ar"/>
        </w:rPr>
        <w:t>accounted</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for</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1,367</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and</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955</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patients, respectively (Table 1).</w:t>
      </w:r>
      <w:r>
        <w:rPr>
          <w:rFonts w:ascii="Times New Roman" w:eastAsia="Times New Roman" w:hAnsi="Times New Roman" w:cs="Times New Roman"/>
          <w:color w:val="1B1C1D"/>
          <w:kern w:val="0"/>
          <w:lang w:bidi="ar"/>
        </w:rPr>
        <w:t xml:space="preserve"> These proportions describe the imaged ablation population. Weighting for report availability changed them by approximately 1 percentage point (Supplementary Table S1A).</w:t>
      </w:r>
    </w:p>
    <w:p w14:paraId="76A0B5CE"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In the paroxysmal AF population (n=1,</w:t>
      </w:r>
      <w:r>
        <w:rPr>
          <w:rFonts w:ascii="Times New Roman" w:eastAsia="Times New Roman" w:hAnsi="Times New Roman" w:cs="Times New Roman"/>
          <w:color w:val="1B1C1D"/>
          <w:kern w:val="0"/>
          <w:lang w:bidi="ar"/>
        </w:rPr>
        <w:t>367</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139</w:t>
      </w:r>
      <w:r>
        <w:rPr>
          <w:rFonts w:ascii="Times New Roman" w:eastAsia="Times New Roman" w:hAnsi="Times New Roman" w:cs="Times New Roman"/>
          <w:color w:val="1B1C1D"/>
          <w:kern w:val="0"/>
          <w:lang w:bidi="ar"/>
        </w:rPr>
        <w:t xml:space="preserve"> patients (10.2%) had isolated MR, </w:t>
      </w:r>
      <w:r>
        <w:rPr>
          <w:rFonts w:ascii="Times New Roman" w:eastAsia="Times New Roman" w:hAnsi="Times New Roman" w:cs="Times New Roman"/>
          <w:color w:val="1B1C1D"/>
          <w:kern w:val="0"/>
          <w:lang w:bidi="ar"/>
        </w:rPr>
        <w:t>237</w:t>
      </w:r>
      <w:r>
        <w:rPr>
          <w:rFonts w:ascii="Times New Roman" w:eastAsia="Times New Roman" w:hAnsi="Times New Roman" w:cs="Times New Roman"/>
          <w:color w:val="1B1C1D"/>
          <w:kern w:val="0"/>
          <w:lang w:bidi="ar"/>
        </w:rPr>
        <w:t xml:space="preserve"> (17.3%) isolated TR, and </w:t>
      </w:r>
      <w:r>
        <w:rPr>
          <w:rFonts w:ascii="Times New Roman" w:eastAsia="Times New Roman" w:hAnsi="Times New Roman" w:cs="Times New Roman"/>
          <w:color w:val="1B1C1D"/>
          <w:kern w:val="0"/>
          <w:lang w:bidi="ar"/>
        </w:rPr>
        <w:t>172</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12.6%</w:t>
      </w:r>
      <w:r>
        <w:rPr>
          <w:rFonts w:ascii="Times New Roman" w:eastAsia="Times New Roman" w:hAnsi="Times New Roman" w:cs="Times New Roman"/>
          <w:color w:val="1B1C1D"/>
          <w:kern w:val="0"/>
          <w:lang w:bidi="ar"/>
        </w:rPr>
        <w:t>) combined disease. MR remained associated with TR after adjustment for age, sex, chamber dimensions, and LVEF (</w:t>
      </w:r>
      <w:proofErr w:type="gramStart"/>
      <w:r>
        <w:rPr>
          <w:rFonts w:ascii="Times New Roman" w:eastAsia="Times New Roman" w:hAnsi="Times New Roman" w:cs="Times New Roman"/>
          <w:color w:val="1B1C1D"/>
          <w:kern w:val="0"/>
          <w:lang w:bidi="ar"/>
        </w:rPr>
        <w:t>OR,</w:t>
      </w:r>
      <w:proofErr w:type="gramEnd"/>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2.58</w:t>
      </w:r>
      <w:r>
        <w:rPr>
          <w:rFonts w:ascii="Times New Roman" w:eastAsia="Times New Roman" w:hAnsi="Times New Roman" w:cs="Times New Roman"/>
          <w:color w:val="1B1C1D"/>
          <w:kern w:val="0"/>
          <w:lang w:bidi="ar"/>
        </w:rPr>
        <w:t xml:space="preserve">; 95% CI, </w:t>
      </w:r>
      <w:r>
        <w:rPr>
          <w:rFonts w:ascii="Times New Roman" w:eastAsia="Times New Roman" w:hAnsi="Times New Roman" w:cs="Times New Roman"/>
          <w:color w:val="1B1C1D"/>
          <w:kern w:val="0"/>
          <w:lang w:bidi="ar"/>
        </w:rPr>
        <w:t>1.83–3.64</w:t>
      </w:r>
      <w:r>
        <w:rPr>
          <w:rFonts w:ascii="Times New Roman" w:eastAsia="Times New Roman" w:hAnsi="Times New Roman" w:cs="Times New Roman"/>
          <w:color w:val="1B1C1D"/>
          <w:kern w:val="0"/>
          <w:lang w:bidi="ar"/>
        </w:rPr>
        <w:t>). Combined disease accompanied enlargement of both atria (</w:t>
      </w:r>
      <w:r>
        <w:rPr>
          <w:rFonts w:ascii="Times New Roman" w:eastAsia="Times New Roman" w:hAnsi="Times New Roman" w:cs="Times New Roman"/>
          <w:color w:val="1B1C1D"/>
          <w:kern w:val="0"/>
          <w:lang w:bidi="ar"/>
        </w:rPr>
        <w:t xml:space="preserve">Supplementary Table S</w:t>
      </w:r>
      <w:del w:id="91131" w:author="Claude (E29 修订)" w:date="2026-10-08T23:00:00Z">
        <w:r>
          <w:rPr>
            <w:rFonts w:ascii="Times New Roman" w:eastAsia="Times New Roman" w:hAnsi="Times New Roman" w:cs="Times New Roman"/>
            <w:color w:val="1B1C1D"/>
            <w:kern w:val="0"/>
            <w:lang w:bidi="ar"/>
          </w:rPr>
          <w:delText xml:space="preserve">12</w:delText>
        </w:r>
      </w:del>
      <w:ins w:id="91132" w:author="Claude (E29 修订)" w:date="2026-10-08T23:00:00Z">
        <w:r>
          <w:rPr>
            <w:rFonts w:ascii="Times New Roman" w:eastAsia="Times New Roman" w:hAnsi="Times New Roman" w:cs="Times New Roman"/>
            <w:color w:val="1B1C1D"/>
            <w:kern w:val="0"/>
            <w:lang w:bidi="ar"/>
          </w:rPr>
          <w:t xml:space="preserve">11</w:t>
        </w:r>
      </w:ins>
      <w:r>
        <w:rPr>
          <w:rFonts w:ascii="Times New Roman" w:eastAsia="Times New Roman" w:hAnsi="Times New Roman" w:cs="Times New Roman"/>
          <w:color w:val="1B1C1D"/>
          <w:kern w:val="0"/>
          <w:lang w:bidi="ar"/>
        </w:rPr>
        <w:t xml:space="preserve">).</w:t>
      </w:r>
    </w:p>
    <w:p w14:paraId="0E6B8CB6"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In the persistent AF population (n=</w:t>
      </w:r>
      <w:r>
        <w:rPr>
          <w:rFonts w:ascii="Times New Roman" w:eastAsia="Times New Roman" w:hAnsi="Times New Roman" w:cs="Times New Roman"/>
          <w:color w:val="1B1C1D"/>
          <w:kern w:val="0"/>
          <w:lang w:bidi="ar"/>
        </w:rPr>
        <w:t>955</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86</w:t>
      </w:r>
      <w:r>
        <w:rPr>
          <w:rFonts w:ascii="Times New Roman" w:eastAsia="Times New Roman" w:hAnsi="Times New Roman" w:cs="Times New Roman"/>
          <w:color w:val="1B1C1D"/>
          <w:kern w:val="0"/>
          <w:lang w:bidi="ar"/>
        </w:rPr>
        <w:t xml:space="preserve"> patients (</w:t>
      </w:r>
      <w:r>
        <w:rPr>
          <w:rFonts w:ascii="Times New Roman" w:eastAsia="Times New Roman" w:hAnsi="Times New Roman" w:cs="Times New Roman"/>
          <w:color w:val="1B1C1D"/>
          <w:kern w:val="0"/>
          <w:lang w:bidi="ar"/>
        </w:rPr>
        <w:t>9.0%</w:t>
      </w:r>
      <w:r>
        <w:rPr>
          <w:rFonts w:ascii="Times New Roman" w:eastAsia="Times New Roman" w:hAnsi="Times New Roman" w:cs="Times New Roman"/>
          <w:color w:val="1B1C1D"/>
          <w:kern w:val="0"/>
          <w:lang w:bidi="ar"/>
        </w:rPr>
        <w:t xml:space="preserve">) had isolated MR, </w:t>
      </w:r>
      <w:r>
        <w:rPr>
          <w:rFonts w:ascii="Times New Roman" w:eastAsia="Times New Roman" w:hAnsi="Times New Roman" w:cs="Times New Roman"/>
          <w:color w:val="1B1C1D"/>
          <w:kern w:val="0"/>
          <w:lang w:bidi="ar"/>
        </w:rPr>
        <w:t>261</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27.3%</w:t>
      </w:r>
      <w:r>
        <w:rPr>
          <w:rFonts w:ascii="Times New Roman" w:eastAsia="Times New Roman" w:hAnsi="Times New Roman" w:cs="Times New Roman"/>
          <w:color w:val="1B1C1D"/>
          <w:kern w:val="0"/>
          <w:lang w:bidi="ar"/>
        </w:rPr>
        <w:t xml:space="preserve">) isolated TR, and </w:t>
      </w:r>
      <w:r>
        <w:rPr>
          <w:rFonts w:ascii="Times New Roman" w:eastAsia="Times New Roman" w:hAnsi="Times New Roman" w:cs="Times New Roman"/>
          <w:color w:val="1B1C1D"/>
          <w:kern w:val="0"/>
          <w:lang w:bidi="ar"/>
        </w:rPr>
        <w:t>361</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37.8%</w:t>
      </w:r>
      <w:r>
        <w:rPr>
          <w:rFonts w:ascii="Times New Roman" w:eastAsia="Times New Roman" w:hAnsi="Times New Roman" w:cs="Times New Roman"/>
          <w:color w:val="1B1C1D"/>
          <w:kern w:val="0"/>
          <w:lang w:bidi="ar"/>
        </w:rPr>
        <w:t xml:space="preserve">) combined disease. The adjusted MR–TR association was also </w:t>
      </w:r>
      <w:r>
        <w:rPr>
          <w:rFonts w:ascii="Times New Roman" w:eastAsia="Times New Roman" w:hAnsi="Times New Roman" w:cs="Times New Roman"/>
          <w:color w:val="1B1C1D"/>
          <w:kern w:val="0"/>
          <w:lang w:bidi="ar"/>
        </w:rPr>
        <w:lastRenderedPageBreak/>
        <w:t>present (</w:t>
      </w:r>
      <w:proofErr w:type="gramStart"/>
      <w:r>
        <w:rPr>
          <w:rFonts w:ascii="Times New Roman" w:eastAsia="Times New Roman" w:hAnsi="Times New Roman" w:cs="Times New Roman"/>
          <w:color w:val="1B1C1D"/>
          <w:kern w:val="0"/>
          <w:lang w:bidi="ar"/>
        </w:rPr>
        <w:t>OR,</w:t>
      </w:r>
      <w:proofErr w:type="gramEnd"/>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2.87</w:t>
      </w:r>
      <w:r>
        <w:rPr>
          <w:rFonts w:ascii="Times New Roman" w:eastAsia="Times New Roman" w:hAnsi="Times New Roman" w:cs="Times New Roman"/>
          <w:color w:val="1B1C1D"/>
          <w:kern w:val="0"/>
          <w:lang w:bidi="ar"/>
        </w:rPr>
        <w:t xml:space="preserve">; 95% CI, </w:t>
      </w:r>
      <w:r>
        <w:rPr>
          <w:rFonts w:ascii="Times New Roman" w:eastAsia="Times New Roman" w:hAnsi="Times New Roman" w:cs="Times New Roman"/>
          <w:color w:val="1B1C1D"/>
          <w:kern w:val="0"/>
          <w:lang w:bidi="ar"/>
        </w:rPr>
        <w:t>1.93–4.29</w:t>
      </w:r>
      <w:r>
        <w:rPr>
          <w:rFonts w:ascii="Times New Roman" w:eastAsia="Times New Roman" w:hAnsi="Times New Roman" w:cs="Times New Roman"/>
          <w:color w:val="1B1C1D"/>
          <w:kern w:val="0"/>
          <w:lang w:bidi="ar"/>
        </w:rPr>
        <w:t xml:space="preserve">), with enlargement of both atria in combined disease. Its greater prevalence than in paroxysmal AF persisted after age and sex adjustment (prevalence ratio, </w:t>
      </w:r>
      <w:r>
        <w:rPr>
          <w:rFonts w:ascii="Times New Roman" w:eastAsia="Times New Roman" w:hAnsi="Times New Roman" w:cs="Times New Roman"/>
          <w:color w:val="1B1C1D"/>
          <w:kern w:val="0"/>
          <w:lang w:bidi="ar"/>
        </w:rPr>
        <w:t>3.12</w:t>
      </w:r>
      <w:r>
        <w:rPr>
          <w:rFonts w:ascii="Times New Roman" w:eastAsia="Times New Roman" w:hAnsi="Times New Roman" w:cs="Times New Roman"/>
          <w:color w:val="1B1C1D"/>
          <w:kern w:val="0"/>
          <w:lang w:bidi="ar"/>
        </w:rPr>
        <w:t xml:space="preserve">; 95% CI, </w:t>
      </w:r>
      <w:r>
        <w:rPr>
          <w:rFonts w:ascii="Times New Roman" w:eastAsia="Times New Roman" w:hAnsi="Times New Roman" w:cs="Times New Roman"/>
          <w:color w:val="1B1C1D"/>
          <w:kern w:val="0"/>
          <w:lang w:bidi="ar"/>
        </w:rPr>
        <w:t>2.67–3.65</w:t>
      </w:r>
      <w:r>
        <w:rPr>
          <w:rFonts w:ascii="Times New Roman" w:eastAsia="Times New Roman" w:hAnsi="Times New Roman" w:cs="Times New Roman"/>
          <w:color w:val="1B1C1D"/>
          <w:kern w:val="0"/>
          <w:lang w:bidi="ar"/>
        </w:rPr>
        <w:t>).</w:t>
      </w:r>
    </w:p>
    <w:p w14:paraId="4F01D2BF"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Overall, MR–TR co-occurrence exceeded the expectation conditional on age, sex, and AF type (observed/expected ratio, 1.26; 95% CI, </w:t>
      </w:r>
      <w:r>
        <w:rPr>
          <w:rFonts w:ascii="Times New Roman" w:eastAsia="Times New Roman" w:hAnsi="Times New Roman" w:cs="Times New Roman"/>
          <w:color w:val="1B1C1D"/>
          <w:kern w:val="0"/>
          <w:lang w:bidi="ar"/>
        </w:rPr>
        <w:t>1.20–1.30</w:t>
      </w:r>
      <w:r>
        <w:rPr>
          <w:rFonts w:ascii="Times New Roman" w:eastAsia="Times New Roman" w:hAnsi="Times New Roman" w:cs="Times New Roman"/>
          <w:color w:val="1B1C1D"/>
          <w:kern w:val="0"/>
          <w:lang w:bidi="ar"/>
        </w:rPr>
        <w:t>). In combined disease, grade ≥2 MR occurred in 38.1%, versus 26.2% with isolated MR; corresponding TR proportions were 53.7% and 29.9%. LA enlargement predominated with isolated MR and RA enlargement with isolated TR (Supplementary Table S1A).</w:t>
      </w:r>
    </w:p>
    <w:p w14:paraId="13FEBECF" w14:textId="77777777" w:rsidR="00870F3C" w:rsidRDefault="00000000">
      <w:pPr>
        <w:keepNext/>
        <w:spacing w:after="80" w:line="240" w:lineRule="auto"/>
        <w:jc w:val="center"/>
        <w:rPr>
          <w:rFonts w:ascii="Times New Roman" w:eastAsia="宋体" w:hAnsi="Times New Roman" w:cs="Times New Roman"/>
          <w:color w:val="1B1C1D"/>
          <w:kern w:val="0"/>
          <w:lang w:bidi="ar"/>
        </w:rPr>
      </w:pPr>
      <w:del w:id="91117" w:author="Claude (E29 修订)" w:date="2026-10-08T23:00:00Z">
        <w:r>
          <w:rPr>
            <w:noProof/>
          </w:rPr>
          <w:lastRenderedPageBreak/>
          <w:drawing>
            <wp:inline distT="0" distB="0" distL="114300" distR="114300" wp14:anchorId="746F8D28" wp14:editId="7687200E">
              <wp:extent cx="5733288" cy="6787878"/>
              <wp:effectExtent l="0" t="0" r="0" b="0"/>
              <wp:docPr id="91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733288" cy="6787878"/>
                      </a:xfrm>
                      <a:prstGeom prst="rect">
                        <a:avLst/>
                      </a:prstGeom>
                    </pic:spPr>
                  </pic:pic>
                </a:graphicData>
              </a:graphic>
            </wp:inline>
          </w:drawing>
        </w:r>
      </w:del>
      <w:ins w:id="91118" w:author="Claude (E29 修订)" w:date="2026-10-08T23:00:00Z">
        <w:r>
          <w:rPr>
            <w:noProof/>
          </w:rPr>
          <w:lastRenderedPageBreak/>
          <w:drawing>
            <wp:inline distT="0" distB="0" distL="114300" distR="114300" wp14:anchorId="746F8D28" wp14:editId="7687200E">
              <wp:extent cx="5733288" cy="6787878"/>
              <wp:effectExtent l="0" t="0" r="0" b="0"/>
              <wp:docPr id="91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6"/>
                      <a:stretch>
                        <a:fillRect/>
                      </a:stretch>
                    </pic:blipFill>
                    <pic:spPr>
                      <a:xfrm>
                        <a:off x="0" y="0"/>
                        <a:ext cx="5733288" cy="6787878"/>
                      </a:xfrm>
                      <a:prstGeom prst="rect">
                        <a:avLst/>
                      </a:prstGeom>
                    </pic:spPr>
                  </pic:pic>
                </a:graphicData>
              </a:graphic>
            </wp:inline>
          </w:drawing>
        </w:r>
      </w:ins>
    </w:p>
    <w:p w14:paraId="2EEAC160" w14:textId="77777777" w:rsidR="00870F3C" w:rsidRDefault="00000000">
      <w:pPr>
        <w:keepNext/>
        <w:rPr/>
      </w:pPr>
      <w:r>
        <w:rPr>
          <w:rFonts w:ascii="Times New Roman" w:eastAsia="Times New Roman" w:hAnsi="Times New Roman" w:cs="Times New Roman"/>
          <w:b/>
          <w:color w:val="1B1C1D"/>
          <w:kern w:val="0"/>
          <w:lang w:bidi="ar"/>
        </w:rPr>
        <w:t>Figure 2. Regurgitation burden before ablation and its course at 1 month and about 1 year.</w:t>
      </w:r>
    </w:p>
    <w:p w14:paraId="7F093FDC" w14:textId="77777777" w:rsidR="00870F3C" w:rsidRDefault="00000000">
      <w:pPr>
        <w:keepNext/>
        <w:rPr/>
      </w:pPr>
      <w:r>
        <w:rPr>
          <w:rFonts w:ascii="Times New Roman" w:eastAsia="Times New Roman" w:hAnsi="Times New Roman" w:cs="Times New Roman"/>
          <w:b/>
          <w:color w:val="1B1C1D"/>
        </w:rPr>
        <w:t>Table 1.</w:t>
      </w:r>
      <w:r>
        <w:rPr>
          <w:rFonts w:ascii="Times New Roman" w:eastAsia="Times New Roman" w:hAnsi="Times New Roman" w:cs="Times New Roman"/>
          <w:color w:val="1B1C1D"/>
        </w:rPr>
        <w:t xml:space="preserve"> Baseline characteristics by AF type in the baseline phenotype and paired response </w:t>
      </w:r>
      <w:r>
        <w:rPr>
          <w:rFonts w:ascii="Times New Roman" w:eastAsia="Times New Roman" w:hAnsi="Times New Roman" w:cs="Times New Roman"/>
          <w:color w:val="1B1C1D"/>
        </w:rPr>
        <w:lastRenderedPageBreak/>
        <w:t>cohorts.</w:t>
      </w:r>
    </w:p>
    <w:tbl>
      <w:tblPr>
        <w:tblW w:w="9242" w:type="dxa"/>
        <w:jc w:val="center"/>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811"/>
        <w:gridCol w:w="2199"/>
        <w:gridCol w:w="2194"/>
        <w:gridCol w:w="1038"/>
      </w:tblGrid>
      <w:tr w:rsidR="005675A1" w14:paraId="39C48CE7" w14:textId="77777777">
        <w:trPr>
          <w:cantSplit/>
          <w:tblHeader/>
          <w:tblCellSpacing w:w="15" w:type="dxa"/>
          <w:jc w:val="center"/>
        </w:trPr>
        <w:tc>
          <w:tcPr>
            <w:tcW w:w="3842" w:type="dxa"/>
            <w:tcBorders>
              <w:bottom w:val="single" w:sz="4" w:space="0" w:color="auto"/>
            </w:tcBorders>
            <w:tcMar>
              <w:top w:w="40" w:type="dxa"/>
              <w:left w:w="110" w:type="dxa"/>
              <w:bottom w:w="40" w:type="dxa"/>
              <w:right w:w="110" w:type="dxa"/>
            </w:tcMar>
            <w:vAlign w:val="center"/>
          </w:tcPr>
          <w:p w14:paraId="20E3DFC6" w14:textId="77777777" w:rsidR="005675A1" w:rsidRDefault="00000000">
            <w:pPr>
              <w:keepNext/>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Characteristic</w:t>
            </w:r>
          </w:p>
        </w:tc>
        <w:tc>
          <w:tcPr>
            <w:tcW w:w="2200" w:type="dxa"/>
            <w:tcBorders>
              <w:bottom w:val="single" w:sz="4" w:space="0" w:color="auto"/>
            </w:tcBorders>
            <w:tcMar>
              <w:top w:w="40" w:type="dxa"/>
              <w:left w:w="110" w:type="dxa"/>
              <w:bottom w:w="40" w:type="dxa"/>
              <w:right w:w="110" w:type="dxa"/>
            </w:tcMar>
            <w:vAlign w:val="center"/>
          </w:tcPr>
          <w:p w14:paraId="610C645A" w14:textId="77777777" w:rsidR="005675A1" w:rsidRDefault="00000000">
            <w:pPr>
              <w:keepNext/>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Paroxysmal AF</w:t>
            </w:r>
          </w:p>
        </w:tc>
        <w:tc>
          <w:tcPr>
            <w:tcW w:w="2200" w:type="dxa"/>
            <w:tcBorders>
              <w:bottom w:val="single" w:sz="4" w:space="0" w:color="auto"/>
            </w:tcBorders>
            <w:tcMar>
              <w:top w:w="40" w:type="dxa"/>
              <w:left w:w="110" w:type="dxa"/>
              <w:bottom w:w="40" w:type="dxa"/>
              <w:right w:w="110" w:type="dxa"/>
            </w:tcMar>
            <w:vAlign w:val="center"/>
          </w:tcPr>
          <w:p w14:paraId="3372BE17" w14:textId="77777777" w:rsidR="005675A1" w:rsidRDefault="00000000">
            <w:pPr>
              <w:keepNext/>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Persistent AF</w:t>
            </w:r>
          </w:p>
        </w:tc>
        <w:tc>
          <w:tcPr>
            <w:tcW w:w="1000" w:type="dxa"/>
            <w:tcBorders>
              <w:bottom w:val="single" w:sz="4" w:space="0" w:color="auto"/>
            </w:tcBorders>
            <w:tcMar>
              <w:top w:w="40" w:type="dxa"/>
              <w:left w:w="110" w:type="dxa"/>
              <w:bottom w:w="40" w:type="dxa"/>
              <w:right w:w="110" w:type="dxa"/>
            </w:tcMar>
            <w:vAlign w:val="center"/>
          </w:tcPr>
          <w:p w14:paraId="53F359B0" w14:textId="77777777" w:rsidR="005675A1" w:rsidRDefault="00000000">
            <w:pPr>
              <w:keepNext/>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 value</w:t>
            </w:r>
          </w:p>
        </w:tc>
      </w:tr>
      <w:tr w:rsidR="005675A1" w14:paraId="732A3ADA" w14:textId="77777777">
        <w:trPr>
          <w:cantSplit/>
          <w:tblCellSpacing w:w="15" w:type="dxa"/>
          <w:jc w:val="center"/>
        </w:trPr>
        <w:tc>
          <w:tcPr>
            <w:tcW w:w="9242" w:type="dxa"/>
            <w:gridSpan w:val="4"/>
            <w:tcMar>
              <w:top w:w="40" w:type="dxa"/>
              <w:left w:w="110" w:type="dxa"/>
              <w:bottom w:w="40" w:type="dxa"/>
              <w:right w:w="110" w:type="dxa"/>
            </w:tcMar>
            <w:vAlign w:val="center"/>
          </w:tcPr>
          <w:p w14:paraId="445E5D33" w14:textId="77777777" w:rsidR="005675A1" w:rsidRDefault="00000000">
            <w:pPr>
              <w:widowControl/>
              <w:snapToGrid w:val="0"/>
              <w:spacing w:line="240" w:lineRule="auto"/>
              <w:jc w:val="left"/>
              <w:rPr>
                <w:rFonts w:ascii="Times New Roman" w:eastAsia="Times New Roman" w:hAnsi="Times New Roman" w:cs="Times New Roman"/>
                <w:b/>
                <w:color w:val="1B1C1D"/>
                <w:sz w:val="20"/>
                <w:szCs w:val="20"/>
              </w:rPr>
            </w:pPr>
            <w:r>
              <w:rPr>
                <w:rFonts w:ascii="Times New Roman" w:eastAsia="Times New Roman" w:hAnsi="Times New Roman" w:cs="Times New Roman"/>
                <w:b/>
                <w:color w:val="1B1C1D"/>
                <w:sz w:val="20"/>
                <w:szCs w:val="20"/>
              </w:rPr>
              <w:t>Baseline phenotype cohort (patients)</w:t>
            </w:r>
          </w:p>
        </w:tc>
      </w:tr>
      <w:tr w:rsidR="005675A1" w14:paraId="3063B9DB" w14:textId="77777777">
        <w:trPr>
          <w:cantSplit/>
          <w:tblCellSpacing w:w="15" w:type="dxa"/>
          <w:jc w:val="center"/>
        </w:trPr>
        <w:tc>
          <w:tcPr>
            <w:tcW w:w="3842" w:type="dxa"/>
            <w:tcMar>
              <w:top w:w="40" w:type="dxa"/>
              <w:left w:w="110" w:type="dxa"/>
              <w:bottom w:w="40" w:type="dxa"/>
              <w:right w:w="110" w:type="dxa"/>
            </w:tcMar>
            <w:vAlign w:val="center"/>
          </w:tcPr>
          <w:p w14:paraId="3620A86B"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Patients, n</w:t>
            </w:r>
          </w:p>
        </w:tc>
        <w:tc>
          <w:tcPr>
            <w:tcW w:w="2200" w:type="dxa"/>
            <w:tcMar>
              <w:top w:w="40" w:type="dxa"/>
              <w:left w:w="110" w:type="dxa"/>
              <w:bottom w:w="40" w:type="dxa"/>
              <w:right w:w="110" w:type="dxa"/>
            </w:tcMar>
            <w:vAlign w:val="center"/>
          </w:tcPr>
          <w:p w14:paraId="1DE9E80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1,367</w:t>
            </w:r>
          </w:p>
        </w:tc>
        <w:tc>
          <w:tcPr>
            <w:tcW w:w="2200" w:type="dxa"/>
            <w:tcMar>
              <w:top w:w="40" w:type="dxa"/>
              <w:left w:w="110" w:type="dxa"/>
              <w:bottom w:w="40" w:type="dxa"/>
              <w:right w:w="110" w:type="dxa"/>
            </w:tcMar>
            <w:vAlign w:val="center"/>
          </w:tcPr>
          <w:p w14:paraId="31769E7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955</w:t>
            </w:r>
          </w:p>
        </w:tc>
        <w:tc>
          <w:tcPr>
            <w:tcW w:w="1000" w:type="dxa"/>
            <w:tcMar>
              <w:top w:w="40" w:type="dxa"/>
              <w:left w:w="110" w:type="dxa"/>
              <w:bottom w:w="40" w:type="dxa"/>
              <w:right w:w="110" w:type="dxa"/>
            </w:tcMar>
            <w:vAlign w:val="center"/>
          </w:tcPr>
          <w:p w14:paraId="2EA94FB6"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5266A02A" w14:textId="77777777">
        <w:trPr>
          <w:cantSplit/>
          <w:tblCellSpacing w:w="15" w:type="dxa"/>
          <w:jc w:val="center"/>
        </w:trPr>
        <w:tc>
          <w:tcPr>
            <w:tcW w:w="3842" w:type="dxa"/>
            <w:tcMar>
              <w:top w:w="40" w:type="dxa"/>
              <w:left w:w="110" w:type="dxa"/>
              <w:bottom w:w="40" w:type="dxa"/>
              <w:right w:w="110" w:type="dxa"/>
            </w:tcMar>
            <w:vAlign w:val="center"/>
          </w:tcPr>
          <w:p w14:paraId="7CDDDDFF"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Age, years</w:t>
            </w:r>
          </w:p>
        </w:tc>
        <w:tc>
          <w:tcPr>
            <w:tcW w:w="2200" w:type="dxa"/>
            <w:tcMar>
              <w:top w:w="40" w:type="dxa"/>
              <w:left w:w="110" w:type="dxa"/>
              <w:bottom w:w="40" w:type="dxa"/>
              <w:right w:w="110" w:type="dxa"/>
            </w:tcMar>
            <w:vAlign w:val="center"/>
          </w:tcPr>
          <w:p w14:paraId="669A7ED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63 (54, 72)</w:t>
            </w:r>
          </w:p>
        </w:tc>
        <w:tc>
          <w:tcPr>
            <w:tcW w:w="2200" w:type="dxa"/>
            <w:tcMar>
              <w:top w:w="40" w:type="dxa"/>
              <w:left w:w="110" w:type="dxa"/>
              <w:bottom w:w="40" w:type="dxa"/>
              <w:right w:w="110" w:type="dxa"/>
            </w:tcMar>
            <w:vAlign w:val="center"/>
          </w:tcPr>
          <w:p w14:paraId="5001CE7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65 (57, 72)</w:t>
            </w:r>
          </w:p>
        </w:tc>
        <w:tc>
          <w:tcPr>
            <w:tcW w:w="1000" w:type="dxa"/>
            <w:tcMar>
              <w:top w:w="40" w:type="dxa"/>
              <w:left w:w="110" w:type="dxa"/>
              <w:bottom w:w="40" w:type="dxa"/>
              <w:right w:w="110" w:type="dxa"/>
            </w:tcMar>
            <w:vAlign w:val="center"/>
          </w:tcPr>
          <w:p w14:paraId="705A471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0.070</w:t>
            </w:r>
          </w:p>
        </w:tc>
      </w:tr>
      <w:tr w:rsidR="005675A1" w14:paraId="15BABEA4" w14:textId="77777777">
        <w:trPr>
          <w:cantSplit/>
          <w:tblCellSpacing w:w="15" w:type="dxa"/>
          <w:jc w:val="center"/>
        </w:trPr>
        <w:tc>
          <w:tcPr>
            <w:tcW w:w="3842" w:type="dxa"/>
            <w:tcMar>
              <w:top w:w="40" w:type="dxa"/>
              <w:left w:w="110" w:type="dxa"/>
              <w:bottom w:w="40" w:type="dxa"/>
              <w:right w:w="110" w:type="dxa"/>
            </w:tcMar>
            <w:vAlign w:val="center"/>
          </w:tcPr>
          <w:p w14:paraId="461B3E81"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Sex, female</w:t>
            </w:r>
          </w:p>
        </w:tc>
        <w:tc>
          <w:tcPr>
            <w:tcW w:w="2200" w:type="dxa"/>
            <w:tcMar>
              <w:top w:w="40" w:type="dxa"/>
              <w:left w:w="110" w:type="dxa"/>
              <w:bottom w:w="40" w:type="dxa"/>
              <w:right w:w="110" w:type="dxa"/>
            </w:tcMar>
            <w:vAlign w:val="center"/>
          </w:tcPr>
          <w:p w14:paraId="1E39AD2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646 (47.3%)</w:t>
            </w:r>
          </w:p>
        </w:tc>
        <w:tc>
          <w:tcPr>
            <w:tcW w:w="2200" w:type="dxa"/>
            <w:tcMar>
              <w:top w:w="40" w:type="dxa"/>
              <w:left w:w="110" w:type="dxa"/>
              <w:bottom w:w="40" w:type="dxa"/>
              <w:right w:w="110" w:type="dxa"/>
            </w:tcMar>
            <w:vAlign w:val="center"/>
          </w:tcPr>
          <w:p w14:paraId="25B3DC2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335 (35.1%)</w:t>
            </w:r>
          </w:p>
        </w:tc>
        <w:tc>
          <w:tcPr>
            <w:tcW w:w="1000" w:type="dxa"/>
            <w:tcMar>
              <w:top w:w="40" w:type="dxa"/>
              <w:left w:w="110" w:type="dxa"/>
              <w:bottom w:w="40" w:type="dxa"/>
              <w:right w:w="110" w:type="dxa"/>
            </w:tcMar>
            <w:vAlign w:val="center"/>
          </w:tcPr>
          <w:p w14:paraId="00108B4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003D1E88" w14:textId="77777777">
        <w:trPr>
          <w:cantSplit/>
          <w:tblCellSpacing w:w="15" w:type="dxa"/>
          <w:jc w:val="center"/>
        </w:trPr>
        <w:tc>
          <w:tcPr>
            <w:tcW w:w="3842" w:type="dxa"/>
            <w:tcMar>
              <w:top w:w="40" w:type="dxa"/>
              <w:left w:w="110" w:type="dxa"/>
              <w:bottom w:w="40" w:type="dxa"/>
              <w:right w:w="110" w:type="dxa"/>
            </w:tcMar>
            <w:vAlign w:val="center"/>
          </w:tcPr>
          <w:p w14:paraId="38304962"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MR/TR phenotype (analysis grade ≥1)</w:t>
            </w:r>
          </w:p>
        </w:tc>
        <w:tc>
          <w:tcPr>
            <w:tcW w:w="2200" w:type="dxa"/>
            <w:tcMar>
              <w:top w:w="40" w:type="dxa"/>
              <w:left w:w="110" w:type="dxa"/>
              <w:bottom w:w="40" w:type="dxa"/>
              <w:right w:w="110" w:type="dxa"/>
            </w:tcMar>
            <w:vAlign w:val="center"/>
          </w:tcPr>
          <w:p w14:paraId="2F7C17C0"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2200" w:type="dxa"/>
            <w:tcMar>
              <w:top w:w="40" w:type="dxa"/>
              <w:left w:w="110" w:type="dxa"/>
              <w:bottom w:w="40" w:type="dxa"/>
              <w:right w:w="110" w:type="dxa"/>
            </w:tcMar>
            <w:vAlign w:val="center"/>
          </w:tcPr>
          <w:p w14:paraId="46A7FEA3"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1000" w:type="dxa"/>
            <w:tcMar>
              <w:top w:w="40" w:type="dxa"/>
              <w:left w:w="110" w:type="dxa"/>
              <w:bottom w:w="40" w:type="dxa"/>
              <w:right w:w="110" w:type="dxa"/>
            </w:tcMar>
            <w:vAlign w:val="center"/>
          </w:tcPr>
          <w:p w14:paraId="35E07D8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00AA39A7" w14:textId="77777777">
        <w:trPr>
          <w:cantSplit/>
          <w:tblCellSpacing w:w="15" w:type="dxa"/>
          <w:jc w:val="center"/>
        </w:trPr>
        <w:tc>
          <w:tcPr>
            <w:tcW w:w="3842" w:type="dxa"/>
            <w:tcMar>
              <w:top w:w="40" w:type="dxa"/>
              <w:left w:w="110" w:type="dxa"/>
              <w:bottom w:w="40" w:type="dxa"/>
              <w:right w:w="110" w:type="dxa"/>
            </w:tcMar>
            <w:vAlign w:val="center"/>
          </w:tcPr>
          <w:p w14:paraId="43C90380"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Neither</w:t>
            </w:r>
          </w:p>
        </w:tc>
        <w:tc>
          <w:tcPr>
            <w:tcW w:w="2200" w:type="dxa"/>
            <w:tcMar>
              <w:top w:w="40" w:type="dxa"/>
              <w:left w:w="110" w:type="dxa"/>
              <w:bottom w:w="40" w:type="dxa"/>
              <w:right w:w="110" w:type="dxa"/>
            </w:tcMar>
            <w:vAlign w:val="center"/>
          </w:tcPr>
          <w:p w14:paraId="119812E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819 (59.9%)</w:t>
            </w:r>
          </w:p>
        </w:tc>
        <w:tc>
          <w:tcPr>
            <w:tcW w:w="2200" w:type="dxa"/>
            <w:tcMar>
              <w:top w:w="40" w:type="dxa"/>
              <w:left w:w="110" w:type="dxa"/>
              <w:bottom w:w="40" w:type="dxa"/>
              <w:right w:w="110" w:type="dxa"/>
            </w:tcMar>
            <w:vAlign w:val="center"/>
          </w:tcPr>
          <w:p w14:paraId="121A022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247 (25.9%)</w:t>
            </w:r>
          </w:p>
        </w:tc>
        <w:tc>
          <w:tcPr>
            <w:tcW w:w="1000" w:type="dxa"/>
            <w:tcMar>
              <w:top w:w="40" w:type="dxa"/>
              <w:left w:w="110" w:type="dxa"/>
              <w:bottom w:w="40" w:type="dxa"/>
              <w:right w:w="110" w:type="dxa"/>
            </w:tcMar>
            <w:vAlign w:val="center"/>
          </w:tcPr>
          <w:p w14:paraId="0AD0A081"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66257F16" w14:textId="77777777">
        <w:trPr>
          <w:cantSplit/>
          <w:tblCellSpacing w:w="15" w:type="dxa"/>
          <w:jc w:val="center"/>
        </w:trPr>
        <w:tc>
          <w:tcPr>
            <w:tcW w:w="3842" w:type="dxa"/>
            <w:tcMar>
              <w:top w:w="40" w:type="dxa"/>
              <w:left w:w="110" w:type="dxa"/>
              <w:bottom w:w="40" w:type="dxa"/>
              <w:right w:w="110" w:type="dxa"/>
            </w:tcMar>
            <w:vAlign w:val="center"/>
          </w:tcPr>
          <w:p w14:paraId="1D726568"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 only</w:t>
            </w:r>
          </w:p>
        </w:tc>
        <w:tc>
          <w:tcPr>
            <w:tcW w:w="2200" w:type="dxa"/>
            <w:tcMar>
              <w:top w:w="40" w:type="dxa"/>
              <w:left w:w="110" w:type="dxa"/>
              <w:bottom w:w="40" w:type="dxa"/>
              <w:right w:w="110" w:type="dxa"/>
            </w:tcMar>
            <w:vAlign w:val="center"/>
          </w:tcPr>
          <w:p w14:paraId="48A900E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139 (10.2%)</w:t>
            </w:r>
          </w:p>
        </w:tc>
        <w:tc>
          <w:tcPr>
            <w:tcW w:w="2200" w:type="dxa"/>
            <w:tcMar>
              <w:top w:w="40" w:type="dxa"/>
              <w:left w:w="110" w:type="dxa"/>
              <w:bottom w:w="40" w:type="dxa"/>
              <w:right w:w="110" w:type="dxa"/>
            </w:tcMar>
            <w:vAlign w:val="center"/>
          </w:tcPr>
          <w:p w14:paraId="169567A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86 (9.0%)</w:t>
            </w:r>
          </w:p>
        </w:tc>
        <w:tc>
          <w:tcPr>
            <w:tcW w:w="1000" w:type="dxa"/>
            <w:tcMar>
              <w:top w:w="40" w:type="dxa"/>
              <w:left w:w="110" w:type="dxa"/>
              <w:bottom w:w="40" w:type="dxa"/>
              <w:right w:w="110" w:type="dxa"/>
            </w:tcMar>
            <w:vAlign w:val="center"/>
          </w:tcPr>
          <w:p w14:paraId="7CB5D125"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30CA02F4" w14:textId="77777777">
        <w:trPr>
          <w:cantSplit/>
          <w:tblCellSpacing w:w="15" w:type="dxa"/>
          <w:jc w:val="center"/>
        </w:trPr>
        <w:tc>
          <w:tcPr>
            <w:tcW w:w="3842" w:type="dxa"/>
            <w:tcMar>
              <w:top w:w="40" w:type="dxa"/>
              <w:left w:w="110" w:type="dxa"/>
              <w:bottom w:w="40" w:type="dxa"/>
              <w:right w:w="110" w:type="dxa"/>
            </w:tcMar>
            <w:vAlign w:val="center"/>
          </w:tcPr>
          <w:p w14:paraId="47895891"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TR only</w:t>
            </w:r>
          </w:p>
        </w:tc>
        <w:tc>
          <w:tcPr>
            <w:tcW w:w="2200" w:type="dxa"/>
            <w:tcMar>
              <w:top w:w="40" w:type="dxa"/>
              <w:left w:w="110" w:type="dxa"/>
              <w:bottom w:w="40" w:type="dxa"/>
              <w:right w:w="110" w:type="dxa"/>
            </w:tcMar>
            <w:vAlign w:val="center"/>
          </w:tcPr>
          <w:p w14:paraId="7B1789E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237 (17.3%)</w:t>
            </w:r>
          </w:p>
        </w:tc>
        <w:tc>
          <w:tcPr>
            <w:tcW w:w="2200" w:type="dxa"/>
            <w:tcMar>
              <w:top w:w="40" w:type="dxa"/>
              <w:left w:w="110" w:type="dxa"/>
              <w:bottom w:w="40" w:type="dxa"/>
              <w:right w:w="110" w:type="dxa"/>
            </w:tcMar>
            <w:vAlign w:val="center"/>
          </w:tcPr>
          <w:p w14:paraId="5111DA2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261 (27.3%)</w:t>
            </w:r>
          </w:p>
        </w:tc>
        <w:tc>
          <w:tcPr>
            <w:tcW w:w="1000" w:type="dxa"/>
            <w:tcMar>
              <w:top w:w="40" w:type="dxa"/>
              <w:left w:w="110" w:type="dxa"/>
              <w:bottom w:w="40" w:type="dxa"/>
              <w:right w:w="110" w:type="dxa"/>
            </w:tcMar>
            <w:vAlign w:val="center"/>
          </w:tcPr>
          <w:p w14:paraId="34EADA6B"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32AED8AC" w14:textId="77777777">
        <w:trPr>
          <w:cantSplit/>
          <w:tblCellSpacing w:w="15" w:type="dxa"/>
          <w:jc w:val="center"/>
        </w:trPr>
        <w:tc>
          <w:tcPr>
            <w:tcW w:w="3842" w:type="dxa"/>
            <w:tcMar>
              <w:top w:w="40" w:type="dxa"/>
              <w:left w:w="110" w:type="dxa"/>
              <w:bottom w:w="40" w:type="dxa"/>
              <w:right w:w="110" w:type="dxa"/>
            </w:tcMar>
            <w:vAlign w:val="center"/>
          </w:tcPr>
          <w:p w14:paraId="50E01A70"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 and TR</w:t>
            </w:r>
          </w:p>
        </w:tc>
        <w:tc>
          <w:tcPr>
            <w:tcW w:w="2200" w:type="dxa"/>
            <w:tcMar>
              <w:top w:w="40" w:type="dxa"/>
              <w:left w:w="110" w:type="dxa"/>
              <w:bottom w:w="40" w:type="dxa"/>
              <w:right w:w="110" w:type="dxa"/>
            </w:tcMar>
            <w:vAlign w:val="center"/>
          </w:tcPr>
          <w:p w14:paraId="406325A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172 (12.6%)</w:t>
            </w:r>
          </w:p>
        </w:tc>
        <w:tc>
          <w:tcPr>
            <w:tcW w:w="2200" w:type="dxa"/>
            <w:tcMar>
              <w:top w:w="40" w:type="dxa"/>
              <w:left w:w="110" w:type="dxa"/>
              <w:bottom w:w="40" w:type="dxa"/>
              <w:right w:w="110" w:type="dxa"/>
            </w:tcMar>
            <w:vAlign w:val="center"/>
          </w:tcPr>
          <w:p w14:paraId="36A9931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361 (37.8%)</w:t>
            </w:r>
          </w:p>
        </w:tc>
        <w:tc>
          <w:tcPr>
            <w:tcW w:w="1000" w:type="dxa"/>
            <w:tcMar>
              <w:top w:w="40" w:type="dxa"/>
              <w:left w:w="110" w:type="dxa"/>
              <w:bottom w:w="40" w:type="dxa"/>
              <w:right w:w="110" w:type="dxa"/>
            </w:tcMar>
            <w:vAlign w:val="center"/>
          </w:tcPr>
          <w:p w14:paraId="227D0ED5"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3AFB8EEC" w14:textId="77777777">
        <w:trPr>
          <w:cantSplit/>
          <w:tblCellSpacing w:w="15" w:type="dxa"/>
          <w:jc w:val="center"/>
        </w:trPr>
        <w:tc>
          <w:tcPr>
            <w:tcW w:w="3842" w:type="dxa"/>
            <w:tcMar>
              <w:top w:w="40" w:type="dxa"/>
              <w:left w:w="110" w:type="dxa"/>
              <w:bottom w:w="40" w:type="dxa"/>
              <w:right w:w="110" w:type="dxa"/>
            </w:tcMar>
            <w:vAlign w:val="center"/>
          </w:tcPr>
          <w:p w14:paraId="78BB096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 analysis grade ≥2</w:t>
            </w:r>
          </w:p>
        </w:tc>
        <w:tc>
          <w:tcPr>
            <w:tcW w:w="2200" w:type="dxa"/>
            <w:tcMar>
              <w:top w:w="40" w:type="dxa"/>
              <w:left w:w="110" w:type="dxa"/>
              <w:bottom w:w="40" w:type="dxa"/>
              <w:right w:w="110" w:type="dxa"/>
            </w:tcMar>
            <w:vAlign w:val="center"/>
          </w:tcPr>
          <w:p w14:paraId="3A64F39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101 (7.4%)</w:t>
            </w:r>
          </w:p>
        </w:tc>
        <w:tc>
          <w:tcPr>
            <w:tcW w:w="2200" w:type="dxa"/>
            <w:tcMar>
              <w:top w:w="40" w:type="dxa"/>
              <w:left w:w="110" w:type="dxa"/>
              <w:bottom w:w="40" w:type="dxa"/>
              <w:right w:w="110" w:type="dxa"/>
            </w:tcMar>
            <w:vAlign w:val="center"/>
          </w:tcPr>
          <w:p w14:paraId="4DE09CE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161 (16.9%)</w:t>
            </w:r>
          </w:p>
        </w:tc>
        <w:tc>
          <w:tcPr>
            <w:tcW w:w="1000" w:type="dxa"/>
            <w:tcMar>
              <w:top w:w="40" w:type="dxa"/>
              <w:left w:w="110" w:type="dxa"/>
              <w:bottom w:w="40" w:type="dxa"/>
              <w:right w:w="110" w:type="dxa"/>
            </w:tcMar>
            <w:vAlign w:val="center"/>
          </w:tcPr>
          <w:p w14:paraId="3CEF14B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67EF3784" w14:textId="77777777">
        <w:trPr>
          <w:cantSplit/>
          <w:tblCellSpacing w:w="15" w:type="dxa"/>
          <w:jc w:val="center"/>
        </w:trPr>
        <w:tc>
          <w:tcPr>
            <w:tcW w:w="3842" w:type="dxa"/>
            <w:tcMar>
              <w:top w:w="40" w:type="dxa"/>
              <w:left w:w="110" w:type="dxa"/>
              <w:bottom w:w="40" w:type="dxa"/>
              <w:right w:w="110" w:type="dxa"/>
            </w:tcMar>
            <w:vAlign w:val="center"/>
          </w:tcPr>
          <w:p w14:paraId="5FA6BBAA"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TR analysis grade ≥2</w:t>
            </w:r>
          </w:p>
        </w:tc>
        <w:tc>
          <w:tcPr>
            <w:tcW w:w="2200" w:type="dxa"/>
            <w:tcMar>
              <w:top w:w="40" w:type="dxa"/>
              <w:left w:w="110" w:type="dxa"/>
              <w:bottom w:w="40" w:type="dxa"/>
              <w:right w:w="110" w:type="dxa"/>
            </w:tcMar>
            <w:vAlign w:val="center"/>
          </w:tcPr>
          <w:p w14:paraId="1A7A50F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126 (9.2%)</w:t>
            </w:r>
          </w:p>
        </w:tc>
        <w:tc>
          <w:tcPr>
            <w:tcW w:w="2200" w:type="dxa"/>
            <w:tcMar>
              <w:top w:w="40" w:type="dxa"/>
              <w:left w:w="110" w:type="dxa"/>
              <w:bottom w:w="40" w:type="dxa"/>
              <w:right w:w="110" w:type="dxa"/>
            </w:tcMar>
            <w:vAlign w:val="center"/>
          </w:tcPr>
          <w:p w14:paraId="6181A06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309 (32.4%)</w:t>
            </w:r>
          </w:p>
        </w:tc>
        <w:tc>
          <w:tcPr>
            <w:tcW w:w="1000" w:type="dxa"/>
            <w:tcMar>
              <w:top w:w="40" w:type="dxa"/>
              <w:left w:w="110" w:type="dxa"/>
              <w:bottom w:w="40" w:type="dxa"/>
              <w:right w:w="110" w:type="dxa"/>
            </w:tcMar>
            <w:vAlign w:val="center"/>
          </w:tcPr>
          <w:p w14:paraId="44F4370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30FD17D5" w14:textId="77777777">
        <w:trPr>
          <w:cantSplit/>
          <w:tblCellSpacing w:w="15" w:type="dxa"/>
          <w:jc w:val="center"/>
        </w:trPr>
        <w:tc>
          <w:tcPr>
            <w:tcW w:w="3842" w:type="dxa"/>
            <w:tcMar>
              <w:top w:w="40" w:type="dxa"/>
              <w:left w:w="110" w:type="dxa"/>
              <w:bottom w:w="40" w:type="dxa"/>
              <w:right w:w="110" w:type="dxa"/>
            </w:tcMar>
            <w:vAlign w:val="center"/>
          </w:tcPr>
          <w:p w14:paraId="5F31C374"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LAD, mm</w:t>
            </w:r>
          </w:p>
        </w:tc>
        <w:tc>
          <w:tcPr>
            <w:tcW w:w="2200" w:type="dxa"/>
            <w:tcMar>
              <w:top w:w="40" w:type="dxa"/>
              <w:left w:w="110" w:type="dxa"/>
              <w:bottom w:w="40" w:type="dxa"/>
              <w:right w:w="110" w:type="dxa"/>
            </w:tcMar>
            <w:vAlign w:val="center"/>
          </w:tcPr>
          <w:p w14:paraId="132426B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37.0 (34.0, 41.0)</w:t>
            </w:r>
          </w:p>
        </w:tc>
        <w:tc>
          <w:tcPr>
            <w:tcW w:w="2200" w:type="dxa"/>
            <w:tcMar>
              <w:top w:w="40" w:type="dxa"/>
              <w:left w:w="110" w:type="dxa"/>
              <w:bottom w:w="40" w:type="dxa"/>
              <w:right w:w="110" w:type="dxa"/>
            </w:tcMar>
            <w:vAlign w:val="center"/>
          </w:tcPr>
          <w:p w14:paraId="6CECF6D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43.0 (40.0, 46.5)</w:t>
            </w:r>
          </w:p>
        </w:tc>
        <w:tc>
          <w:tcPr>
            <w:tcW w:w="1000" w:type="dxa"/>
            <w:tcMar>
              <w:top w:w="40" w:type="dxa"/>
              <w:left w:w="110" w:type="dxa"/>
              <w:bottom w:w="40" w:type="dxa"/>
              <w:right w:w="110" w:type="dxa"/>
            </w:tcMar>
            <w:vAlign w:val="center"/>
          </w:tcPr>
          <w:p w14:paraId="59C68C3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5BB7FAFF" w14:textId="77777777">
        <w:trPr>
          <w:cantSplit/>
          <w:tblCellSpacing w:w="15" w:type="dxa"/>
          <w:jc w:val="center"/>
        </w:trPr>
        <w:tc>
          <w:tcPr>
            <w:tcW w:w="3842" w:type="dxa"/>
            <w:tcMar>
              <w:top w:w="40" w:type="dxa"/>
              <w:left w:w="110" w:type="dxa"/>
              <w:bottom w:w="40" w:type="dxa"/>
              <w:right w:w="110" w:type="dxa"/>
            </w:tcMar>
            <w:vAlign w:val="center"/>
          </w:tcPr>
          <w:p w14:paraId="78880CA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LVEDd, mm</w:t>
            </w:r>
          </w:p>
        </w:tc>
        <w:tc>
          <w:tcPr>
            <w:tcW w:w="2200" w:type="dxa"/>
            <w:tcMar>
              <w:top w:w="40" w:type="dxa"/>
              <w:left w:w="110" w:type="dxa"/>
              <w:bottom w:w="40" w:type="dxa"/>
              <w:right w:w="110" w:type="dxa"/>
            </w:tcMar>
            <w:vAlign w:val="center"/>
          </w:tcPr>
          <w:p w14:paraId="165A97C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47.0 (45.0, 50.0)</w:t>
            </w:r>
          </w:p>
        </w:tc>
        <w:tc>
          <w:tcPr>
            <w:tcW w:w="2200" w:type="dxa"/>
            <w:tcMar>
              <w:top w:w="40" w:type="dxa"/>
              <w:left w:w="110" w:type="dxa"/>
              <w:bottom w:w="40" w:type="dxa"/>
              <w:right w:w="110" w:type="dxa"/>
            </w:tcMar>
            <w:vAlign w:val="center"/>
          </w:tcPr>
          <w:p w14:paraId="2C7D3B7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48.0 (46.0, 51.0)</w:t>
            </w:r>
          </w:p>
        </w:tc>
        <w:tc>
          <w:tcPr>
            <w:tcW w:w="1000" w:type="dxa"/>
            <w:tcMar>
              <w:top w:w="40" w:type="dxa"/>
              <w:left w:w="110" w:type="dxa"/>
              <w:bottom w:w="40" w:type="dxa"/>
              <w:right w:w="110" w:type="dxa"/>
            </w:tcMar>
            <w:vAlign w:val="center"/>
          </w:tcPr>
          <w:p w14:paraId="5B5EB7A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1C1784DD" w14:textId="77777777">
        <w:trPr>
          <w:cantSplit/>
          <w:tblCellSpacing w:w="15" w:type="dxa"/>
          <w:jc w:val="center"/>
        </w:trPr>
        <w:tc>
          <w:tcPr>
            <w:tcW w:w="3842" w:type="dxa"/>
            <w:tcMar>
              <w:top w:w="40" w:type="dxa"/>
              <w:left w:w="110" w:type="dxa"/>
              <w:bottom w:w="40" w:type="dxa"/>
              <w:right w:w="110" w:type="dxa"/>
            </w:tcMar>
            <w:vAlign w:val="center"/>
          </w:tcPr>
          <w:p w14:paraId="3C250278"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RAD, mm</w:t>
            </w:r>
          </w:p>
        </w:tc>
        <w:tc>
          <w:tcPr>
            <w:tcW w:w="2200" w:type="dxa"/>
            <w:tcMar>
              <w:top w:w="40" w:type="dxa"/>
              <w:left w:w="110" w:type="dxa"/>
              <w:bottom w:w="40" w:type="dxa"/>
              <w:right w:w="110" w:type="dxa"/>
            </w:tcMar>
            <w:vAlign w:val="center"/>
          </w:tcPr>
          <w:p w14:paraId="72DC9CC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35.0 (32.0, 38.0)</w:t>
            </w:r>
          </w:p>
        </w:tc>
        <w:tc>
          <w:tcPr>
            <w:tcW w:w="2200" w:type="dxa"/>
            <w:tcMar>
              <w:top w:w="40" w:type="dxa"/>
              <w:left w:w="110" w:type="dxa"/>
              <w:bottom w:w="40" w:type="dxa"/>
              <w:right w:w="110" w:type="dxa"/>
            </w:tcMar>
            <w:vAlign w:val="center"/>
          </w:tcPr>
          <w:p w14:paraId="14770FF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44.0 (39.0, 47.0)</w:t>
            </w:r>
          </w:p>
        </w:tc>
        <w:tc>
          <w:tcPr>
            <w:tcW w:w="1000" w:type="dxa"/>
            <w:tcMar>
              <w:top w:w="40" w:type="dxa"/>
              <w:left w:w="110" w:type="dxa"/>
              <w:bottom w:w="40" w:type="dxa"/>
              <w:right w:w="110" w:type="dxa"/>
            </w:tcMar>
            <w:vAlign w:val="center"/>
          </w:tcPr>
          <w:p w14:paraId="36ACBE9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02F56940" w14:textId="77777777">
        <w:trPr>
          <w:cantSplit/>
          <w:tblCellSpacing w:w="15" w:type="dxa"/>
          <w:jc w:val="center"/>
        </w:trPr>
        <w:tc>
          <w:tcPr>
            <w:tcW w:w="3842" w:type="dxa"/>
            <w:tcMar>
              <w:top w:w="40" w:type="dxa"/>
              <w:left w:w="110" w:type="dxa"/>
              <w:bottom w:w="40" w:type="dxa"/>
              <w:right w:w="110" w:type="dxa"/>
            </w:tcMar>
            <w:vAlign w:val="center"/>
          </w:tcPr>
          <w:p w14:paraId="4D50D100"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RVD, mm</w:t>
            </w:r>
          </w:p>
        </w:tc>
        <w:tc>
          <w:tcPr>
            <w:tcW w:w="2200" w:type="dxa"/>
            <w:tcMar>
              <w:top w:w="40" w:type="dxa"/>
              <w:left w:w="110" w:type="dxa"/>
              <w:bottom w:w="40" w:type="dxa"/>
              <w:right w:w="110" w:type="dxa"/>
            </w:tcMar>
            <w:vAlign w:val="center"/>
          </w:tcPr>
          <w:p w14:paraId="306EC81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22.0 (20.0, 23.0)</w:t>
            </w:r>
          </w:p>
        </w:tc>
        <w:tc>
          <w:tcPr>
            <w:tcW w:w="2200" w:type="dxa"/>
            <w:tcMar>
              <w:top w:w="40" w:type="dxa"/>
              <w:left w:w="110" w:type="dxa"/>
              <w:bottom w:w="40" w:type="dxa"/>
              <w:right w:w="110" w:type="dxa"/>
            </w:tcMar>
            <w:vAlign w:val="center"/>
          </w:tcPr>
          <w:p w14:paraId="24FFD59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23.0 (21.0, 24.0)</w:t>
            </w:r>
          </w:p>
        </w:tc>
        <w:tc>
          <w:tcPr>
            <w:tcW w:w="1000" w:type="dxa"/>
            <w:tcMar>
              <w:top w:w="40" w:type="dxa"/>
              <w:left w:w="110" w:type="dxa"/>
              <w:bottom w:w="40" w:type="dxa"/>
              <w:right w:w="110" w:type="dxa"/>
            </w:tcMar>
            <w:vAlign w:val="center"/>
          </w:tcPr>
          <w:p w14:paraId="05B16ED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61D678A2" w14:textId="77777777">
        <w:trPr>
          <w:cantSplit/>
          <w:tblCellSpacing w:w="15" w:type="dxa"/>
          <w:jc w:val="center"/>
        </w:trPr>
        <w:tc>
          <w:tcPr>
            <w:tcW w:w="3842" w:type="dxa"/>
            <w:tcMar>
              <w:top w:w="40" w:type="dxa"/>
              <w:left w:w="110" w:type="dxa"/>
              <w:bottom w:w="40" w:type="dxa"/>
              <w:right w:w="110" w:type="dxa"/>
            </w:tcMar>
            <w:vAlign w:val="center"/>
          </w:tcPr>
          <w:p w14:paraId="1BD37280"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LVEF, %</w:t>
            </w:r>
          </w:p>
        </w:tc>
        <w:tc>
          <w:tcPr>
            <w:tcW w:w="2200" w:type="dxa"/>
            <w:tcMar>
              <w:top w:w="40" w:type="dxa"/>
              <w:left w:w="110" w:type="dxa"/>
              <w:bottom w:w="40" w:type="dxa"/>
              <w:right w:w="110" w:type="dxa"/>
            </w:tcMar>
            <w:vAlign w:val="center"/>
          </w:tcPr>
          <w:p w14:paraId="19DC5F7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66 (62, 70)</w:t>
            </w:r>
          </w:p>
        </w:tc>
        <w:tc>
          <w:tcPr>
            <w:tcW w:w="2200" w:type="dxa"/>
            <w:tcMar>
              <w:top w:w="40" w:type="dxa"/>
              <w:left w:w="110" w:type="dxa"/>
              <w:bottom w:w="40" w:type="dxa"/>
              <w:right w:w="110" w:type="dxa"/>
            </w:tcMar>
            <w:vAlign w:val="center"/>
          </w:tcPr>
          <w:p w14:paraId="3646FCD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62 (56, 67)</w:t>
            </w:r>
          </w:p>
        </w:tc>
        <w:tc>
          <w:tcPr>
            <w:tcW w:w="1000" w:type="dxa"/>
            <w:tcMar>
              <w:top w:w="40" w:type="dxa"/>
              <w:left w:w="110" w:type="dxa"/>
              <w:bottom w:w="40" w:type="dxa"/>
              <w:right w:w="110" w:type="dxa"/>
            </w:tcMar>
            <w:vAlign w:val="center"/>
          </w:tcPr>
          <w:p w14:paraId="5C5FCA0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7207A95E" w14:textId="77777777">
        <w:trPr>
          <w:cantSplit/>
          <w:tblCellSpacing w:w="15" w:type="dxa"/>
          <w:jc w:val="center"/>
        </w:trPr>
        <w:tc>
          <w:tcPr>
            <w:tcW w:w="3842" w:type="dxa"/>
            <w:tcMar>
              <w:top w:w="40" w:type="dxa"/>
              <w:left w:w="110" w:type="dxa"/>
              <w:bottom w:w="40" w:type="dxa"/>
              <w:right w:w="110" w:type="dxa"/>
            </w:tcMar>
            <w:vAlign w:val="center"/>
          </w:tcPr>
          <w:p w14:paraId="7BDED5FC"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Concomitant LAAO</w:t>
            </w:r>
          </w:p>
        </w:tc>
        <w:tc>
          <w:tcPr>
            <w:tcW w:w="2200" w:type="dxa"/>
            <w:tcMar>
              <w:top w:w="40" w:type="dxa"/>
              <w:left w:w="110" w:type="dxa"/>
              <w:bottom w:w="40" w:type="dxa"/>
              <w:right w:w="110" w:type="dxa"/>
            </w:tcMar>
            <w:vAlign w:val="center"/>
          </w:tcPr>
          <w:p w14:paraId="2EC41D6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182 (13.3%)</w:t>
            </w:r>
          </w:p>
        </w:tc>
        <w:tc>
          <w:tcPr>
            <w:tcW w:w="2200" w:type="dxa"/>
            <w:tcMar>
              <w:top w:w="40" w:type="dxa"/>
              <w:left w:w="110" w:type="dxa"/>
              <w:bottom w:w="40" w:type="dxa"/>
              <w:right w:w="110" w:type="dxa"/>
            </w:tcMar>
            <w:vAlign w:val="center"/>
          </w:tcPr>
          <w:p w14:paraId="34A8F82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207 (21.7%)</w:t>
            </w:r>
          </w:p>
        </w:tc>
        <w:tc>
          <w:tcPr>
            <w:tcW w:w="1000" w:type="dxa"/>
            <w:tcMar>
              <w:top w:w="40" w:type="dxa"/>
              <w:left w:w="110" w:type="dxa"/>
              <w:bottom w:w="40" w:type="dxa"/>
              <w:right w:w="110" w:type="dxa"/>
            </w:tcMar>
            <w:vAlign w:val="center"/>
          </w:tcPr>
          <w:p w14:paraId="51457E3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3DEA354B" w14:textId="77777777">
        <w:trPr>
          <w:cantSplit/>
          <w:tblCellSpacing w:w="15" w:type="dxa"/>
          <w:jc w:val="center"/>
        </w:trPr>
        <w:tc>
          <w:tcPr>
            <w:tcW w:w="9242" w:type="dxa"/>
            <w:gridSpan w:val="4"/>
            <w:tcMar>
              <w:top w:w="40" w:type="dxa"/>
              <w:left w:w="110" w:type="dxa"/>
              <w:bottom w:w="40" w:type="dxa"/>
              <w:right w:w="110" w:type="dxa"/>
            </w:tcMar>
            <w:vAlign w:val="center"/>
          </w:tcPr>
          <w:p w14:paraId="2AF96D7E" w14:textId="77777777" w:rsidR="005675A1" w:rsidRDefault="00000000">
            <w:pPr>
              <w:widowControl/>
              <w:snapToGrid w:val="0"/>
              <w:spacing w:line="240" w:lineRule="auto"/>
              <w:jc w:val="left"/>
              <w:rPr>
                <w:rFonts w:ascii="Times New Roman" w:eastAsia="Times New Roman" w:hAnsi="Times New Roman" w:cs="Times New Roman"/>
                <w:b/>
                <w:color w:val="1B1C1D"/>
                <w:sz w:val="20"/>
                <w:szCs w:val="20"/>
              </w:rPr>
            </w:pPr>
            <w:r>
              <w:rPr>
                <w:rFonts w:ascii="Times New Roman" w:eastAsia="Times New Roman" w:hAnsi="Times New Roman" w:cs="Times New Roman"/>
                <w:b/>
                <w:color w:val="1B1C1D"/>
                <w:sz w:val="20"/>
                <w:szCs w:val="20"/>
              </w:rPr>
              <w:t>Paired response cohort (procedures)</w:t>
            </w:r>
          </w:p>
        </w:tc>
      </w:tr>
      <w:tr w:rsidR="005675A1" w14:paraId="6E2C5775" w14:textId="77777777">
        <w:trPr>
          <w:cantSplit/>
          <w:tblCellSpacing w:w="15" w:type="dxa"/>
          <w:jc w:val="center"/>
        </w:trPr>
        <w:tc>
          <w:tcPr>
            <w:tcW w:w="3842" w:type="dxa"/>
            <w:tcMar>
              <w:top w:w="40" w:type="dxa"/>
              <w:left w:w="110" w:type="dxa"/>
              <w:bottom w:w="40" w:type="dxa"/>
              <w:right w:w="110" w:type="dxa"/>
            </w:tcMar>
            <w:vAlign w:val="center"/>
          </w:tcPr>
          <w:p w14:paraId="5D0B52C4"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Procedures (patients), n</w:t>
            </w:r>
          </w:p>
        </w:tc>
        <w:tc>
          <w:tcPr>
            <w:tcW w:w="2200" w:type="dxa"/>
            <w:tcMar>
              <w:top w:w="40" w:type="dxa"/>
              <w:left w:w="110" w:type="dxa"/>
              <w:bottom w:w="40" w:type="dxa"/>
              <w:right w:w="110" w:type="dxa"/>
            </w:tcMar>
            <w:vAlign w:val="center"/>
          </w:tcPr>
          <w:p w14:paraId="1672FED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343 (341)</w:t>
            </w:r>
          </w:p>
        </w:tc>
        <w:tc>
          <w:tcPr>
            <w:tcW w:w="2200" w:type="dxa"/>
            <w:tcMar>
              <w:top w:w="40" w:type="dxa"/>
              <w:left w:w="110" w:type="dxa"/>
              <w:bottom w:w="40" w:type="dxa"/>
              <w:right w:w="110" w:type="dxa"/>
            </w:tcMar>
            <w:vAlign w:val="center"/>
          </w:tcPr>
          <w:p w14:paraId="54A795E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501 (497)</w:t>
            </w:r>
          </w:p>
        </w:tc>
        <w:tc>
          <w:tcPr>
            <w:tcW w:w="1000" w:type="dxa"/>
            <w:tcMar>
              <w:top w:w="40" w:type="dxa"/>
              <w:left w:w="110" w:type="dxa"/>
              <w:bottom w:w="40" w:type="dxa"/>
              <w:right w:w="110" w:type="dxa"/>
            </w:tcMar>
            <w:vAlign w:val="center"/>
          </w:tcPr>
          <w:p w14:paraId="3C2EE5A2"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29BE01DE" w14:textId="77777777">
        <w:trPr>
          <w:cantSplit/>
          <w:tblCellSpacing w:w="15" w:type="dxa"/>
          <w:jc w:val="center"/>
        </w:trPr>
        <w:tc>
          <w:tcPr>
            <w:tcW w:w="3842" w:type="dxa"/>
            <w:tcMar>
              <w:top w:w="40" w:type="dxa"/>
              <w:left w:w="110" w:type="dxa"/>
              <w:bottom w:w="40" w:type="dxa"/>
              <w:right w:w="110" w:type="dxa"/>
            </w:tcMar>
            <w:vAlign w:val="center"/>
          </w:tcPr>
          <w:p w14:paraId="36241B04"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Age, years</w:t>
            </w:r>
          </w:p>
        </w:tc>
        <w:tc>
          <w:tcPr>
            <w:tcW w:w="2200" w:type="dxa"/>
            <w:tcMar>
              <w:top w:w="40" w:type="dxa"/>
              <w:left w:w="110" w:type="dxa"/>
              <w:bottom w:w="40" w:type="dxa"/>
              <w:right w:w="110" w:type="dxa"/>
            </w:tcMar>
            <w:vAlign w:val="center"/>
          </w:tcPr>
          <w:p w14:paraId="222D378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68 (60, 75)</w:t>
            </w:r>
          </w:p>
        </w:tc>
        <w:tc>
          <w:tcPr>
            <w:tcW w:w="2200" w:type="dxa"/>
            <w:tcMar>
              <w:top w:w="40" w:type="dxa"/>
              <w:left w:w="110" w:type="dxa"/>
              <w:bottom w:w="40" w:type="dxa"/>
              <w:right w:w="110" w:type="dxa"/>
            </w:tcMar>
            <w:vAlign w:val="center"/>
          </w:tcPr>
          <w:p w14:paraId="3BB71B8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67 (59, 72)</w:t>
            </w:r>
          </w:p>
        </w:tc>
        <w:tc>
          <w:tcPr>
            <w:tcW w:w="1000" w:type="dxa"/>
            <w:tcMar>
              <w:top w:w="40" w:type="dxa"/>
              <w:left w:w="110" w:type="dxa"/>
              <w:bottom w:w="40" w:type="dxa"/>
              <w:right w:w="110" w:type="dxa"/>
            </w:tcMar>
            <w:vAlign w:val="center"/>
          </w:tcPr>
          <w:p w14:paraId="7AA8688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0.008</w:t>
            </w:r>
          </w:p>
        </w:tc>
      </w:tr>
      <w:tr w:rsidR="005675A1" w14:paraId="09427AB5" w14:textId="77777777">
        <w:trPr>
          <w:cantSplit/>
          <w:tblCellSpacing w:w="15" w:type="dxa"/>
          <w:jc w:val="center"/>
        </w:trPr>
        <w:tc>
          <w:tcPr>
            <w:tcW w:w="3842" w:type="dxa"/>
            <w:tcMar>
              <w:top w:w="40" w:type="dxa"/>
              <w:left w:w="110" w:type="dxa"/>
              <w:bottom w:w="40" w:type="dxa"/>
              <w:right w:w="110" w:type="dxa"/>
            </w:tcMar>
            <w:vAlign w:val="center"/>
          </w:tcPr>
          <w:p w14:paraId="795A75CA"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Sex, female</w:t>
            </w:r>
          </w:p>
        </w:tc>
        <w:tc>
          <w:tcPr>
            <w:tcW w:w="2200" w:type="dxa"/>
            <w:tcMar>
              <w:top w:w="40" w:type="dxa"/>
              <w:left w:w="110" w:type="dxa"/>
              <w:bottom w:w="40" w:type="dxa"/>
              <w:right w:w="110" w:type="dxa"/>
            </w:tcMar>
            <w:vAlign w:val="center"/>
          </w:tcPr>
          <w:p w14:paraId="1E65C5E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193 (56.3%)</w:t>
            </w:r>
          </w:p>
        </w:tc>
        <w:tc>
          <w:tcPr>
            <w:tcW w:w="2200" w:type="dxa"/>
            <w:tcMar>
              <w:top w:w="40" w:type="dxa"/>
              <w:left w:w="110" w:type="dxa"/>
              <w:bottom w:w="40" w:type="dxa"/>
              <w:right w:w="110" w:type="dxa"/>
            </w:tcMar>
            <w:vAlign w:val="center"/>
          </w:tcPr>
          <w:p w14:paraId="41665B5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215 (42.9%)</w:t>
            </w:r>
          </w:p>
        </w:tc>
        <w:tc>
          <w:tcPr>
            <w:tcW w:w="1000" w:type="dxa"/>
            <w:tcMar>
              <w:top w:w="40" w:type="dxa"/>
              <w:left w:w="110" w:type="dxa"/>
              <w:bottom w:w="40" w:type="dxa"/>
              <w:right w:w="110" w:type="dxa"/>
            </w:tcMar>
            <w:vAlign w:val="center"/>
          </w:tcPr>
          <w:p w14:paraId="0ECA7DA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447D2494" w14:textId="77777777">
        <w:trPr>
          <w:cantSplit/>
          <w:tblCellSpacing w:w="15" w:type="dxa"/>
          <w:jc w:val="center"/>
        </w:trPr>
        <w:tc>
          <w:tcPr>
            <w:tcW w:w="3842" w:type="dxa"/>
            <w:tcMar>
              <w:top w:w="40" w:type="dxa"/>
              <w:left w:w="110" w:type="dxa"/>
              <w:bottom w:w="40" w:type="dxa"/>
              <w:right w:w="110" w:type="dxa"/>
            </w:tcMar>
            <w:vAlign w:val="center"/>
          </w:tcPr>
          <w:p w14:paraId="566A36D6"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BMI, kg/m²</w:t>
            </w:r>
          </w:p>
        </w:tc>
        <w:tc>
          <w:tcPr>
            <w:tcW w:w="2200" w:type="dxa"/>
            <w:tcMar>
              <w:top w:w="40" w:type="dxa"/>
              <w:left w:w="110" w:type="dxa"/>
              <w:bottom w:w="40" w:type="dxa"/>
              <w:right w:w="110" w:type="dxa"/>
            </w:tcMar>
            <w:vAlign w:val="center"/>
          </w:tcPr>
          <w:p w14:paraId="43C69BB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23.8 (21.8, 25.8)</w:t>
            </w:r>
          </w:p>
        </w:tc>
        <w:tc>
          <w:tcPr>
            <w:tcW w:w="2200" w:type="dxa"/>
            <w:tcMar>
              <w:top w:w="40" w:type="dxa"/>
              <w:left w:w="110" w:type="dxa"/>
              <w:bottom w:w="40" w:type="dxa"/>
              <w:right w:w="110" w:type="dxa"/>
            </w:tcMar>
            <w:vAlign w:val="center"/>
          </w:tcPr>
          <w:p w14:paraId="35508B8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24.7 (22.6, 26.8)</w:t>
            </w:r>
          </w:p>
        </w:tc>
        <w:tc>
          <w:tcPr>
            <w:tcW w:w="1000" w:type="dxa"/>
            <w:tcMar>
              <w:top w:w="40" w:type="dxa"/>
              <w:left w:w="110" w:type="dxa"/>
              <w:bottom w:w="40" w:type="dxa"/>
              <w:right w:w="110" w:type="dxa"/>
            </w:tcMar>
            <w:vAlign w:val="center"/>
          </w:tcPr>
          <w:p w14:paraId="6E04AD6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799B3E34" w14:textId="77777777">
        <w:trPr>
          <w:cantSplit/>
          <w:tblCellSpacing w:w="15" w:type="dxa"/>
          <w:jc w:val="center"/>
        </w:trPr>
        <w:tc>
          <w:tcPr>
            <w:tcW w:w="3842" w:type="dxa"/>
            <w:tcMar>
              <w:top w:w="40" w:type="dxa"/>
              <w:left w:w="110" w:type="dxa"/>
              <w:bottom w:w="40" w:type="dxa"/>
              <w:right w:w="110" w:type="dxa"/>
            </w:tcMar>
            <w:vAlign w:val="center"/>
          </w:tcPr>
          <w:p w14:paraId="0FF12BA4"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Hypertension</w:t>
            </w:r>
          </w:p>
        </w:tc>
        <w:tc>
          <w:tcPr>
            <w:tcW w:w="2200" w:type="dxa"/>
            <w:tcMar>
              <w:top w:w="40" w:type="dxa"/>
              <w:left w:w="110" w:type="dxa"/>
              <w:bottom w:w="40" w:type="dxa"/>
              <w:right w:w="110" w:type="dxa"/>
            </w:tcMar>
            <w:vAlign w:val="center"/>
          </w:tcPr>
          <w:p w14:paraId="3223FF4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165 (48.1%)</w:t>
            </w:r>
          </w:p>
        </w:tc>
        <w:tc>
          <w:tcPr>
            <w:tcW w:w="2200" w:type="dxa"/>
            <w:tcMar>
              <w:top w:w="40" w:type="dxa"/>
              <w:left w:w="110" w:type="dxa"/>
              <w:bottom w:w="40" w:type="dxa"/>
              <w:right w:w="110" w:type="dxa"/>
            </w:tcMar>
            <w:vAlign w:val="center"/>
          </w:tcPr>
          <w:p w14:paraId="2A062D2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243 (48.5%)</w:t>
            </w:r>
          </w:p>
        </w:tc>
        <w:tc>
          <w:tcPr>
            <w:tcW w:w="1000" w:type="dxa"/>
            <w:tcMar>
              <w:top w:w="40" w:type="dxa"/>
              <w:left w:w="110" w:type="dxa"/>
              <w:bottom w:w="40" w:type="dxa"/>
              <w:right w:w="110" w:type="dxa"/>
            </w:tcMar>
            <w:vAlign w:val="center"/>
          </w:tcPr>
          <w:p w14:paraId="49FFE90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0.910</w:t>
            </w:r>
          </w:p>
        </w:tc>
      </w:tr>
      <w:tr w:rsidR="005675A1" w14:paraId="7FE2C52B" w14:textId="77777777">
        <w:trPr>
          <w:cantSplit/>
          <w:tblCellSpacing w:w="15" w:type="dxa"/>
          <w:jc w:val="center"/>
        </w:trPr>
        <w:tc>
          <w:tcPr>
            <w:tcW w:w="3842" w:type="dxa"/>
            <w:tcMar>
              <w:top w:w="40" w:type="dxa"/>
              <w:left w:w="110" w:type="dxa"/>
              <w:bottom w:w="40" w:type="dxa"/>
              <w:right w:w="110" w:type="dxa"/>
            </w:tcMar>
            <w:vAlign w:val="center"/>
          </w:tcPr>
          <w:p w14:paraId="53AE457A"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DM</w:t>
            </w:r>
          </w:p>
        </w:tc>
        <w:tc>
          <w:tcPr>
            <w:tcW w:w="2200" w:type="dxa"/>
            <w:tcMar>
              <w:top w:w="40" w:type="dxa"/>
              <w:left w:w="110" w:type="dxa"/>
              <w:bottom w:w="40" w:type="dxa"/>
              <w:right w:w="110" w:type="dxa"/>
            </w:tcMar>
            <w:vAlign w:val="center"/>
          </w:tcPr>
          <w:p w14:paraId="5FAC4B6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58 (16.9%)</w:t>
            </w:r>
          </w:p>
        </w:tc>
        <w:tc>
          <w:tcPr>
            <w:tcW w:w="2200" w:type="dxa"/>
            <w:tcMar>
              <w:top w:w="40" w:type="dxa"/>
              <w:left w:w="110" w:type="dxa"/>
              <w:bottom w:w="40" w:type="dxa"/>
              <w:right w:w="110" w:type="dxa"/>
            </w:tcMar>
            <w:vAlign w:val="center"/>
          </w:tcPr>
          <w:p w14:paraId="6FD6D3A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81 (16.2%)</w:t>
            </w:r>
          </w:p>
        </w:tc>
        <w:tc>
          <w:tcPr>
            <w:tcW w:w="1000" w:type="dxa"/>
            <w:tcMar>
              <w:top w:w="40" w:type="dxa"/>
              <w:left w:w="110" w:type="dxa"/>
              <w:bottom w:w="40" w:type="dxa"/>
              <w:right w:w="110" w:type="dxa"/>
            </w:tcMar>
            <w:vAlign w:val="center"/>
          </w:tcPr>
          <w:p w14:paraId="1F8301A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0.775</w:t>
            </w:r>
          </w:p>
        </w:tc>
      </w:tr>
      <w:tr w:rsidR="005675A1" w14:paraId="42BBA2B0" w14:textId="77777777">
        <w:trPr>
          <w:cantSplit/>
          <w:tblCellSpacing w:w="15" w:type="dxa"/>
          <w:jc w:val="center"/>
        </w:trPr>
        <w:tc>
          <w:tcPr>
            <w:tcW w:w="3842" w:type="dxa"/>
            <w:tcMar>
              <w:top w:w="40" w:type="dxa"/>
              <w:left w:w="110" w:type="dxa"/>
              <w:bottom w:w="40" w:type="dxa"/>
              <w:right w:w="110" w:type="dxa"/>
            </w:tcMar>
            <w:vAlign w:val="center"/>
          </w:tcPr>
          <w:p w14:paraId="39B3059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CAD</w:t>
            </w:r>
          </w:p>
        </w:tc>
        <w:tc>
          <w:tcPr>
            <w:tcW w:w="2200" w:type="dxa"/>
            <w:tcMar>
              <w:top w:w="40" w:type="dxa"/>
              <w:left w:w="110" w:type="dxa"/>
              <w:bottom w:w="40" w:type="dxa"/>
              <w:right w:w="110" w:type="dxa"/>
            </w:tcMar>
            <w:vAlign w:val="center"/>
          </w:tcPr>
          <w:p w14:paraId="23EA858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44 (12.8%)</w:t>
            </w:r>
          </w:p>
        </w:tc>
        <w:tc>
          <w:tcPr>
            <w:tcW w:w="2200" w:type="dxa"/>
            <w:tcMar>
              <w:top w:w="40" w:type="dxa"/>
              <w:left w:w="110" w:type="dxa"/>
              <w:bottom w:w="40" w:type="dxa"/>
              <w:right w:w="110" w:type="dxa"/>
            </w:tcMar>
            <w:vAlign w:val="center"/>
          </w:tcPr>
          <w:p w14:paraId="7711D97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39 (7.8%)</w:t>
            </w:r>
          </w:p>
        </w:tc>
        <w:tc>
          <w:tcPr>
            <w:tcW w:w="1000" w:type="dxa"/>
            <w:tcMar>
              <w:top w:w="40" w:type="dxa"/>
              <w:left w:w="110" w:type="dxa"/>
              <w:bottom w:w="40" w:type="dxa"/>
              <w:right w:w="110" w:type="dxa"/>
            </w:tcMar>
            <w:vAlign w:val="center"/>
          </w:tcPr>
          <w:p w14:paraId="02D1B93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0.016</w:t>
            </w:r>
          </w:p>
        </w:tc>
      </w:tr>
      <w:tr w:rsidR="005675A1" w14:paraId="4833FC73" w14:textId="77777777">
        <w:trPr>
          <w:cantSplit/>
          <w:tblCellSpacing w:w="15" w:type="dxa"/>
          <w:jc w:val="center"/>
        </w:trPr>
        <w:tc>
          <w:tcPr>
            <w:tcW w:w="3842" w:type="dxa"/>
            <w:tcMar>
              <w:top w:w="40" w:type="dxa"/>
              <w:left w:w="110" w:type="dxa"/>
              <w:bottom w:w="40" w:type="dxa"/>
              <w:right w:w="110" w:type="dxa"/>
            </w:tcMar>
            <w:vAlign w:val="center"/>
          </w:tcPr>
          <w:p w14:paraId="335D11C2"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HF</w:t>
            </w:r>
          </w:p>
        </w:tc>
        <w:tc>
          <w:tcPr>
            <w:tcW w:w="2200" w:type="dxa"/>
            <w:tcMar>
              <w:top w:w="40" w:type="dxa"/>
              <w:left w:w="110" w:type="dxa"/>
              <w:bottom w:w="40" w:type="dxa"/>
              <w:right w:w="110" w:type="dxa"/>
            </w:tcMar>
            <w:vAlign w:val="center"/>
          </w:tcPr>
          <w:p w14:paraId="147F057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43 (12.5%)</w:t>
            </w:r>
          </w:p>
        </w:tc>
        <w:tc>
          <w:tcPr>
            <w:tcW w:w="2200" w:type="dxa"/>
            <w:tcMar>
              <w:top w:w="40" w:type="dxa"/>
              <w:left w:w="110" w:type="dxa"/>
              <w:bottom w:w="40" w:type="dxa"/>
              <w:right w:w="110" w:type="dxa"/>
            </w:tcMar>
            <w:vAlign w:val="center"/>
          </w:tcPr>
          <w:p w14:paraId="68014C5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95 (19.0%)</w:t>
            </w:r>
          </w:p>
        </w:tc>
        <w:tc>
          <w:tcPr>
            <w:tcW w:w="1000" w:type="dxa"/>
            <w:tcMar>
              <w:top w:w="40" w:type="dxa"/>
              <w:left w:w="110" w:type="dxa"/>
              <w:bottom w:w="40" w:type="dxa"/>
              <w:right w:w="110" w:type="dxa"/>
            </w:tcMar>
            <w:vAlign w:val="center"/>
          </w:tcPr>
          <w:p w14:paraId="14DB9D7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0.013</w:t>
            </w:r>
          </w:p>
        </w:tc>
      </w:tr>
      <w:tr w:rsidR="005675A1" w14:paraId="73553EF1" w14:textId="77777777">
        <w:trPr>
          <w:cantSplit/>
          <w:tblCellSpacing w:w="15" w:type="dxa"/>
          <w:jc w:val="center"/>
        </w:trPr>
        <w:tc>
          <w:tcPr>
            <w:tcW w:w="3842" w:type="dxa"/>
            <w:tcMar>
              <w:top w:w="40" w:type="dxa"/>
              <w:left w:w="110" w:type="dxa"/>
              <w:bottom w:w="40" w:type="dxa"/>
              <w:right w:w="110" w:type="dxa"/>
            </w:tcMar>
            <w:vAlign w:val="center"/>
          </w:tcPr>
          <w:p w14:paraId="0D68A00C"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Stroke</w:t>
            </w:r>
          </w:p>
        </w:tc>
        <w:tc>
          <w:tcPr>
            <w:tcW w:w="2200" w:type="dxa"/>
            <w:tcMar>
              <w:top w:w="40" w:type="dxa"/>
              <w:left w:w="110" w:type="dxa"/>
              <w:bottom w:w="40" w:type="dxa"/>
              <w:right w:w="110" w:type="dxa"/>
            </w:tcMar>
            <w:vAlign w:val="center"/>
          </w:tcPr>
          <w:p w14:paraId="01D09EC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 (7.6%)</w:t>
            </w:r>
          </w:p>
        </w:tc>
        <w:tc>
          <w:tcPr>
            <w:tcW w:w="2200" w:type="dxa"/>
            <w:tcMar>
              <w:top w:w="40" w:type="dxa"/>
              <w:left w:w="110" w:type="dxa"/>
              <w:bottom w:w="40" w:type="dxa"/>
              <w:right w:w="110" w:type="dxa"/>
            </w:tcMar>
            <w:vAlign w:val="center"/>
          </w:tcPr>
          <w:p w14:paraId="3B68683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47 (9.4%)</w:t>
            </w:r>
          </w:p>
        </w:tc>
        <w:tc>
          <w:tcPr>
            <w:tcW w:w="1000" w:type="dxa"/>
            <w:tcMar>
              <w:top w:w="40" w:type="dxa"/>
              <w:left w:w="110" w:type="dxa"/>
              <w:bottom w:w="40" w:type="dxa"/>
              <w:right w:w="110" w:type="dxa"/>
            </w:tcMar>
            <w:vAlign w:val="center"/>
          </w:tcPr>
          <w:p w14:paraId="2F733F6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0.361</w:t>
            </w:r>
          </w:p>
        </w:tc>
      </w:tr>
      <w:tr w:rsidR="005675A1" w14:paraId="120F9C20" w14:textId="77777777">
        <w:trPr>
          <w:cantSplit/>
          <w:tblCellSpacing w:w="15" w:type="dxa"/>
          <w:jc w:val="center"/>
        </w:trPr>
        <w:tc>
          <w:tcPr>
            <w:tcW w:w="3842" w:type="dxa"/>
            <w:tcMar>
              <w:top w:w="40" w:type="dxa"/>
              <w:left w:w="110" w:type="dxa"/>
              <w:bottom w:w="40" w:type="dxa"/>
              <w:right w:w="110" w:type="dxa"/>
            </w:tcMar>
            <w:vAlign w:val="center"/>
          </w:tcPr>
          <w:p w14:paraId="285C978B"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CKD</w:t>
            </w:r>
          </w:p>
        </w:tc>
        <w:tc>
          <w:tcPr>
            <w:tcW w:w="2200" w:type="dxa"/>
            <w:tcMar>
              <w:top w:w="40" w:type="dxa"/>
              <w:left w:w="110" w:type="dxa"/>
              <w:bottom w:w="40" w:type="dxa"/>
              <w:right w:w="110" w:type="dxa"/>
            </w:tcMar>
            <w:vAlign w:val="center"/>
          </w:tcPr>
          <w:p w14:paraId="032E69D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14 (4.1%)</w:t>
            </w:r>
          </w:p>
        </w:tc>
        <w:tc>
          <w:tcPr>
            <w:tcW w:w="2200" w:type="dxa"/>
            <w:tcMar>
              <w:top w:w="40" w:type="dxa"/>
              <w:left w:w="110" w:type="dxa"/>
              <w:bottom w:w="40" w:type="dxa"/>
              <w:right w:w="110" w:type="dxa"/>
            </w:tcMar>
            <w:vAlign w:val="center"/>
          </w:tcPr>
          <w:p w14:paraId="26A0303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29 (5.8%)</w:t>
            </w:r>
          </w:p>
        </w:tc>
        <w:tc>
          <w:tcPr>
            <w:tcW w:w="1000" w:type="dxa"/>
            <w:tcMar>
              <w:top w:w="40" w:type="dxa"/>
              <w:left w:w="110" w:type="dxa"/>
              <w:bottom w:w="40" w:type="dxa"/>
              <w:right w:w="110" w:type="dxa"/>
            </w:tcMar>
            <w:vAlign w:val="center"/>
          </w:tcPr>
          <w:p w14:paraId="6A67255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0.268</w:t>
            </w:r>
          </w:p>
        </w:tc>
      </w:tr>
      <w:tr w:rsidR="005675A1" w14:paraId="23955698" w14:textId="77777777">
        <w:trPr>
          <w:cantSplit/>
          <w:tblCellSpacing w:w="15" w:type="dxa"/>
          <w:jc w:val="center"/>
        </w:trPr>
        <w:tc>
          <w:tcPr>
            <w:tcW w:w="3842" w:type="dxa"/>
            <w:tcMar>
              <w:top w:w="40" w:type="dxa"/>
              <w:left w:w="110" w:type="dxa"/>
              <w:bottom w:w="40" w:type="dxa"/>
              <w:right w:w="110" w:type="dxa"/>
            </w:tcMar>
            <w:vAlign w:val="center"/>
          </w:tcPr>
          <w:p w14:paraId="7BE5293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COPD</w:t>
            </w:r>
          </w:p>
        </w:tc>
        <w:tc>
          <w:tcPr>
            <w:tcW w:w="2200" w:type="dxa"/>
            <w:tcMar>
              <w:top w:w="40" w:type="dxa"/>
              <w:left w:w="110" w:type="dxa"/>
              <w:bottom w:w="40" w:type="dxa"/>
              <w:right w:w="110" w:type="dxa"/>
            </w:tcMar>
            <w:vAlign w:val="center"/>
          </w:tcPr>
          <w:p w14:paraId="216B795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12 (3.5%)</w:t>
            </w:r>
          </w:p>
        </w:tc>
        <w:tc>
          <w:tcPr>
            <w:tcW w:w="2200" w:type="dxa"/>
            <w:tcMar>
              <w:top w:w="40" w:type="dxa"/>
              <w:left w:w="110" w:type="dxa"/>
              <w:bottom w:w="40" w:type="dxa"/>
              <w:right w:w="110" w:type="dxa"/>
            </w:tcMar>
            <w:vAlign w:val="center"/>
          </w:tcPr>
          <w:p w14:paraId="331B3F1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17 (3.4%)</w:t>
            </w:r>
          </w:p>
        </w:tc>
        <w:tc>
          <w:tcPr>
            <w:tcW w:w="1000" w:type="dxa"/>
            <w:tcMar>
              <w:top w:w="40" w:type="dxa"/>
              <w:left w:w="110" w:type="dxa"/>
              <w:bottom w:w="40" w:type="dxa"/>
              <w:right w:w="110" w:type="dxa"/>
            </w:tcMar>
            <w:vAlign w:val="center"/>
          </w:tcPr>
          <w:p w14:paraId="37506DE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0.934</w:t>
            </w:r>
          </w:p>
        </w:tc>
      </w:tr>
      <w:tr w:rsidR="005675A1" w14:paraId="00D2856A" w14:textId="77777777">
        <w:trPr>
          <w:cantSplit/>
          <w:tblCellSpacing w:w="15" w:type="dxa"/>
          <w:jc w:val="center"/>
        </w:trPr>
        <w:tc>
          <w:tcPr>
            <w:tcW w:w="3842" w:type="dxa"/>
            <w:tcMar>
              <w:top w:w="40" w:type="dxa"/>
              <w:left w:w="110" w:type="dxa"/>
              <w:bottom w:w="40" w:type="dxa"/>
              <w:right w:w="110" w:type="dxa"/>
            </w:tcMar>
            <w:vAlign w:val="center"/>
          </w:tcPr>
          <w:p w14:paraId="3327BB9E"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Pulmonary hypertension on TTE</w:t>
            </w:r>
          </w:p>
        </w:tc>
        <w:tc>
          <w:tcPr>
            <w:tcW w:w="2200" w:type="dxa"/>
            <w:tcMar>
              <w:top w:w="40" w:type="dxa"/>
              <w:left w:w="110" w:type="dxa"/>
              <w:bottom w:w="40" w:type="dxa"/>
              <w:right w:w="110" w:type="dxa"/>
            </w:tcMar>
            <w:vAlign w:val="center"/>
          </w:tcPr>
          <w:p w14:paraId="1655714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22 (6.4%)</w:t>
            </w:r>
          </w:p>
        </w:tc>
        <w:tc>
          <w:tcPr>
            <w:tcW w:w="2200" w:type="dxa"/>
            <w:tcMar>
              <w:top w:w="40" w:type="dxa"/>
              <w:left w:w="110" w:type="dxa"/>
              <w:bottom w:w="40" w:type="dxa"/>
              <w:right w:w="110" w:type="dxa"/>
            </w:tcMar>
            <w:vAlign w:val="center"/>
          </w:tcPr>
          <w:p w14:paraId="66E81C5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42 (8.4%)</w:t>
            </w:r>
          </w:p>
        </w:tc>
        <w:tc>
          <w:tcPr>
            <w:tcW w:w="1000" w:type="dxa"/>
            <w:tcMar>
              <w:top w:w="40" w:type="dxa"/>
              <w:left w:w="110" w:type="dxa"/>
              <w:bottom w:w="40" w:type="dxa"/>
              <w:right w:w="110" w:type="dxa"/>
            </w:tcMar>
            <w:vAlign w:val="center"/>
          </w:tcPr>
          <w:p w14:paraId="71951EF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0.288</w:t>
            </w:r>
          </w:p>
        </w:tc>
      </w:tr>
      <w:tr w:rsidR="005675A1" w14:paraId="6B066869" w14:textId="77777777">
        <w:trPr>
          <w:cantSplit/>
          <w:tblCellSpacing w:w="15" w:type="dxa"/>
          <w:jc w:val="center"/>
        </w:trPr>
        <w:tc>
          <w:tcPr>
            <w:tcW w:w="3842" w:type="dxa"/>
            <w:tcMar>
              <w:top w:w="40" w:type="dxa"/>
              <w:left w:w="110" w:type="dxa"/>
              <w:bottom w:w="40" w:type="dxa"/>
              <w:right w:w="110" w:type="dxa"/>
            </w:tcMar>
            <w:vAlign w:val="center"/>
          </w:tcPr>
          <w:p w14:paraId="2754DB26"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Regurgitation phenotype</w:t>
            </w:r>
          </w:p>
        </w:tc>
        <w:tc>
          <w:tcPr>
            <w:tcW w:w="2200" w:type="dxa"/>
            <w:tcMar>
              <w:top w:w="40" w:type="dxa"/>
              <w:left w:w="110" w:type="dxa"/>
              <w:bottom w:w="40" w:type="dxa"/>
              <w:right w:w="110" w:type="dxa"/>
            </w:tcMar>
            <w:vAlign w:val="center"/>
          </w:tcPr>
          <w:p w14:paraId="7D67F7A6"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2200" w:type="dxa"/>
            <w:tcMar>
              <w:top w:w="40" w:type="dxa"/>
              <w:left w:w="110" w:type="dxa"/>
              <w:bottom w:w="40" w:type="dxa"/>
              <w:right w:w="110" w:type="dxa"/>
            </w:tcMar>
            <w:vAlign w:val="center"/>
          </w:tcPr>
          <w:p w14:paraId="1894A583"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1000" w:type="dxa"/>
            <w:tcMar>
              <w:top w:w="40" w:type="dxa"/>
              <w:left w:w="110" w:type="dxa"/>
              <w:bottom w:w="40" w:type="dxa"/>
              <w:right w:w="110" w:type="dxa"/>
            </w:tcMar>
            <w:vAlign w:val="center"/>
          </w:tcPr>
          <w:p w14:paraId="199E5A9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65D31452" w14:textId="77777777">
        <w:trPr>
          <w:cantSplit/>
          <w:tblCellSpacing w:w="15" w:type="dxa"/>
          <w:jc w:val="center"/>
        </w:trPr>
        <w:tc>
          <w:tcPr>
            <w:tcW w:w="3842" w:type="dxa"/>
            <w:tcMar>
              <w:top w:w="40" w:type="dxa"/>
              <w:left w:w="110" w:type="dxa"/>
              <w:bottom w:w="40" w:type="dxa"/>
              <w:right w:w="110" w:type="dxa"/>
            </w:tcMar>
            <w:vAlign w:val="center"/>
          </w:tcPr>
          <w:p w14:paraId="6FE07343"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Isolated MR</w:t>
            </w:r>
          </w:p>
        </w:tc>
        <w:tc>
          <w:tcPr>
            <w:tcW w:w="2200" w:type="dxa"/>
            <w:tcMar>
              <w:top w:w="40" w:type="dxa"/>
              <w:left w:w="110" w:type="dxa"/>
              <w:bottom w:w="40" w:type="dxa"/>
              <w:right w:w="110" w:type="dxa"/>
            </w:tcMar>
            <w:vAlign w:val="center"/>
          </w:tcPr>
          <w:p w14:paraId="10B2B99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86 (25.1%)</w:t>
            </w:r>
          </w:p>
        </w:tc>
        <w:tc>
          <w:tcPr>
            <w:tcW w:w="2200" w:type="dxa"/>
            <w:tcMar>
              <w:top w:w="40" w:type="dxa"/>
              <w:left w:w="110" w:type="dxa"/>
              <w:bottom w:w="40" w:type="dxa"/>
              <w:right w:w="110" w:type="dxa"/>
            </w:tcMar>
            <w:vAlign w:val="center"/>
          </w:tcPr>
          <w:p w14:paraId="3385BCA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46 (9.2%)</w:t>
            </w:r>
          </w:p>
        </w:tc>
        <w:tc>
          <w:tcPr>
            <w:tcW w:w="1000" w:type="dxa"/>
            <w:tcMar>
              <w:top w:w="40" w:type="dxa"/>
              <w:left w:w="110" w:type="dxa"/>
              <w:bottom w:w="40" w:type="dxa"/>
              <w:right w:w="110" w:type="dxa"/>
            </w:tcMar>
            <w:vAlign w:val="center"/>
          </w:tcPr>
          <w:p w14:paraId="2CA234DF"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42D7AC5A" w14:textId="77777777">
        <w:trPr>
          <w:cantSplit/>
          <w:tblCellSpacing w:w="15" w:type="dxa"/>
          <w:jc w:val="center"/>
        </w:trPr>
        <w:tc>
          <w:tcPr>
            <w:tcW w:w="3842" w:type="dxa"/>
            <w:tcMar>
              <w:top w:w="40" w:type="dxa"/>
              <w:left w:w="110" w:type="dxa"/>
              <w:bottom w:w="40" w:type="dxa"/>
              <w:right w:w="110" w:type="dxa"/>
            </w:tcMar>
            <w:vAlign w:val="center"/>
          </w:tcPr>
          <w:p w14:paraId="6DBF684D"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Isolated TR</w:t>
            </w:r>
          </w:p>
        </w:tc>
        <w:tc>
          <w:tcPr>
            <w:tcW w:w="2200" w:type="dxa"/>
            <w:tcMar>
              <w:top w:w="40" w:type="dxa"/>
              <w:left w:w="110" w:type="dxa"/>
              <w:bottom w:w="40" w:type="dxa"/>
              <w:right w:w="110" w:type="dxa"/>
            </w:tcMar>
            <w:vAlign w:val="center"/>
          </w:tcPr>
          <w:p w14:paraId="63113BF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148 (43.1%)</w:t>
            </w:r>
          </w:p>
        </w:tc>
        <w:tc>
          <w:tcPr>
            <w:tcW w:w="2200" w:type="dxa"/>
            <w:tcMar>
              <w:top w:w="40" w:type="dxa"/>
              <w:left w:w="110" w:type="dxa"/>
              <w:bottom w:w="40" w:type="dxa"/>
              <w:right w:w="110" w:type="dxa"/>
            </w:tcMar>
            <w:vAlign w:val="center"/>
          </w:tcPr>
          <w:p w14:paraId="2737806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177 (35.3%)</w:t>
            </w:r>
          </w:p>
        </w:tc>
        <w:tc>
          <w:tcPr>
            <w:tcW w:w="1000" w:type="dxa"/>
            <w:tcMar>
              <w:top w:w="40" w:type="dxa"/>
              <w:left w:w="110" w:type="dxa"/>
              <w:bottom w:w="40" w:type="dxa"/>
              <w:right w:w="110" w:type="dxa"/>
            </w:tcMar>
            <w:vAlign w:val="center"/>
          </w:tcPr>
          <w:p w14:paraId="1744BB71"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7D906390" w14:textId="77777777">
        <w:trPr>
          <w:cantSplit/>
          <w:tblCellSpacing w:w="15" w:type="dxa"/>
          <w:jc w:val="center"/>
        </w:trPr>
        <w:tc>
          <w:tcPr>
            <w:tcW w:w="3842" w:type="dxa"/>
            <w:tcMar>
              <w:top w:w="40" w:type="dxa"/>
              <w:left w:w="110" w:type="dxa"/>
              <w:bottom w:w="40" w:type="dxa"/>
              <w:right w:w="110" w:type="dxa"/>
            </w:tcMar>
            <w:vAlign w:val="center"/>
          </w:tcPr>
          <w:p w14:paraId="66FBCB6A"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Combined MR/TR</w:t>
            </w:r>
          </w:p>
        </w:tc>
        <w:tc>
          <w:tcPr>
            <w:tcW w:w="2200" w:type="dxa"/>
            <w:tcMar>
              <w:top w:w="40" w:type="dxa"/>
              <w:left w:w="110" w:type="dxa"/>
              <w:bottom w:w="40" w:type="dxa"/>
              <w:right w:w="110" w:type="dxa"/>
            </w:tcMar>
            <w:vAlign w:val="center"/>
          </w:tcPr>
          <w:p w14:paraId="64B78FB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109 (31.8%)</w:t>
            </w:r>
          </w:p>
        </w:tc>
        <w:tc>
          <w:tcPr>
            <w:tcW w:w="2200" w:type="dxa"/>
            <w:tcMar>
              <w:top w:w="40" w:type="dxa"/>
              <w:left w:w="110" w:type="dxa"/>
              <w:bottom w:w="40" w:type="dxa"/>
              <w:right w:w="110" w:type="dxa"/>
            </w:tcMar>
            <w:vAlign w:val="center"/>
          </w:tcPr>
          <w:p w14:paraId="7111B3D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278 (55.5%)</w:t>
            </w:r>
          </w:p>
        </w:tc>
        <w:tc>
          <w:tcPr>
            <w:tcW w:w="1000" w:type="dxa"/>
            <w:tcMar>
              <w:top w:w="40" w:type="dxa"/>
              <w:left w:w="110" w:type="dxa"/>
              <w:bottom w:w="40" w:type="dxa"/>
              <w:right w:w="110" w:type="dxa"/>
            </w:tcMar>
            <w:vAlign w:val="center"/>
          </w:tcPr>
          <w:p w14:paraId="4F2C9D03"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698DDB50" w14:textId="77777777">
        <w:trPr>
          <w:cantSplit/>
          <w:tblCellSpacing w:w="15" w:type="dxa"/>
          <w:jc w:val="center"/>
        </w:trPr>
        <w:tc>
          <w:tcPr>
            <w:tcW w:w="3842" w:type="dxa"/>
            <w:tcMar>
              <w:top w:w="40" w:type="dxa"/>
              <w:left w:w="110" w:type="dxa"/>
              <w:bottom w:w="40" w:type="dxa"/>
              <w:right w:w="110" w:type="dxa"/>
            </w:tcMar>
            <w:vAlign w:val="center"/>
          </w:tcPr>
          <w:p w14:paraId="2748859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 analysis grade ≥2</w:t>
            </w:r>
          </w:p>
        </w:tc>
        <w:tc>
          <w:tcPr>
            <w:tcW w:w="2200" w:type="dxa"/>
            <w:tcMar>
              <w:top w:w="40" w:type="dxa"/>
              <w:left w:w="110" w:type="dxa"/>
              <w:bottom w:w="40" w:type="dxa"/>
              <w:right w:w="110" w:type="dxa"/>
            </w:tcMar>
            <w:vAlign w:val="center"/>
          </w:tcPr>
          <w:p w14:paraId="243A02D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56 (16.3%)</w:t>
            </w:r>
          </w:p>
        </w:tc>
        <w:tc>
          <w:tcPr>
            <w:tcW w:w="2200" w:type="dxa"/>
            <w:tcMar>
              <w:top w:w="40" w:type="dxa"/>
              <w:left w:w="110" w:type="dxa"/>
              <w:bottom w:w="40" w:type="dxa"/>
              <w:right w:w="110" w:type="dxa"/>
            </w:tcMar>
            <w:vAlign w:val="center"/>
          </w:tcPr>
          <w:p w14:paraId="608BDE2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122 (24.4%)</w:t>
            </w:r>
          </w:p>
        </w:tc>
        <w:tc>
          <w:tcPr>
            <w:tcW w:w="1000" w:type="dxa"/>
            <w:tcMar>
              <w:top w:w="40" w:type="dxa"/>
              <w:left w:w="110" w:type="dxa"/>
              <w:bottom w:w="40" w:type="dxa"/>
              <w:right w:w="110" w:type="dxa"/>
            </w:tcMar>
            <w:vAlign w:val="center"/>
          </w:tcPr>
          <w:p w14:paraId="70D6552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0.005</w:t>
            </w:r>
          </w:p>
        </w:tc>
      </w:tr>
      <w:tr w:rsidR="005675A1" w14:paraId="67AB32DE" w14:textId="77777777">
        <w:trPr>
          <w:cantSplit/>
          <w:tblCellSpacing w:w="15" w:type="dxa"/>
          <w:jc w:val="center"/>
        </w:trPr>
        <w:tc>
          <w:tcPr>
            <w:tcW w:w="3842" w:type="dxa"/>
            <w:tcMar>
              <w:top w:w="40" w:type="dxa"/>
              <w:left w:w="110" w:type="dxa"/>
              <w:bottom w:w="40" w:type="dxa"/>
              <w:right w:w="110" w:type="dxa"/>
            </w:tcMar>
            <w:vAlign w:val="center"/>
          </w:tcPr>
          <w:p w14:paraId="0223689A"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TR analysis grade ≥2</w:t>
            </w:r>
          </w:p>
        </w:tc>
        <w:tc>
          <w:tcPr>
            <w:tcW w:w="2200" w:type="dxa"/>
            <w:tcMar>
              <w:top w:w="40" w:type="dxa"/>
              <w:left w:w="110" w:type="dxa"/>
              <w:bottom w:w="40" w:type="dxa"/>
              <w:right w:w="110" w:type="dxa"/>
            </w:tcMar>
            <w:vAlign w:val="center"/>
          </w:tcPr>
          <w:p w14:paraId="23709BF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70 (20.4%)</w:t>
            </w:r>
          </w:p>
        </w:tc>
        <w:tc>
          <w:tcPr>
            <w:tcW w:w="2200" w:type="dxa"/>
            <w:tcMar>
              <w:top w:w="40" w:type="dxa"/>
              <w:left w:w="110" w:type="dxa"/>
              <w:bottom w:w="40" w:type="dxa"/>
              <w:right w:w="110" w:type="dxa"/>
            </w:tcMar>
            <w:vAlign w:val="center"/>
          </w:tcPr>
          <w:p w14:paraId="321AFE5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237 (47.3%)</w:t>
            </w:r>
          </w:p>
        </w:tc>
        <w:tc>
          <w:tcPr>
            <w:tcW w:w="1000" w:type="dxa"/>
            <w:tcMar>
              <w:top w:w="40" w:type="dxa"/>
              <w:left w:w="110" w:type="dxa"/>
              <w:bottom w:w="40" w:type="dxa"/>
              <w:right w:w="110" w:type="dxa"/>
            </w:tcMar>
            <w:vAlign w:val="center"/>
          </w:tcPr>
          <w:p w14:paraId="509B0F6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1FE34EE0" w14:textId="77777777">
        <w:trPr>
          <w:cantSplit/>
          <w:tblCellSpacing w:w="15" w:type="dxa"/>
          <w:jc w:val="center"/>
        </w:trPr>
        <w:tc>
          <w:tcPr>
            <w:tcW w:w="3842" w:type="dxa"/>
            <w:tcMar>
              <w:top w:w="40" w:type="dxa"/>
              <w:left w:w="110" w:type="dxa"/>
              <w:bottom w:w="40" w:type="dxa"/>
              <w:right w:w="110" w:type="dxa"/>
            </w:tcMar>
            <w:vAlign w:val="center"/>
          </w:tcPr>
          <w:p w14:paraId="2DCB54ED"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LAD, mm</w:t>
            </w:r>
          </w:p>
        </w:tc>
        <w:tc>
          <w:tcPr>
            <w:tcW w:w="2200" w:type="dxa"/>
            <w:tcMar>
              <w:top w:w="40" w:type="dxa"/>
              <w:left w:w="110" w:type="dxa"/>
              <w:bottom w:w="40" w:type="dxa"/>
              <w:right w:w="110" w:type="dxa"/>
            </w:tcMar>
            <w:vAlign w:val="center"/>
          </w:tcPr>
          <w:p w14:paraId="6C85DF9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39.0 (35.0, 42.0)</w:t>
            </w:r>
          </w:p>
        </w:tc>
        <w:tc>
          <w:tcPr>
            <w:tcW w:w="2200" w:type="dxa"/>
            <w:tcMar>
              <w:top w:w="40" w:type="dxa"/>
              <w:left w:w="110" w:type="dxa"/>
              <w:bottom w:w="40" w:type="dxa"/>
              <w:right w:w="110" w:type="dxa"/>
            </w:tcMar>
            <w:vAlign w:val="center"/>
          </w:tcPr>
          <w:p w14:paraId="66E069D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43.0 (40.0, 47.0)</w:t>
            </w:r>
          </w:p>
        </w:tc>
        <w:tc>
          <w:tcPr>
            <w:tcW w:w="1000" w:type="dxa"/>
            <w:tcMar>
              <w:top w:w="40" w:type="dxa"/>
              <w:left w:w="110" w:type="dxa"/>
              <w:bottom w:w="40" w:type="dxa"/>
              <w:right w:w="110" w:type="dxa"/>
            </w:tcMar>
            <w:vAlign w:val="center"/>
          </w:tcPr>
          <w:p w14:paraId="4A4A4FC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492548C9" w14:textId="77777777">
        <w:trPr>
          <w:cantSplit/>
          <w:tblCellSpacing w:w="15" w:type="dxa"/>
          <w:jc w:val="center"/>
        </w:trPr>
        <w:tc>
          <w:tcPr>
            <w:tcW w:w="3842" w:type="dxa"/>
            <w:tcMar>
              <w:top w:w="40" w:type="dxa"/>
              <w:left w:w="110" w:type="dxa"/>
              <w:bottom w:w="40" w:type="dxa"/>
              <w:right w:w="110" w:type="dxa"/>
            </w:tcMar>
            <w:vAlign w:val="center"/>
          </w:tcPr>
          <w:p w14:paraId="6E55A916"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lastRenderedPageBreak/>
              <w:t>LVEDd, mm</w:t>
            </w:r>
          </w:p>
        </w:tc>
        <w:tc>
          <w:tcPr>
            <w:tcW w:w="2200" w:type="dxa"/>
            <w:tcMar>
              <w:top w:w="40" w:type="dxa"/>
              <w:left w:w="110" w:type="dxa"/>
              <w:bottom w:w="40" w:type="dxa"/>
              <w:right w:w="110" w:type="dxa"/>
            </w:tcMar>
            <w:vAlign w:val="center"/>
          </w:tcPr>
          <w:p w14:paraId="6744964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47.0 (45.0, 50.0)</w:t>
            </w:r>
          </w:p>
        </w:tc>
        <w:tc>
          <w:tcPr>
            <w:tcW w:w="2200" w:type="dxa"/>
            <w:tcMar>
              <w:top w:w="40" w:type="dxa"/>
              <w:left w:w="110" w:type="dxa"/>
              <w:bottom w:w="40" w:type="dxa"/>
              <w:right w:w="110" w:type="dxa"/>
            </w:tcMar>
            <w:vAlign w:val="center"/>
          </w:tcPr>
          <w:p w14:paraId="4D46AB4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48.0 (45.0, 51.0)</w:t>
            </w:r>
          </w:p>
        </w:tc>
        <w:tc>
          <w:tcPr>
            <w:tcW w:w="1000" w:type="dxa"/>
            <w:tcMar>
              <w:top w:w="40" w:type="dxa"/>
              <w:left w:w="110" w:type="dxa"/>
              <w:bottom w:w="40" w:type="dxa"/>
              <w:right w:w="110" w:type="dxa"/>
            </w:tcMar>
            <w:vAlign w:val="center"/>
          </w:tcPr>
          <w:p w14:paraId="2B25186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0.173</w:t>
            </w:r>
          </w:p>
        </w:tc>
      </w:tr>
      <w:tr w:rsidR="005675A1" w14:paraId="53DC2373" w14:textId="77777777">
        <w:trPr>
          <w:cantSplit/>
          <w:tblCellSpacing w:w="15" w:type="dxa"/>
          <w:jc w:val="center"/>
        </w:trPr>
        <w:tc>
          <w:tcPr>
            <w:tcW w:w="3842" w:type="dxa"/>
            <w:tcMar>
              <w:top w:w="40" w:type="dxa"/>
              <w:left w:w="110" w:type="dxa"/>
              <w:bottom w:w="40" w:type="dxa"/>
              <w:right w:w="110" w:type="dxa"/>
            </w:tcMar>
            <w:vAlign w:val="center"/>
          </w:tcPr>
          <w:p w14:paraId="3666110D"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RAD, mm</w:t>
            </w:r>
          </w:p>
        </w:tc>
        <w:tc>
          <w:tcPr>
            <w:tcW w:w="2200" w:type="dxa"/>
            <w:tcMar>
              <w:top w:w="40" w:type="dxa"/>
              <w:left w:w="110" w:type="dxa"/>
              <w:bottom w:w="40" w:type="dxa"/>
              <w:right w:w="110" w:type="dxa"/>
            </w:tcMar>
            <w:vAlign w:val="center"/>
          </w:tcPr>
          <w:p w14:paraId="04A8E4E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37.0 (33.0, 41.0)</w:t>
            </w:r>
          </w:p>
        </w:tc>
        <w:tc>
          <w:tcPr>
            <w:tcW w:w="2200" w:type="dxa"/>
            <w:tcMar>
              <w:top w:w="40" w:type="dxa"/>
              <w:left w:w="110" w:type="dxa"/>
              <w:bottom w:w="40" w:type="dxa"/>
              <w:right w:w="110" w:type="dxa"/>
            </w:tcMar>
            <w:vAlign w:val="center"/>
          </w:tcPr>
          <w:p w14:paraId="5E617EA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45.0 (41.0, 49.0)</w:t>
            </w:r>
          </w:p>
        </w:tc>
        <w:tc>
          <w:tcPr>
            <w:tcW w:w="1000" w:type="dxa"/>
            <w:tcMar>
              <w:top w:w="40" w:type="dxa"/>
              <w:left w:w="110" w:type="dxa"/>
              <w:bottom w:w="40" w:type="dxa"/>
              <w:right w:w="110" w:type="dxa"/>
            </w:tcMar>
            <w:vAlign w:val="center"/>
          </w:tcPr>
          <w:p w14:paraId="5D45A51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5DC977C9" w14:textId="77777777">
        <w:trPr>
          <w:cantSplit/>
          <w:tblCellSpacing w:w="15" w:type="dxa"/>
          <w:jc w:val="center"/>
        </w:trPr>
        <w:tc>
          <w:tcPr>
            <w:tcW w:w="3842" w:type="dxa"/>
            <w:tcMar>
              <w:top w:w="40" w:type="dxa"/>
              <w:left w:w="110" w:type="dxa"/>
              <w:bottom w:w="40" w:type="dxa"/>
              <w:right w:w="110" w:type="dxa"/>
            </w:tcMar>
            <w:vAlign w:val="center"/>
          </w:tcPr>
          <w:p w14:paraId="3F48CB6B"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RVD, mm</w:t>
            </w:r>
          </w:p>
        </w:tc>
        <w:tc>
          <w:tcPr>
            <w:tcW w:w="2200" w:type="dxa"/>
            <w:tcMar>
              <w:top w:w="40" w:type="dxa"/>
              <w:left w:w="110" w:type="dxa"/>
              <w:bottom w:w="40" w:type="dxa"/>
              <w:right w:w="110" w:type="dxa"/>
            </w:tcMar>
            <w:vAlign w:val="center"/>
          </w:tcPr>
          <w:p w14:paraId="66B09D2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22.0 (20.0, 23.0)</w:t>
            </w:r>
          </w:p>
        </w:tc>
        <w:tc>
          <w:tcPr>
            <w:tcW w:w="2200" w:type="dxa"/>
            <w:tcMar>
              <w:top w:w="40" w:type="dxa"/>
              <w:left w:w="110" w:type="dxa"/>
              <w:bottom w:w="40" w:type="dxa"/>
              <w:right w:w="110" w:type="dxa"/>
            </w:tcMar>
            <w:vAlign w:val="center"/>
          </w:tcPr>
          <w:p w14:paraId="20893CA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23.0 (21.0, 24.0)</w:t>
            </w:r>
          </w:p>
        </w:tc>
        <w:tc>
          <w:tcPr>
            <w:tcW w:w="1000" w:type="dxa"/>
            <w:tcMar>
              <w:top w:w="40" w:type="dxa"/>
              <w:left w:w="110" w:type="dxa"/>
              <w:bottom w:w="40" w:type="dxa"/>
              <w:right w:w="110" w:type="dxa"/>
            </w:tcMar>
            <w:vAlign w:val="center"/>
          </w:tcPr>
          <w:p w14:paraId="4BE9A77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7FB5464A" w14:textId="77777777">
        <w:trPr>
          <w:cantSplit/>
          <w:tblCellSpacing w:w="15" w:type="dxa"/>
          <w:jc w:val="center"/>
        </w:trPr>
        <w:tc>
          <w:tcPr>
            <w:tcW w:w="3842" w:type="dxa"/>
            <w:tcMar>
              <w:top w:w="40" w:type="dxa"/>
              <w:left w:w="110" w:type="dxa"/>
              <w:bottom w:w="40" w:type="dxa"/>
              <w:right w:w="110" w:type="dxa"/>
            </w:tcMar>
            <w:vAlign w:val="center"/>
          </w:tcPr>
          <w:p w14:paraId="15053CC7"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LVEF, %</w:t>
            </w:r>
          </w:p>
        </w:tc>
        <w:tc>
          <w:tcPr>
            <w:tcW w:w="2200" w:type="dxa"/>
            <w:tcMar>
              <w:top w:w="40" w:type="dxa"/>
              <w:left w:w="110" w:type="dxa"/>
              <w:bottom w:w="40" w:type="dxa"/>
              <w:right w:w="110" w:type="dxa"/>
            </w:tcMar>
            <w:vAlign w:val="center"/>
          </w:tcPr>
          <w:p w14:paraId="04F9613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65 (60, 70)</w:t>
            </w:r>
          </w:p>
        </w:tc>
        <w:tc>
          <w:tcPr>
            <w:tcW w:w="2200" w:type="dxa"/>
            <w:tcMar>
              <w:top w:w="40" w:type="dxa"/>
              <w:left w:w="110" w:type="dxa"/>
              <w:bottom w:w="40" w:type="dxa"/>
              <w:right w:w="110" w:type="dxa"/>
            </w:tcMar>
            <w:vAlign w:val="center"/>
          </w:tcPr>
          <w:p w14:paraId="6E12E99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62 (57, 67)</w:t>
            </w:r>
          </w:p>
        </w:tc>
        <w:tc>
          <w:tcPr>
            <w:tcW w:w="1000" w:type="dxa"/>
            <w:tcMar>
              <w:top w:w="40" w:type="dxa"/>
              <w:left w:w="110" w:type="dxa"/>
              <w:bottom w:w="40" w:type="dxa"/>
              <w:right w:w="110" w:type="dxa"/>
            </w:tcMar>
            <w:vAlign w:val="center"/>
          </w:tcPr>
          <w:p w14:paraId="6698670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17799695" w14:textId="77777777">
        <w:trPr>
          <w:cantSplit/>
          <w:tblCellSpacing w:w="15" w:type="dxa"/>
          <w:jc w:val="center"/>
        </w:trPr>
        <w:tc>
          <w:tcPr>
            <w:tcW w:w="3842" w:type="dxa"/>
            <w:tcMar>
              <w:top w:w="40" w:type="dxa"/>
              <w:left w:w="110" w:type="dxa"/>
              <w:bottom w:w="40" w:type="dxa"/>
              <w:right w:w="110" w:type="dxa"/>
            </w:tcMar>
            <w:vAlign w:val="center"/>
          </w:tcPr>
          <w:p w14:paraId="6856816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TRV, m/s</w:t>
            </w:r>
          </w:p>
        </w:tc>
        <w:tc>
          <w:tcPr>
            <w:tcW w:w="2200" w:type="dxa"/>
            <w:tcMar>
              <w:top w:w="40" w:type="dxa"/>
              <w:left w:w="110" w:type="dxa"/>
              <w:bottom w:w="40" w:type="dxa"/>
              <w:right w:w="110" w:type="dxa"/>
            </w:tcMar>
            <w:vAlign w:val="center"/>
          </w:tcPr>
          <w:p w14:paraId="59AF950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2.60 (2.40, 2.80)</w:t>
            </w:r>
          </w:p>
        </w:tc>
        <w:tc>
          <w:tcPr>
            <w:tcW w:w="2200" w:type="dxa"/>
            <w:tcMar>
              <w:top w:w="40" w:type="dxa"/>
              <w:left w:w="110" w:type="dxa"/>
              <w:bottom w:w="40" w:type="dxa"/>
              <w:right w:w="110" w:type="dxa"/>
            </w:tcMar>
            <w:vAlign w:val="center"/>
          </w:tcPr>
          <w:p w14:paraId="3FF4048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2.60 (2.30, 2.80)</w:t>
            </w:r>
          </w:p>
        </w:tc>
        <w:tc>
          <w:tcPr>
            <w:tcW w:w="1000" w:type="dxa"/>
            <w:tcMar>
              <w:top w:w="40" w:type="dxa"/>
              <w:left w:w="110" w:type="dxa"/>
              <w:bottom w:w="40" w:type="dxa"/>
              <w:right w:w="110" w:type="dxa"/>
            </w:tcMar>
            <w:vAlign w:val="center"/>
          </w:tcPr>
          <w:p w14:paraId="0F5DAB1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0.596</w:t>
            </w:r>
          </w:p>
        </w:tc>
      </w:tr>
      <w:tr w:rsidR="005675A1" w14:paraId="10C23D20" w14:textId="77777777">
        <w:trPr>
          <w:cantSplit/>
          <w:tblCellSpacing w:w="15" w:type="dxa"/>
          <w:jc w:val="center"/>
        </w:trPr>
        <w:tc>
          <w:tcPr>
            <w:tcW w:w="3842" w:type="dxa"/>
            <w:tcMar>
              <w:top w:w="40" w:type="dxa"/>
              <w:left w:w="110" w:type="dxa"/>
              <w:bottom w:w="40" w:type="dxa"/>
              <w:right w:w="110" w:type="dxa"/>
            </w:tcMar>
            <w:vAlign w:val="center"/>
          </w:tcPr>
          <w:p w14:paraId="2E9283F5"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Concomitant LAAO</w:t>
            </w:r>
          </w:p>
        </w:tc>
        <w:tc>
          <w:tcPr>
            <w:tcW w:w="2200" w:type="dxa"/>
            <w:tcMar>
              <w:top w:w="40" w:type="dxa"/>
              <w:left w:w="110" w:type="dxa"/>
              <w:bottom w:w="40" w:type="dxa"/>
              <w:right w:w="110" w:type="dxa"/>
            </w:tcMar>
            <w:vAlign w:val="center"/>
          </w:tcPr>
          <w:p w14:paraId="45DD1FD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76 (22.2%)</w:t>
            </w:r>
          </w:p>
        </w:tc>
        <w:tc>
          <w:tcPr>
            <w:tcW w:w="2200" w:type="dxa"/>
            <w:tcMar>
              <w:top w:w="40" w:type="dxa"/>
              <w:left w:w="110" w:type="dxa"/>
              <w:bottom w:w="40" w:type="dxa"/>
              <w:right w:w="110" w:type="dxa"/>
            </w:tcMar>
            <w:vAlign w:val="center"/>
          </w:tcPr>
          <w:p w14:paraId="4F1AC8F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156 (31.1%)</w:t>
            </w:r>
          </w:p>
        </w:tc>
        <w:tc>
          <w:tcPr>
            <w:tcW w:w="1000" w:type="dxa"/>
            <w:tcMar>
              <w:top w:w="40" w:type="dxa"/>
              <w:left w:w="110" w:type="dxa"/>
              <w:bottom w:w="40" w:type="dxa"/>
              <w:right w:w="110" w:type="dxa"/>
            </w:tcMar>
            <w:vAlign w:val="center"/>
          </w:tcPr>
          <w:p w14:paraId="519D0B2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0.004</w:t>
            </w:r>
          </w:p>
        </w:tc>
      </w:tr>
      <w:tr w:rsidR="005675A1" w14:paraId="4B0306E6" w14:textId="77777777">
        <w:trPr>
          <w:cantSplit/>
          <w:tblCellSpacing w:w="15" w:type="dxa"/>
          <w:jc w:val="center"/>
        </w:trPr>
        <w:tc>
          <w:tcPr>
            <w:tcW w:w="3842" w:type="dxa"/>
            <w:tcMar>
              <w:top w:w="40" w:type="dxa"/>
              <w:left w:w="110" w:type="dxa"/>
              <w:bottom w:w="40" w:type="dxa"/>
              <w:right w:w="110" w:type="dxa"/>
            </w:tcMar>
            <w:vAlign w:val="center"/>
          </w:tcPr>
          <w:p w14:paraId="06AFB990"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Ablation energy</w:t>
            </w:r>
          </w:p>
        </w:tc>
        <w:tc>
          <w:tcPr>
            <w:tcW w:w="2200" w:type="dxa"/>
            <w:tcMar>
              <w:top w:w="40" w:type="dxa"/>
              <w:left w:w="110" w:type="dxa"/>
              <w:bottom w:w="40" w:type="dxa"/>
              <w:right w:w="110" w:type="dxa"/>
            </w:tcMar>
            <w:vAlign w:val="center"/>
          </w:tcPr>
          <w:p w14:paraId="1E6E80FD"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2200" w:type="dxa"/>
            <w:tcMar>
              <w:top w:w="40" w:type="dxa"/>
              <w:left w:w="110" w:type="dxa"/>
              <w:bottom w:w="40" w:type="dxa"/>
              <w:right w:w="110" w:type="dxa"/>
            </w:tcMar>
            <w:vAlign w:val="center"/>
          </w:tcPr>
          <w:p w14:paraId="10571BD1"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1000" w:type="dxa"/>
            <w:tcMar>
              <w:top w:w="40" w:type="dxa"/>
              <w:left w:w="110" w:type="dxa"/>
              <w:bottom w:w="40" w:type="dxa"/>
              <w:right w:w="110" w:type="dxa"/>
            </w:tcMar>
            <w:vAlign w:val="center"/>
          </w:tcPr>
          <w:p w14:paraId="78D2D35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775DF424" w14:textId="77777777">
        <w:trPr>
          <w:cantSplit/>
          <w:tblCellSpacing w:w="15" w:type="dxa"/>
          <w:jc w:val="center"/>
        </w:trPr>
        <w:tc>
          <w:tcPr>
            <w:tcW w:w="3842" w:type="dxa"/>
            <w:tcMar>
              <w:top w:w="40" w:type="dxa"/>
              <w:left w:w="110" w:type="dxa"/>
              <w:bottom w:w="40" w:type="dxa"/>
              <w:right w:w="110" w:type="dxa"/>
            </w:tcMar>
            <w:vAlign w:val="center"/>
          </w:tcPr>
          <w:p w14:paraId="4E2C9246"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RFA</w:t>
            </w:r>
          </w:p>
        </w:tc>
        <w:tc>
          <w:tcPr>
            <w:tcW w:w="2200" w:type="dxa"/>
            <w:tcMar>
              <w:top w:w="40" w:type="dxa"/>
              <w:left w:w="110" w:type="dxa"/>
              <w:bottom w:w="40" w:type="dxa"/>
              <w:right w:w="110" w:type="dxa"/>
            </w:tcMar>
            <w:vAlign w:val="center"/>
          </w:tcPr>
          <w:p w14:paraId="1EF476C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303 (88.3%)</w:t>
            </w:r>
          </w:p>
        </w:tc>
        <w:tc>
          <w:tcPr>
            <w:tcW w:w="2200" w:type="dxa"/>
            <w:tcMar>
              <w:top w:w="40" w:type="dxa"/>
              <w:left w:w="110" w:type="dxa"/>
              <w:bottom w:w="40" w:type="dxa"/>
              <w:right w:w="110" w:type="dxa"/>
            </w:tcMar>
            <w:vAlign w:val="center"/>
          </w:tcPr>
          <w:p w14:paraId="237D60A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473 (94.4%)</w:t>
            </w:r>
          </w:p>
        </w:tc>
        <w:tc>
          <w:tcPr>
            <w:tcW w:w="1000" w:type="dxa"/>
            <w:tcMar>
              <w:top w:w="40" w:type="dxa"/>
              <w:left w:w="110" w:type="dxa"/>
              <w:bottom w:w="40" w:type="dxa"/>
              <w:right w:w="110" w:type="dxa"/>
            </w:tcMar>
            <w:vAlign w:val="center"/>
          </w:tcPr>
          <w:p w14:paraId="1BF093AC"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13F0C8CC" w14:textId="77777777">
        <w:trPr>
          <w:cantSplit/>
          <w:tblCellSpacing w:w="15" w:type="dxa"/>
          <w:jc w:val="center"/>
        </w:trPr>
        <w:tc>
          <w:tcPr>
            <w:tcW w:w="3842" w:type="dxa"/>
            <w:tcMar>
              <w:top w:w="40" w:type="dxa"/>
              <w:left w:w="110" w:type="dxa"/>
              <w:bottom w:w="40" w:type="dxa"/>
              <w:right w:w="110" w:type="dxa"/>
            </w:tcMar>
            <w:vAlign w:val="center"/>
          </w:tcPr>
          <w:p w14:paraId="6A6BEDEE"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CBA</w:t>
            </w:r>
          </w:p>
        </w:tc>
        <w:tc>
          <w:tcPr>
            <w:tcW w:w="2200" w:type="dxa"/>
            <w:tcMar>
              <w:top w:w="40" w:type="dxa"/>
              <w:left w:w="110" w:type="dxa"/>
              <w:bottom w:w="40" w:type="dxa"/>
              <w:right w:w="110" w:type="dxa"/>
            </w:tcMar>
            <w:vAlign w:val="center"/>
          </w:tcPr>
          <w:p w14:paraId="4993B00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29 (8.5%)</w:t>
            </w:r>
          </w:p>
        </w:tc>
        <w:tc>
          <w:tcPr>
            <w:tcW w:w="2200" w:type="dxa"/>
            <w:tcMar>
              <w:top w:w="40" w:type="dxa"/>
              <w:left w:w="110" w:type="dxa"/>
              <w:bottom w:w="40" w:type="dxa"/>
              <w:right w:w="110" w:type="dxa"/>
            </w:tcMar>
            <w:vAlign w:val="center"/>
          </w:tcPr>
          <w:p w14:paraId="41D5045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10 (2.0%)</w:t>
            </w:r>
          </w:p>
        </w:tc>
        <w:tc>
          <w:tcPr>
            <w:tcW w:w="1000" w:type="dxa"/>
            <w:tcMar>
              <w:top w:w="40" w:type="dxa"/>
              <w:left w:w="110" w:type="dxa"/>
              <w:bottom w:w="40" w:type="dxa"/>
              <w:right w:w="110" w:type="dxa"/>
            </w:tcMar>
            <w:vAlign w:val="center"/>
          </w:tcPr>
          <w:p w14:paraId="24135000"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0E171350" w14:textId="77777777">
        <w:trPr>
          <w:cantSplit/>
          <w:tblCellSpacing w:w="15" w:type="dxa"/>
          <w:jc w:val="center"/>
        </w:trPr>
        <w:tc>
          <w:tcPr>
            <w:tcW w:w="3842" w:type="dxa"/>
            <w:tcMar>
              <w:top w:w="40" w:type="dxa"/>
              <w:left w:w="110" w:type="dxa"/>
              <w:bottom w:w="40" w:type="dxa"/>
              <w:right w:w="110" w:type="dxa"/>
            </w:tcMar>
            <w:vAlign w:val="center"/>
          </w:tcPr>
          <w:p w14:paraId="175407D0"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PFA</w:t>
            </w:r>
          </w:p>
        </w:tc>
        <w:tc>
          <w:tcPr>
            <w:tcW w:w="2200" w:type="dxa"/>
            <w:tcMar>
              <w:top w:w="40" w:type="dxa"/>
              <w:left w:w="110" w:type="dxa"/>
              <w:bottom w:w="40" w:type="dxa"/>
              <w:right w:w="110" w:type="dxa"/>
            </w:tcMar>
            <w:vAlign w:val="center"/>
          </w:tcPr>
          <w:p w14:paraId="0DBC77E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11 (3.2%)</w:t>
            </w:r>
          </w:p>
        </w:tc>
        <w:tc>
          <w:tcPr>
            <w:tcW w:w="2200" w:type="dxa"/>
            <w:tcMar>
              <w:top w:w="40" w:type="dxa"/>
              <w:left w:w="110" w:type="dxa"/>
              <w:bottom w:w="40" w:type="dxa"/>
              <w:right w:w="110" w:type="dxa"/>
            </w:tcMar>
            <w:vAlign w:val="center"/>
          </w:tcPr>
          <w:p w14:paraId="12509B6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18 (3.6%)</w:t>
            </w:r>
          </w:p>
        </w:tc>
        <w:tc>
          <w:tcPr>
            <w:tcW w:w="1000" w:type="dxa"/>
            <w:tcMar>
              <w:top w:w="40" w:type="dxa"/>
              <w:left w:w="110" w:type="dxa"/>
              <w:bottom w:w="40" w:type="dxa"/>
              <w:right w:w="110" w:type="dxa"/>
            </w:tcMar>
            <w:vAlign w:val="center"/>
          </w:tcPr>
          <w:p w14:paraId="3965B680"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399DF550" w14:textId="77777777">
        <w:trPr>
          <w:cantSplit/>
          <w:tblCellSpacing w:w="15" w:type="dxa"/>
          <w:jc w:val="center"/>
        </w:trPr>
        <w:tc>
          <w:tcPr>
            <w:tcW w:w="3842" w:type="dxa"/>
            <w:tcMar>
              <w:top w:w="40" w:type="dxa"/>
              <w:left w:w="110" w:type="dxa"/>
              <w:bottom w:w="40" w:type="dxa"/>
              <w:right w:w="110" w:type="dxa"/>
            </w:tcMar>
            <w:vAlign w:val="center"/>
          </w:tcPr>
          <w:p w14:paraId="264C8A21"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Additional non-PVI ablation</w:t>
            </w:r>
          </w:p>
        </w:tc>
        <w:tc>
          <w:tcPr>
            <w:tcW w:w="2200" w:type="dxa"/>
            <w:tcMar>
              <w:top w:w="40" w:type="dxa"/>
              <w:left w:w="110" w:type="dxa"/>
              <w:bottom w:w="40" w:type="dxa"/>
              <w:right w:w="110" w:type="dxa"/>
            </w:tcMar>
            <w:vAlign w:val="center"/>
          </w:tcPr>
          <w:p w14:paraId="615BD1F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82 (23.9%)</w:t>
            </w:r>
          </w:p>
        </w:tc>
        <w:tc>
          <w:tcPr>
            <w:tcW w:w="2200" w:type="dxa"/>
            <w:tcMar>
              <w:top w:w="40" w:type="dxa"/>
              <w:left w:w="110" w:type="dxa"/>
              <w:bottom w:w="40" w:type="dxa"/>
              <w:right w:w="110" w:type="dxa"/>
            </w:tcMar>
            <w:vAlign w:val="center"/>
          </w:tcPr>
          <w:p w14:paraId="1A925FC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269 (53.7%)</w:t>
            </w:r>
          </w:p>
        </w:tc>
        <w:tc>
          <w:tcPr>
            <w:tcW w:w="1000" w:type="dxa"/>
            <w:tcMar>
              <w:top w:w="40" w:type="dxa"/>
              <w:left w:w="110" w:type="dxa"/>
              <w:bottom w:w="40" w:type="dxa"/>
              <w:right w:w="110" w:type="dxa"/>
            </w:tcMar>
            <w:vAlign w:val="center"/>
          </w:tcPr>
          <w:p w14:paraId="7C71ECF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2D3C49F6" w14:textId="77777777">
        <w:trPr>
          <w:cantSplit/>
          <w:tblCellSpacing w:w="15" w:type="dxa"/>
          <w:jc w:val="center"/>
        </w:trPr>
        <w:tc>
          <w:tcPr>
            <w:tcW w:w="3842" w:type="dxa"/>
            <w:tcMar>
              <w:top w:w="40" w:type="dxa"/>
              <w:left w:w="110" w:type="dxa"/>
              <w:bottom w:w="40" w:type="dxa"/>
              <w:right w:w="110" w:type="dxa"/>
            </w:tcMar>
            <w:vAlign w:val="center"/>
          </w:tcPr>
          <w:p w14:paraId="7BD8CF82"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SR on 24-hour Holter monitoring near the 1-month TTE</w:t>
            </w:r>
          </w:p>
        </w:tc>
        <w:tc>
          <w:tcPr>
            <w:tcW w:w="2200" w:type="dxa"/>
            <w:tcMar>
              <w:top w:w="40" w:type="dxa"/>
              <w:left w:w="110" w:type="dxa"/>
              <w:bottom w:w="40" w:type="dxa"/>
              <w:right w:w="110" w:type="dxa"/>
            </w:tcMar>
            <w:vAlign w:val="center"/>
          </w:tcPr>
          <w:p w14:paraId="479D991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311 (90.7%)</w:t>
            </w:r>
          </w:p>
        </w:tc>
        <w:tc>
          <w:tcPr>
            <w:tcW w:w="2200" w:type="dxa"/>
            <w:tcMar>
              <w:top w:w="40" w:type="dxa"/>
              <w:left w:w="110" w:type="dxa"/>
              <w:bottom w:w="40" w:type="dxa"/>
              <w:right w:w="110" w:type="dxa"/>
            </w:tcMar>
            <w:vAlign w:val="center"/>
          </w:tcPr>
          <w:p w14:paraId="0406487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335 (66.9%)</w:t>
            </w:r>
          </w:p>
        </w:tc>
        <w:tc>
          <w:tcPr>
            <w:tcW w:w="1000" w:type="dxa"/>
            <w:tcMar>
              <w:top w:w="40" w:type="dxa"/>
              <w:left w:w="110" w:type="dxa"/>
              <w:bottom w:w="40" w:type="dxa"/>
              <w:right w:w="110" w:type="dxa"/>
            </w:tcMar>
            <w:vAlign w:val="center"/>
          </w:tcPr>
          <w:p w14:paraId="0017D46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bl>
    <w:p w14:paraId="7CEE3456" w14:textId="77777777" w:rsidR="00870F3C" w:rsidRDefault="00000000">
      <w:pPr>
        <w:pStyle w:val="3"/>
        <w:keepNext/>
        <w:widowControl/>
        <w:spacing w:beforeAutospacing="0" w:afterAutospacing="0"/>
        <w:rPr>
          <w:rFonts w:eastAsia="sans-serif" w:hint="default"/>
          <w:color w:val="1B1C1D"/>
        </w:rPr>
      </w:pPr>
      <w:r>
        <w:rPr>
          <w:rFonts w:hint="default"/>
          <w:color w:val="000000"/>
        </w:rPr>
        <w:t>Paired response population</w:t>
      </w:r>
    </w:p>
    <w:p w14:paraId="595ACA24"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The separately assembled paired response cohort comprised 844 procedures in 837 patients: 132 with isolated MR, 325 with isolated TR, and 387 with both. Thus, isolated disease contributed 457 procedures, and the valve-level analyses included 519 MR and 712 TR series. There were 343 paroxysmal and 501 persistent AF procedures, including 109 and 278 with both valves affected. </w:t>
      </w:r>
      <w:r>
        <w:rPr>
          <w:rFonts w:ascii="Times New Roman" w:eastAsia="Times New Roman" w:hAnsi="Times New Roman" w:cs="Times New Roman"/>
          <w:color w:val="1B1C1D"/>
          <w:kern w:val="0"/>
          <w:lang w:bidi="ar"/>
        </w:rPr>
        <w:t xml:space="preserve">Compared with paroxysmal AF, persistent AF procedures more often involved combined disease (55.5% vs 31.8%) and study-defined moderate-or-greater TR (47.3% vs 20.4%), had larger atria, and were less often in sinus rhythm near the 1-month TTE (66.9% vs 90.7%; Table 1). </w:t>
      </w:r>
      <w:r>
        <w:rPr>
          <w:rFonts w:ascii="Times New Roman" w:eastAsia="Times New Roman" w:hAnsi="Times New Roman" w:cs="Times New Roman"/>
          <w:color w:val="1B1C1D"/>
          <w:kern w:val="0"/>
          <w:lang w:bidi="ar"/>
        </w:rPr>
        <w:t>The 627 eligible admissions without a 1-month TTE had broadly similar baseline characteristics, apart from less frequent persistent AF; weighting for follow-up changed improvement rates by ≤0.9 percentage points (Supplementary Table S1B).</w:t>
      </w:r>
    </w:p>
    <w:p w14:paraId="0B09AD82"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Combined regurgitation was associated with older age, more frequent persistent AF and HF, greater biatrial enlargement, and higher TR grades than isolated TR (Table </w:t>
      </w:r>
      <w:r>
        <w:rPr>
          <w:rFonts w:ascii="Times New Roman" w:eastAsia="Times New Roman" w:hAnsi="Times New Roman" w:cs="Times New Roman"/>
          <w:color w:val="1B1C1D"/>
          <w:kern w:val="0"/>
          <w:lang w:bidi="ar"/>
        </w:rPr>
        <w:t>2</w:t>
      </w:r>
      <w:r>
        <w:rPr>
          <w:rFonts w:ascii="Times New Roman" w:eastAsia="Times New Roman" w:hAnsi="Times New Roman" w:cs="Times New Roman"/>
          <w:color w:val="1B1C1D"/>
          <w:kern w:val="0"/>
          <w:lang w:bidi="ar"/>
        </w:rPr>
        <w:t xml:space="preserve">). Parallel analyses used the same definitions across the two AF types (Supplementary Table S</w:t>
      </w:r>
      <w:del w:id="91133" w:author="Claude (E29 修订)" w:date="2026-10-08T23:00:00Z">
        <w:r>
          <w:rPr>
            <w:rFonts w:ascii="Times New Roman" w:eastAsia="Times New Roman" w:hAnsi="Times New Roman" w:cs="Times New Roman"/>
            <w:color w:val="1B1C1D"/>
            <w:kern w:val="0"/>
            <w:lang w:bidi="ar"/>
          </w:rPr>
          <w:delText xml:space="preserve">12</w:delText>
        </w:r>
      </w:del>
      <w:ins w:id="91134" w:author="Claude (E29 修订)" w:date="2026-10-08T23:00:00Z">
        <w:r>
          <w:rPr>
            <w:rFonts w:ascii="Times New Roman" w:eastAsia="Times New Roman" w:hAnsi="Times New Roman" w:cs="Times New Roman"/>
            <w:color w:val="1B1C1D"/>
            <w:kern w:val="0"/>
            <w:lang w:bidi="ar"/>
          </w:rPr>
          <w:t xml:space="preserve">11</w:t>
        </w:r>
      </w:ins>
      <w:r>
        <w:rPr>
          <w:rFonts w:ascii="Times New Roman" w:eastAsia="Times New Roman" w:hAnsi="Times New Roman" w:cs="Times New Roman"/>
          <w:color w:val="1B1C1D"/>
          <w:kern w:val="0"/>
          <w:lang w:bidi="ar"/>
        </w:rPr>
        <w:t xml:space="preserve">).</w:t>
      </w:r>
    </w:p>
    <w:p w14:paraId="0D521352" w14:textId="77777777" w:rsidR="00870F3C" w:rsidRDefault="00000000">
      <w:pPr>
        <w:keepNext/>
        <w:rPr>
          <w:rFonts w:ascii="Times New Roman" w:eastAsia="宋体" w:hAnsi="Times New Roman" w:cs="Times New Roman"/>
          <w:color w:val="1B1C1D"/>
        </w:rPr>
      </w:pPr>
      <w:r>
        <w:rPr>
          <w:rFonts w:ascii="Times New Roman" w:eastAsia="Times New Roman" w:hAnsi="Times New Roman" w:cs="Times New Roman"/>
          <w:b/>
          <w:bCs/>
          <w:color w:val="1B1C1D"/>
        </w:rPr>
        <w:lastRenderedPageBreak/>
        <w:t xml:space="preserve">Table </w:t>
      </w:r>
      <w:r>
        <w:rPr>
          <w:rFonts w:ascii="Times New Roman" w:eastAsia="Times New Roman" w:hAnsi="Times New Roman" w:cs="Times New Roman"/>
          <w:b/>
          <w:bCs/>
          <w:color w:val="1B1C1D"/>
        </w:rPr>
        <w:t>2.</w:t>
      </w:r>
      <w:r>
        <w:rPr>
          <w:rFonts w:ascii="Times New Roman" w:eastAsia="Times New Roman" w:hAnsi="Times New Roman" w:cs="Times New Roman"/>
          <w:b/>
          <w:bCs/>
          <w:color w:val="1B1C1D"/>
        </w:rPr>
        <w:t xml:space="preserve"> </w:t>
      </w:r>
      <w:r>
        <w:rPr>
          <w:rFonts w:ascii="Times New Roman" w:eastAsia="Times New Roman" w:hAnsi="Times New Roman" w:cs="Times New Roman"/>
          <w:color w:val="1B1C1D"/>
        </w:rPr>
        <w:t xml:space="preserve">Baseline clinical, echocardiographic, and procedural characteristics of the </w:t>
      </w:r>
      <w:r>
        <w:rPr>
          <w:rFonts w:ascii="Times New Roman" w:eastAsia="Times New Roman" w:hAnsi="Times New Roman" w:cs="Times New Roman"/>
          <w:color w:val="1B1C1D"/>
        </w:rPr>
        <w:t>paired</w:t>
      </w:r>
      <w:r>
        <w:rPr>
          <w:rFonts w:ascii="Times New Roman" w:eastAsia="Times New Roman" w:hAnsi="Times New Roman" w:cs="Times New Roman"/>
          <w:color w:val="1B1C1D"/>
        </w:rPr>
        <w:t xml:space="preserve"> </w:t>
      </w:r>
      <w:r>
        <w:rPr>
          <w:rFonts w:ascii="Times New Roman" w:eastAsia="Times New Roman" w:hAnsi="Times New Roman" w:cs="Times New Roman"/>
          <w:color w:val="1B1C1D"/>
        </w:rPr>
        <w:t>response cohort by regurgitation phenotype.</w:t>
      </w:r>
    </w:p>
    <w:tbl>
      <w:tblPr>
        <w:tblW w:w="9242" w:type="dxa"/>
        <w:jc w:val="center"/>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152"/>
        <w:gridCol w:w="1718"/>
        <w:gridCol w:w="1707"/>
        <w:gridCol w:w="1718"/>
        <w:gridCol w:w="947"/>
      </w:tblGrid>
      <w:tr w:rsidR="00870F3C" w14:paraId="498FC541" w14:textId="77777777">
        <w:trPr>
          <w:cantSplit/>
          <w:tblHeader/>
          <w:tblCellSpacing w:w="15" w:type="dxa"/>
          <w:jc w:val="center"/>
        </w:trPr>
        <w:tc>
          <w:tcPr>
            <w:tcW w:w="3107" w:type="dxa"/>
            <w:tcBorders>
              <w:bottom w:val="single" w:sz="4" w:space="0" w:color="auto"/>
            </w:tcBorders>
            <w:tcMar>
              <w:top w:w="96" w:type="dxa"/>
              <w:left w:w="144" w:type="dxa"/>
              <w:bottom w:w="96" w:type="dxa"/>
              <w:right w:w="144" w:type="dxa"/>
            </w:tcMar>
            <w:vAlign w:val="center"/>
          </w:tcPr>
          <w:p w14:paraId="20BBE205"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Variable</w:t>
            </w:r>
          </w:p>
        </w:tc>
        <w:tc>
          <w:tcPr>
            <w:tcW w:w="1688" w:type="dxa"/>
            <w:tcBorders>
              <w:bottom w:val="single" w:sz="4" w:space="0" w:color="auto"/>
            </w:tcBorders>
            <w:tcMar>
              <w:top w:w="96" w:type="dxa"/>
              <w:left w:w="144" w:type="dxa"/>
              <w:bottom w:w="96" w:type="dxa"/>
              <w:right w:w="144" w:type="dxa"/>
            </w:tcMar>
            <w:vAlign w:val="center"/>
          </w:tcPr>
          <w:p w14:paraId="62DA9A41"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 xml:space="preserve">isolated MR </w:t>
            </w:r>
          </w:p>
          <w:p w14:paraId="775C918B"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(n=132)</w:t>
            </w:r>
          </w:p>
        </w:tc>
        <w:tc>
          <w:tcPr>
            <w:tcW w:w="1677" w:type="dxa"/>
            <w:tcBorders>
              <w:bottom w:val="single" w:sz="4" w:space="0" w:color="auto"/>
            </w:tcBorders>
            <w:tcMar>
              <w:top w:w="96" w:type="dxa"/>
              <w:left w:w="144" w:type="dxa"/>
              <w:bottom w:w="96" w:type="dxa"/>
              <w:right w:w="144" w:type="dxa"/>
            </w:tcMar>
            <w:vAlign w:val="center"/>
          </w:tcPr>
          <w:p w14:paraId="35486AD9"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 xml:space="preserve">isolated TR </w:t>
            </w:r>
          </w:p>
          <w:p w14:paraId="3637C925"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(n=325)</w:t>
            </w:r>
          </w:p>
        </w:tc>
        <w:tc>
          <w:tcPr>
            <w:tcW w:w="1688" w:type="dxa"/>
            <w:tcBorders>
              <w:bottom w:val="single" w:sz="4" w:space="0" w:color="auto"/>
            </w:tcBorders>
            <w:tcMar>
              <w:top w:w="96" w:type="dxa"/>
              <w:left w:w="144" w:type="dxa"/>
              <w:bottom w:w="96" w:type="dxa"/>
              <w:right w:w="144" w:type="dxa"/>
            </w:tcMar>
            <w:vAlign w:val="center"/>
          </w:tcPr>
          <w:p w14:paraId="152C60C4"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 xml:space="preserve">combined MR/TR </w:t>
            </w:r>
          </w:p>
          <w:p w14:paraId="62890E40"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(n=387)</w:t>
            </w:r>
          </w:p>
        </w:tc>
        <w:tc>
          <w:tcPr>
            <w:tcW w:w="902" w:type="dxa"/>
            <w:tcBorders>
              <w:bottom w:val="single" w:sz="4" w:space="0" w:color="auto"/>
            </w:tcBorders>
            <w:tcMar>
              <w:top w:w="96" w:type="dxa"/>
              <w:left w:w="144" w:type="dxa"/>
              <w:bottom w:w="96" w:type="dxa"/>
              <w:right w:w="144" w:type="dxa"/>
            </w:tcMar>
            <w:vAlign w:val="center"/>
          </w:tcPr>
          <w:p w14:paraId="3EF49F4B"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P value</w:t>
            </w:r>
          </w:p>
        </w:tc>
      </w:tr>
      <w:tr w:rsidR="00870F3C" w14:paraId="68F68974" w14:textId="77777777">
        <w:trPr>
          <w:cantSplit/>
          <w:tblCellSpacing w:w="15" w:type="dxa"/>
          <w:jc w:val="center"/>
        </w:trPr>
        <w:tc>
          <w:tcPr>
            <w:tcW w:w="3107" w:type="dxa"/>
            <w:tcMar>
              <w:top w:w="96" w:type="dxa"/>
              <w:left w:w="144" w:type="dxa"/>
              <w:bottom w:w="96" w:type="dxa"/>
              <w:right w:w="144" w:type="dxa"/>
            </w:tcMar>
            <w:vAlign w:val="center"/>
          </w:tcPr>
          <w:p w14:paraId="2B8F339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Baseline characteristics</w:t>
            </w:r>
          </w:p>
        </w:tc>
        <w:tc>
          <w:tcPr>
            <w:tcW w:w="1688" w:type="dxa"/>
            <w:tcMar>
              <w:top w:w="96" w:type="dxa"/>
              <w:left w:w="144" w:type="dxa"/>
              <w:bottom w:w="96" w:type="dxa"/>
              <w:right w:w="144" w:type="dxa"/>
            </w:tcMar>
            <w:vAlign w:val="center"/>
          </w:tcPr>
          <w:p w14:paraId="2FBC088B"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77" w:type="dxa"/>
            <w:tcMar>
              <w:top w:w="96" w:type="dxa"/>
              <w:left w:w="144" w:type="dxa"/>
              <w:bottom w:w="96" w:type="dxa"/>
              <w:right w:w="144" w:type="dxa"/>
            </w:tcMar>
            <w:vAlign w:val="center"/>
          </w:tcPr>
          <w:p w14:paraId="5BA095A9"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88" w:type="dxa"/>
            <w:tcMar>
              <w:top w:w="96" w:type="dxa"/>
              <w:left w:w="144" w:type="dxa"/>
              <w:bottom w:w="96" w:type="dxa"/>
              <w:right w:w="144" w:type="dxa"/>
            </w:tcMar>
            <w:vAlign w:val="center"/>
          </w:tcPr>
          <w:p w14:paraId="3A9A5414"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902" w:type="dxa"/>
            <w:tcMar>
              <w:top w:w="96" w:type="dxa"/>
              <w:left w:w="144" w:type="dxa"/>
              <w:bottom w:w="96" w:type="dxa"/>
              <w:right w:w="144" w:type="dxa"/>
            </w:tcMar>
            <w:vAlign w:val="center"/>
          </w:tcPr>
          <w:p w14:paraId="4D985B61"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5E429C63" w14:textId="77777777">
        <w:trPr>
          <w:cantSplit/>
          <w:tblCellSpacing w:w="15" w:type="dxa"/>
          <w:jc w:val="center"/>
        </w:trPr>
        <w:tc>
          <w:tcPr>
            <w:tcW w:w="3107" w:type="dxa"/>
            <w:tcMar>
              <w:top w:w="96" w:type="dxa"/>
              <w:left w:w="144" w:type="dxa"/>
              <w:bottom w:w="96" w:type="dxa"/>
              <w:right w:w="144" w:type="dxa"/>
            </w:tcMar>
            <w:vAlign w:val="center"/>
          </w:tcPr>
          <w:p w14:paraId="55041296"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Age, years</w:t>
            </w:r>
          </w:p>
        </w:tc>
        <w:tc>
          <w:tcPr>
            <w:tcW w:w="1688" w:type="dxa"/>
            <w:tcMar>
              <w:top w:w="96" w:type="dxa"/>
              <w:left w:w="144" w:type="dxa"/>
              <w:bottom w:w="96" w:type="dxa"/>
              <w:right w:w="144" w:type="dxa"/>
            </w:tcMar>
            <w:vAlign w:val="center"/>
          </w:tcPr>
          <w:p w14:paraId="1849F07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66 (57, 72)</w:t>
            </w:r>
          </w:p>
        </w:tc>
        <w:tc>
          <w:tcPr>
            <w:tcW w:w="1677" w:type="dxa"/>
            <w:tcMar>
              <w:top w:w="96" w:type="dxa"/>
              <w:left w:w="144" w:type="dxa"/>
              <w:bottom w:w="96" w:type="dxa"/>
              <w:right w:w="144" w:type="dxa"/>
            </w:tcMar>
            <w:vAlign w:val="center"/>
          </w:tcPr>
          <w:p w14:paraId="679AD54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66 (58, 72)</w:t>
            </w:r>
          </w:p>
        </w:tc>
        <w:tc>
          <w:tcPr>
            <w:tcW w:w="1688" w:type="dxa"/>
            <w:tcMar>
              <w:top w:w="96" w:type="dxa"/>
              <w:left w:w="144" w:type="dxa"/>
              <w:bottom w:w="96" w:type="dxa"/>
              <w:right w:w="144" w:type="dxa"/>
            </w:tcMar>
            <w:vAlign w:val="center"/>
          </w:tcPr>
          <w:p w14:paraId="39F3F82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68 (61, 75)</w:t>
            </w:r>
          </w:p>
        </w:tc>
        <w:tc>
          <w:tcPr>
            <w:tcW w:w="902" w:type="dxa"/>
            <w:tcMar>
              <w:top w:w="96" w:type="dxa"/>
              <w:left w:w="144" w:type="dxa"/>
              <w:bottom w:w="96" w:type="dxa"/>
              <w:right w:w="144" w:type="dxa"/>
            </w:tcMar>
            <w:vAlign w:val="center"/>
          </w:tcPr>
          <w:p w14:paraId="5F83CC54"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44FC4E30" w14:textId="77777777">
        <w:trPr>
          <w:cantSplit/>
          <w:tblCellSpacing w:w="15" w:type="dxa"/>
          <w:jc w:val="center"/>
        </w:trPr>
        <w:tc>
          <w:tcPr>
            <w:tcW w:w="3107" w:type="dxa"/>
            <w:tcMar>
              <w:top w:w="96" w:type="dxa"/>
              <w:left w:w="144" w:type="dxa"/>
              <w:bottom w:w="96" w:type="dxa"/>
              <w:right w:w="144" w:type="dxa"/>
            </w:tcMar>
            <w:vAlign w:val="center"/>
          </w:tcPr>
          <w:p w14:paraId="3C76750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BMI, kg/m²</w:t>
            </w:r>
          </w:p>
        </w:tc>
        <w:tc>
          <w:tcPr>
            <w:tcW w:w="1688" w:type="dxa"/>
            <w:tcMar>
              <w:top w:w="96" w:type="dxa"/>
              <w:left w:w="144" w:type="dxa"/>
              <w:bottom w:w="96" w:type="dxa"/>
              <w:right w:w="144" w:type="dxa"/>
            </w:tcMar>
            <w:vAlign w:val="center"/>
          </w:tcPr>
          <w:p w14:paraId="277573E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24.3 (22.6, 27.0)</w:t>
            </w:r>
          </w:p>
        </w:tc>
        <w:tc>
          <w:tcPr>
            <w:tcW w:w="1677" w:type="dxa"/>
            <w:tcMar>
              <w:top w:w="96" w:type="dxa"/>
              <w:left w:w="144" w:type="dxa"/>
              <w:bottom w:w="96" w:type="dxa"/>
              <w:right w:w="144" w:type="dxa"/>
            </w:tcMar>
            <w:vAlign w:val="center"/>
          </w:tcPr>
          <w:p w14:paraId="5FED1CC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24.2 (22.0, 26.6)</w:t>
            </w:r>
          </w:p>
        </w:tc>
        <w:tc>
          <w:tcPr>
            <w:tcW w:w="1688" w:type="dxa"/>
            <w:tcMar>
              <w:top w:w="96" w:type="dxa"/>
              <w:left w:w="144" w:type="dxa"/>
              <w:bottom w:w="96" w:type="dxa"/>
              <w:right w:w="144" w:type="dxa"/>
            </w:tcMar>
            <w:vAlign w:val="center"/>
          </w:tcPr>
          <w:p w14:paraId="26758AF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24.2 (22.0, 25.9)</w:t>
            </w:r>
          </w:p>
        </w:tc>
        <w:tc>
          <w:tcPr>
            <w:tcW w:w="902" w:type="dxa"/>
            <w:tcMar>
              <w:top w:w="96" w:type="dxa"/>
              <w:left w:w="144" w:type="dxa"/>
              <w:bottom w:w="96" w:type="dxa"/>
              <w:right w:w="144" w:type="dxa"/>
            </w:tcMar>
            <w:vAlign w:val="center"/>
          </w:tcPr>
          <w:p w14:paraId="0660A73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0.250</w:t>
            </w:r>
          </w:p>
        </w:tc>
      </w:tr>
      <w:tr w:rsidR="00870F3C" w14:paraId="4891CE0B" w14:textId="77777777">
        <w:trPr>
          <w:cantSplit/>
          <w:tblCellSpacing w:w="15" w:type="dxa"/>
          <w:jc w:val="center"/>
        </w:trPr>
        <w:tc>
          <w:tcPr>
            <w:tcW w:w="3107" w:type="dxa"/>
            <w:tcMar>
              <w:top w:w="96" w:type="dxa"/>
              <w:left w:w="144" w:type="dxa"/>
              <w:bottom w:w="96" w:type="dxa"/>
              <w:right w:w="144" w:type="dxa"/>
            </w:tcMar>
            <w:vAlign w:val="center"/>
          </w:tcPr>
          <w:p w14:paraId="1E50536B"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hint="eastAsia"/>
                <w:color w:val="1B1C1D"/>
                <w:kern w:val="0"/>
                <w:sz w:val="20"/>
                <w:szCs w:val="20"/>
                <w:lang w:bidi="ar"/>
              </w:rPr>
              <w:t>S</w:t>
            </w:r>
            <w:r>
              <w:rPr>
                <w:rFonts w:ascii="Times New Roman" w:eastAsia="Times New Roman" w:hAnsi="Times New Roman" w:cs="Times New Roman"/>
                <w:color w:val="1B1C1D"/>
                <w:kern w:val="0"/>
                <w:sz w:val="20"/>
                <w:szCs w:val="20"/>
                <w:lang w:bidi="ar"/>
              </w:rPr>
              <w:t>ex, female</w:t>
            </w:r>
          </w:p>
        </w:tc>
        <w:tc>
          <w:tcPr>
            <w:tcW w:w="1688" w:type="dxa"/>
            <w:tcMar>
              <w:top w:w="96" w:type="dxa"/>
              <w:left w:w="144" w:type="dxa"/>
              <w:bottom w:w="96" w:type="dxa"/>
              <w:right w:w="144" w:type="dxa"/>
            </w:tcMar>
            <w:vAlign w:val="center"/>
          </w:tcPr>
          <w:p w14:paraId="0A9CEA6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71 (53.8%)</w:t>
            </w:r>
          </w:p>
        </w:tc>
        <w:tc>
          <w:tcPr>
            <w:tcW w:w="1677" w:type="dxa"/>
            <w:tcMar>
              <w:top w:w="96" w:type="dxa"/>
              <w:left w:w="144" w:type="dxa"/>
              <w:bottom w:w="96" w:type="dxa"/>
              <w:right w:w="144" w:type="dxa"/>
            </w:tcMar>
            <w:vAlign w:val="center"/>
          </w:tcPr>
          <w:p w14:paraId="40D8D2D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125 (38.5%)</w:t>
            </w:r>
          </w:p>
        </w:tc>
        <w:tc>
          <w:tcPr>
            <w:tcW w:w="1688" w:type="dxa"/>
            <w:tcMar>
              <w:top w:w="96" w:type="dxa"/>
              <w:left w:w="144" w:type="dxa"/>
              <w:bottom w:w="96" w:type="dxa"/>
              <w:right w:w="144" w:type="dxa"/>
            </w:tcMar>
            <w:vAlign w:val="center"/>
          </w:tcPr>
          <w:p w14:paraId="591DA47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212 (54.8%)</w:t>
            </w:r>
          </w:p>
        </w:tc>
        <w:tc>
          <w:tcPr>
            <w:tcW w:w="902" w:type="dxa"/>
            <w:tcMar>
              <w:top w:w="96" w:type="dxa"/>
              <w:left w:w="144" w:type="dxa"/>
              <w:bottom w:w="96" w:type="dxa"/>
              <w:right w:w="144" w:type="dxa"/>
            </w:tcMar>
            <w:vAlign w:val="center"/>
          </w:tcPr>
          <w:p w14:paraId="613BA766"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237CB3EB" w14:textId="77777777">
        <w:trPr>
          <w:cantSplit/>
          <w:tblCellSpacing w:w="15" w:type="dxa"/>
          <w:jc w:val="center"/>
        </w:trPr>
        <w:tc>
          <w:tcPr>
            <w:tcW w:w="3107" w:type="dxa"/>
            <w:tcMar>
              <w:top w:w="96" w:type="dxa"/>
              <w:left w:w="144" w:type="dxa"/>
              <w:bottom w:w="96" w:type="dxa"/>
              <w:right w:w="144" w:type="dxa"/>
            </w:tcMar>
            <w:vAlign w:val="center"/>
          </w:tcPr>
          <w:p w14:paraId="1C9A5B9B"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AF type</w:t>
            </w:r>
          </w:p>
        </w:tc>
        <w:tc>
          <w:tcPr>
            <w:tcW w:w="1688" w:type="dxa"/>
            <w:tcMar>
              <w:top w:w="96" w:type="dxa"/>
              <w:left w:w="144" w:type="dxa"/>
              <w:bottom w:w="96" w:type="dxa"/>
              <w:right w:w="144" w:type="dxa"/>
            </w:tcMar>
            <w:vAlign w:val="center"/>
          </w:tcPr>
          <w:p w14:paraId="68B91A74"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77" w:type="dxa"/>
            <w:tcMar>
              <w:top w:w="96" w:type="dxa"/>
              <w:left w:w="144" w:type="dxa"/>
              <w:bottom w:w="96" w:type="dxa"/>
              <w:right w:w="144" w:type="dxa"/>
            </w:tcMar>
            <w:vAlign w:val="center"/>
          </w:tcPr>
          <w:p w14:paraId="2038C97B"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88" w:type="dxa"/>
            <w:tcMar>
              <w:top w:w="96" w:type="dxa"/>
              <w:left w:w="144" w:type="dxa"/>
              <w:bottom w:w="96" w:type="dxa"/>
              <w:right w:w="144" w:type="dxa"/>
            </w:tcMar>
            <w:vAlign w:val="center"/>
          </w:tcPr>
          <w:p w14:paraId="3D963865"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902" w:type="dxa"/>
            <w:tcMar>
              <w:top w:w="96" w:type="dxa"/>
              <w:left w:w="144" w:type="dxa"/>
              <w:bottom w:w="96" w:type="dxa"/>
              <w:right w:w="144" w:type="dxa"/>
            </w:tcMar>
            <w:vAlign w:val="center"/>
          </w:tcPr>
          <w:p w14:paraId="46FE43D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10AC6F26" w14:textId="77777777">
        <w:trPr>
          <w:cantSplit/>
          <w:tblCellSpacing w:w="15" w:type="dxa"/>
          <w:jc w:val="center"/>
        </w:trPr>
        <w:tc>
          <w:tcPr>
            <w:tcW w:w="3107" w:type="dxa"/>
            <w:tcMar>
              <w:top w:w="96" w:type="dxa"/>
              <w:left w:w="144" w:type="dxa"/>
              <w:bottom w:w="96" w:type="dxa"/>
              <w:right w:w="144" w:type="dxa"/>
            </w:tcMar>
            <w:vAlign w:val="center"/>
          </w:tcPr>
          <w:p w14:paraId="020F160B"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Paroxysmal</w:t>
            </w:r>
          </w:p>
        </w:tc>
        <w:tc>
          <w:tcPr>
            <w:tcW w:w="1688" w:type="dxa"/>
            <w:tcMar>
              <w:top w:w="96" w:type="dxa"/>
              <w:left w:w="144" w:type="dxa"/>
              <w:bottom w:w="96" w:type="dxa"/>
              <w:right w:w="144" w:type="dxa"/>
            </w:tcMar>
            <w:vAlign w:val="center"/>
          </w:tcPr>
          <w:p w14:paraId="17CD450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86 (65.2%)</w:t>
            </w:r>
          </w:p>
        </w:tc>
        <w:tc>
          <w:tcPr>
            <w:tcW w:w="1677" w:type="dxa"/>
            <w:tcMar>
              <w:top w:w="96" w:type="dxa"/>
              <w:left w:w="144" w:type="dxa"/>
              <w:bottom w:w="96" w:type="dxa"/>
              <w:right w:w="144" w:type="dxa"/>
            </w:tcMar>
            <w:vAlign w:val="center"/>
          </w:tcPr>
          <w:p w14:paraId="38DE6E7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148 (45.5%)</w:t>
            </w:r>
          </w:p>
        </w:tc>
        <w:tc>
          <w:tcPr>
            <w:tcW w:w="1688" w:type="dxa"/>
            <w:tcMar>
              <w:top w:w="96" w:type="dxa"/>
              <w:left w:w="144" w:type="dxa"/>
              <w:bottom w:w="96" w:type="dxa"/>
              <w:right w:w="144" w:type="dxa"/>
            </w:tcMar>
            <w:vAlign w:val="center"/>
          </w:tcPr>
          <w:p w14:paraId="483FE5C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109 (28.2%)</w:t>
            </w:r>
          </w:p>
        </w:tc>
        <w:tc>
          <w:tcPr>
            <w:tcW w:w="902" w:type="dxa"/>
            <w:tcMar>
              <w:top w:w="96" w:type="dxa"/>
              <w:left w:w="144" w:type="dxa"/>
              <w:bottom w:w="96" w:type="dxa"/>
              <w:right w:w="144" w:type="dxa"/>
            </w:tcMar>
            <w:vAlign w:val="center"/>
          </w:tcPr>
          <w:p w14:paraId="565EDF61"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04CC12E4" w14:textId="77777777">
        <w:trPr>
          <w:cantSplit/>
          <w:tblCellSpacing w:w="15" w:type="dxa"/>
          <w:jc w:val="center"/>
        </w:trPr>
        <w:tc>
          <w:tcPr>
            <w:tcW w:w="3107" w:type="dxa"/>
            <w:tcMar>
              <w:top w:w="96" w:type="dxa"/>
              <w:left w:w="144" w:type="dxa"/>
              <w:bottom w:w="96" w:type="dxa"/>
              <w:right w:w="144" w:type="dxa"/>
            </w:tcMar>
            <w:vAlign w:val="center"/>
          </w:tcPr>
          <w:p w14:paraId="4230AF4A"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Persistent</w:t>
            </w:r>
          </w:p>
        </w:tc>
        <w:tc>
          <w:tcPr>
            <w:tcW w:w="1688" w:type="dxa"/>
            <w:tcMar>
              <w:top w:w="96" w:type="dxa"/>
              <w:left w:w="144" w:type="dxa"/>
              <w:bottom w:w="96" w:type="dxa"/>
              <w:right w:w="144" w:type="dxa"/>
            </w:tcMar>
            <w:vAlign w:val="center"/>
          </w:tcPr>
          <w:p w14:paraId="60C1835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46 (34.8%)</w:t>
            </w:r>
          </w:p>
        </w:tc>
        <w:tc>
          <w:tcPr>
            <w:tcW w:w="1677" w:type="dxa"/>
            <w:tcMar>
              <w:top w:w="96" w:type="dxa"/>
              <w:left w:w="144" w:type="dxa"/>
              <w:bottom w:w="96" w:type="dxa"/>
              <w:right w:w="144" w:type="dxa"/>
            </w:tcMar>
            <w:vAlign w:val="center"/>
          </w:tcPr>
          <w:p w14:paraId="7AD8C286"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177 (54.5%)</w:t>
            </w:r>
          </w:p>
        </w:tc>
        <w:tc>
          <w:tcPr>
            <w:tcW w:w="1688" w:type="dxa"/>
            <w:tcMar>
              <w:top w:w="96" w:type="dxa"/>
              <w:left w:w="144" w:type="dxa"/>
              <w:bottom w:w="96" w:type="dxa"/>
              <w:right w:w="144" w:type="dxa"/>
            </w:tcMar>
            <w:vAlign w:val="center"/>
          </w:tcPr>
          <w:p w14:paraId="68AB7CA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278 (71.8%)</w:t>
            </w:r>
          </w:p>
        </w:tc>
        <w:tc>
          <w:tcPr>
            <w:tcW w:w="902" w:type="dxa"/>
            <w:tcMar>
              <w:top w:w="96" w:type="dxa"/>
              <w:left w:w="144" w:type="dxa"/>
              <w:bottom w:w="96" w:type="dxa"/>
              <w:right w:w="144" w:type="dxa"/>
            </w:tcMar>
            <w:vAlign w:val="center"/>
          </w:tcPr>
          <w:p w14:paraId="15DAC534"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6CE22FAF" w14:textId="77777777">
        <w:trPr>
          <w:cantSplit/>
          <w:tblCellSpacing w:w="15" w:type="dxa"/>
          <w:jc w:val="center"/>
        </w:trPr>
        <w:tc>
          <w:tcPr>
            <w:tcW w:w="3107" w:type="dxa"/>
            <w:tcMar>
              <w:top w:w="96" w:type="dxa"/>
              <w:left w:w="144" w:type="dxa"/>
              <w:bottom w:w="96" w:type="dxa"/>
              <w:right w:w="144" w:type="dxa"/>
            </w:tcMar>
            <w:vAlign w:val="center"/>
          </w:tcPr>
          <w:p w14:paraId="23FD74B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Hypertension</w:t>
            </w:r>
          </w:p>
        </w:tc>
        <w:tc>
          <w:tcPr>
            <w:tcW w:w="1688" w:type="dxa"/>
            <w:tcMar>
              <w:top w:w="96" w:type="dxa"/>
              <w:left w:w="144" w:type="dxa"/>
              <w:bottom w:w="96" w:type="dxa"/>
              <w:right w:w="144" w:type="dxa"/>
            </w:tcMar>
            <w:vAlign w:val="center"/>
          </w:tcPr>
          <w:p w14:paraId="4D74748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67 (50.8%)</w:t>
            </w:r>
          </w:p>
        </w:tc>
        <w:tc>
          <w:tcPr>
            <w:tcW w:w="1677" w:type="dxa"/>
            <w:tcMar>
              <w:top w:w="96" w:type="dxa"/>
              <w:left w:w="144" w:type="dxa"/>
              <w:bottom w:w="96" w:type="dxa"/>
              <w:right w:w="144" w:type="dxa"/>
            </w:tcMar>
            <w:vAlign w:val="center"/>
          </w:tcPr>
          <w:p w14:paraId="07A7B1F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148 (45.5%)</w:t>
            </w:r>
          </w:p>
        </w:tc>
        <w:tc>
          <w:tcPr>
            <w:tcW w:w="1688" w:type="dxa"/>
            <w:tcMar>
              <w:top w:w="96" w:type="dxa"/>
              <w:left w:w="144" w:type="dxa"/>
              <w:bottom w:w="96" w:type="dxa"/>
              <w:right w:w="144" w:type="dxa"/>
            </w:tcMar>
            <w:vAlign w:val="center"/>
          </w:tcPr>
          <w:p w14:paraId="476336C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193 (49.9%)</w:t>
            </w:r>
          </w:p>
        </w:tc>
        <w:tc>
          <w:tcPr>
            <w:tcW w:w="902" w:type="dxa"/>
            <w:tcMar>
              <w:top w:w="96" w:type="dxa"/>
              <w:left w:w="144" w:type="dxa"/>
              <w:bottom w:w="96" w:type="dxa"/>
              <w:right w:w="144" w:type="dxa"/>
            </w:tcMar>
            <w:vAlign w:val="center"/>
          </w:tcPr>
          <w:p w14:paraId="44397FA1"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0.429</w:t>
            </w:r>
          </w:p>
        </w:tc>
      </w:tr>
      <w:tr w:rsidR="00870F3C" w14:paraId="03DCE2AA" w14:textId="77777777">
        <w:trPr>
          <w:cantSplit/>
          <w:tblCellSpacing w:w="15" w:type="dxa"/>
          <w:jc w:val="center"/>
        </w:trPr>
        <w:tc>
          <w:tcPr>
            <w:tcW w:w="3107" w:type="dxa"/>
            <w:tcMar>
              <w:top w:w="96" w:type="dxa"/>
              <w:left w:w="144" w:type="dxa"/>
              <w:bottom w:w="96" w:type="dxa"/>
              <w:right w:w="144" w:type="dxa"/>
            </w:tcMar>
            <w:vAlign w:val="center"/>
          </w:tcPr>
          <w:p w14:paraId="3C4C3181"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DM</w:t>
            </w:r>
          </w:p>
        </w:tc>
        <w:tc>
          <w:tcPr>
            <w:tcW w:w="1688" w:type="dxa"/>
            <w:tcMar>
              <w:top w:w="96" w:type="dxa"/>
              <w:left w:w="144" w:type="dxa"/>
              <w:bottom w:w="96" w:type="dxa"/>
              <w:right w:w="144" w:type="dxa"/>
            </w:tcMar>
            <w:vAlign w:val="center"/>
          </w:tcPr>
          <w:p w14:paraId="5213EF1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29 (22.0%)</w:t>
            </w:r>
          </w:p>
        </w:tc>
        <w:tc>
          <w:tcPr>
            <w:tcW w:w="1677" w:type="dxa"/>
            <w:tcMar>
              <w:top w:w="96" w:type="dxa"/>
              <w:left w:w="144" w:type="dxa"/>
              <w:bottom w:w="96" w:type="dxa"/>
              <w:right w:w="144" w:type="dxa"/>
            </w:tcMar>
            <w:vAlign w:val="center"/>
          </w:tcPr>
          <w:p w14:paraId="61C90FC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38 (11.7%)</w:t>
            </w:r>
          </w:p>
        </w:tc>
        <w:tc>
          <w:tcPr>
            <w:tcW w:w="1688" w:type="dxa"/>
            <w:tcMar>
              <w:top w:w="96" w:type="dxa"/>
              <w:left w:w="144" w:type="dxa"/>
              <w:bottom w:w="96" w:type="dxa"/>
              <w:right w:w="144" w:type="dxa"/>
            </w:tcMar>
            <w:vAlign w:val="center"/>
          </w:tcPr>
          <w:p w14:paraId="796F9391"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72 (18.6%)</w:t>
            </w:r>
          </w:p>
        </w:tc>
        <w:tc>
          <w:tcPr>
            <w:tcW w:w="902" w:type="dxa"/>
            <w:tcMar>
              <w:top w:w="96" w:type="dxa"/>
              <w:left w:w="144" w:type="dxa"/>
              <w:bottom w:w="96" w:type="dxa"/>
              <w:right w:w="144" w:type="dxa"/>
            </w:tcMar>
            <w:vAlign w:val="center"/>
          </w:tcPr>
          <w:p w14:paraId="487D240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0.008</w:t>
            </w:r>
          </w:p>
        </w:tc>
      </w:tr>
      <w:tr w:rsidR="00870F3C" w14:paraId="63EEFAA2" w14:textId="77777777">
        <w:trPr>
          <w:cantSplit/>
          <w:tblCellSpacing w:w="15" w:type="dxa"/>
          <w:jc w:val="center"/>
        </w:trPr>
        <w:tc>
          <w:tcPr>
            <w:tcW w:w="3107" w:type="dxa"/>
            <w:tcMar>
              <w:top w:w="96" w:type="dxa"/>
              <w:left w:w="144" w:type="dxa"/>
              <w:bottom w:w="96" w:type="dxa"/>
              <w:right w:w="144" w:type="dxa"/>
            </w:tcMar>
            <w:vAlign w:val="center"/>
          </w:tcPr>
          <w:p w14:paraId="4BF0425D"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CAD</w:t>
            </w:r>
          </w:p>
        </w:tc>
        <w:tc>
          <w:tcPr>
            <w:tcW w:w="1688" w:type="dxa"/>
            <w:tcMar>
              <w:top w:w="96" w:type="dxa"/>
              <w:left w:w="144" w:type="dxa"/>
              <w:bottom w:w="96" w:type="dxa"/>
              <w:right w:w="144" w:type="dxa"/>
            </w:tcMar>
            <w:vAlign w:val="center"/>
          </w:tcPr>
          <w:p w14:paraId="5B2EC2E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23 (17.4%)</w:t>
            </w:r>
          </w:p>
        </w:tc>
        <w:tc>
          <w:tcPr>
            <w:tcW w:w="1677" w:type="dxa"/>
            <w:tcMar>
              <w:top w:w="96" w:type="dxa"/>
              <w:left w:w="144" w:type="dxa"/>
              <w:bottom w:w="96" w:type="dxa"/>
              <w:right w:w="144" w:type="dxa"/>
            </w:tcMar>
            <w:vAlign w:val="center"/>
          </w:tcPr>
          <w:p w14:paraId="2BF6E41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25 (7.7%)</w:t>
            </w:r>
          </w:p>
        </w:tc>
        <w:tc>
          <w:tcPr>
            <w:tcW w:w="1688" w:type="dxa"/>
            <w:tcMar>
              <w:top w:w="96" w:type="dxa"/>
              <w:left w:w="144" w:type="dxa"/>
              <w:bottom w:w="96" w:type="dxa"/>
              <w:right w:w="144" w:type="dxa"/>
            </w:tcMar>
            <w:vAlign w:val="center"/>
          </w:tcPr>
          <w:p w14:paraId="3999229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35 (9.0%)</w:t>
            </w:r>
          </w:p>
        </w:tc>
        <w:tc>
          <w:tcPr>
            <w:tcW w:w="902" w:type="dxa"/>
            <w:tcMar>
              <w:top w:w="96" w:type="dxa"/>
              <w:left w:w="144" w:type="dxa"/>
              <w:bottom w:w="96" w:type="dxa"/>
              <w:right w:w="144" w:type="dxa"/>
            </w:tcMar>
            <w:vAlign w:val="center"/>
          </w:tcPr>
          <w:p w14:paraId="42D0EBB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0.005</w:t>
            </w:r>
          </w:p>
        </w:tc>
      </w:tr>
      <w:tr w:rsidR="00870F3C" w14:paraId="2580ED67" w14:textId="77777777">
        <w:trPr>
          <w:cantSplit/>
          <w:tblCellSpacing w:w="15" w:type="dxa"/>
          <w:jc w:val="center"/>
        </w:trPr>
        <w:tc>
          <w:tcPr>
            <w:tcW w:w="3107" w:type="dxa"/>
            <w:tcMar>
              <w:top w:w="96" w:type="dxa"/>
              <w:left w:w="144" w:type="dxa"/>
              <w:bottom w:w="96" w:type="dxa"/>
              <w:right w:w="144" w:type="dxa"/>
            </w:tcMar>
            <w:vAlign w:val="center"/>
          </w:tcPr>
          <w:p w14:paraId="6211F310"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HF</w:t>
            </w:r>
          </w:p>
        </w:tc>
        <w:tc>
          <w:tcPr>
            <w:tcW w:w="1688" w:type="dxa"/>
            <w:tcMar>
              <w:top w:w="96" w:type="dxa"/>
              <w:left w:w="144" w:type="dxa"/>
              <w:bottom w:w="96" w:type="dxa"/>
              <w:right w:w="144" w:type="dxa"/>
            </w:tcMar>
            <w:vAlign w:val="center"/>
          </w:tcPr>
          <w:p w14:paraId="65A6A15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27 (20.5%)</w:t>
            </w:r>
          </w:p>
        </w:tc>
        <w:tc>
          <w:tcPr>
            <w:tcW w:w="1677" w:type="dxa"/>
            <w:tcMar>
              <w:top w:w="96" w:type="dxa"/>
              <w:left w:w="144" w:type="dxa"/>
              <w:bottom w:w="96" w:type="dxa"/>
              <w:right w:w="144" w:type="dxa"/>
            </w:tcMar>
            <w:vAlign w:val="center"/>
          </w:tcPr>
          <w:p w14:paraId="4487D84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32 (9.8%)</w:t>
            </w:r>
          </w:p>
        </w:tc>
        <w:tc>
          <w:tcPr>
            <w:tcW w:w="1688" w:type="dxa"/>
            <w:tcMar>
              <w:top w:w="96" w:type="dxa"/>
              <w:left w:w="144" w:type="dxa"/>
              <w:bottom w:w="96" w:type="dxa"/>
              <w:right w:w="144" w:type="dxa"/>
            </w:tcMar>
            <w:vAlign w:val="center"/>
          </w:tcPr>
          <w:p w14:paraId="2A81D21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79 (20.4%)</w:t>
            </w:r>
          </w:p>
        </w:tc>
        <w:tc>
          <w:tcPr>
            <w:tcW w:w="902" w:type="dxa"/>
            <w:tcMar>
              <w:top w:w="96" w:type="dxa"/>
              <w:left w:w="144" w:type="dxa"/>
              <w:bottom w:w="96" w:type="dxa"/>
              <w:right w:w="144" w:type="dxa"/>
            </w:tcMar>
            <w:vAlign w:val="center"/>
          </w:tcPr>
          <w:p w14:paraId="5164DD0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7750D084" w14:textId="77777777">
        <w:trPr>
          <w:cantSplit/>
          <w:tblCellSpacing w:w="15" w:type="dxa"/>
          <w:jc w:val="center"/>
        </w:trPr>
        <w:tc>
          <w:tcPr>
            <w:tcW w:w="3107" w:type="dxa"/>
            <w:tcMar>
              <w:top w:w="96" w:type="dxa"/>
              <w:left w:w="144" w:type="dxa"/>
              <w:bottom w:w="96" w:type="dxa"/>
              <w:right w:w="144" w:type="dxa"/>
            </w:tcMar>
            <w:vAlign w:val="center"/>
          </w:tcPr>
          <w:p w14:paraId="5E204C4D"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Stroke</w:t>
            </w:r>
          </w:p>
        </w:tc>
        <w:tc>
          <w:tcPr>
            <w:tcW w:w="1688" w:type="dxa"/>
            <w:tcMar>
              <w:top w:w="96" w:type="dxa"/>
              <w:left w:w="144" w:type="dxa"/>
              <w:bottom w:w="96" w:type="dxa"/>
              <w:right w:w="144" w:type="dxa"/>
            </w:tcMar>
            <w:vAlign w:val="center"/>
          </w:tcPr>
          <w:p w14:paraId="181C158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11 (8.3%)</w:t>
            </w:r>
          </w:p>
        </w:tc>
        <w:tc>
          <w:tcPr>
            <w:tcW w:w="1677" w:type="dxa"/>
            <w:tcMar>
              <w:top w:w="96" w:type="dxa"/>
              <w:left w:w="144" w:type="dxa"/>
              <w:bottom w:w="96" w:type="dxa"/>
              <w:right w:w="144" w:type="dxa"/>
            </w:tcMar>
            <w:vAlign w:val="center"/>
          </w:tcPr>
          <w:p w14:paraId="08733AB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31 (9.5%)</w:t>
            </w:r>
          </w:p>
        </w:tc>
        <w:tc>
          <w:tcPr>
            <w:tcW w:w="1688" w:type="dxa"/>
            <w:tcMar>
              <w:top w:w="96" w:type="dxa"/>
              <w:left w:w="144" w:type="dxa"/>
              <w:bottom w:w="96" w:type="dxa"/>
              <w:right w:w="144" w:type="dxa"/>
            </w:tcMar>
            <w:vAlign w:val="center"/>
          </w:tcPr>
          <w:p w14:paraId="47A0EB7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31 (8.0%)</w:t>
            </w:r>
          </w:p>
        </w:tc>
        <w:tc>
          <w:tcPr>
            <w:tcW w:w="902" w:type="dxa"/>
            <w:tcMar>
              <w:top w:w="96" w:type="dxa"/>
              <w:left w:w="144" w:type="dxa"/>
              <w:bottom w:w="96" w:type="dxa"/>
              <w:right w:w="144" w:type="dxa"/>
            </w:tcMar>
            <w:vAlign w:val="center"/>
          </w:tcPr>
          <w:p w14:paraId="0376957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0.763</w:t>
            </w:r>
          </w:p>
        </w:tc>
      </w:tr>
      <w:tr w:rsidR="00870F3C" w14:paraId="52E8CB35" w14:textId="77777777">
        <w:trPr>
          <w:cantSplit/>
          <w:tblCellSpacing w:w="15" w:type="dxa"/>
          <w:jc w:val="center"/>
        </w:trPr>
        <w:tc>
          <w:tcPr>
            <w:tcW w:w="3107" w:type="dxa"/>
            <w:tcMar>
              <w:top w:w="96" w:type="dxa"/>
              <w:left w:w="144" w:type="dxa"/>
              <w:bottom w:w="96" w:type="dxa"/>
              <w:right w:w="144" w:type="dxa"/>
            </w:tcMar>
            <w:vAlign w:val="center"/>
          </w:tcPr>
          <w:p w14:paraId="725C536F"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CKD</w:t>
            </w:r>
          </w:p>
        </w:tc>
        <w:tc>
          <w:tcPr>
            <w:tcW w:w="1688" w:type="dxa"/>
            <w:tcMar>
              <w:top w:w="96" w:type="dxa"/>
              <w:left w:w="144" w:type="dxa"/>
              <w:bottom w:w="96" w:type="dxa"/>
              <w:right w:w="144" w:type="dxa"/>
            </w:tcMar>
            <w:vAlign w:val="center"/>
          </w:tcPr>
          <w:p w14:paraId="5AF9B05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 (4.5%)</w:t>
            </w:r>
          </w:p>
        </w:tc>
        <w:tc>
          <w:tcPr>
            <w:tcW w:w="1677" w:type="dxa"/>
            <w:tcMar>
              <w:top w:w="96" w:type="dxa"/>
              <w:left w:w="144" w:type="dxa"/>
              <w:bottom w:w="96" w:type="dxa"/>
              <w:right w:w="144" w:type="dxa"/>
            </w:tcMar>
            <w:vAlign w:val="center"/>
          </w:tcPr>
          <w:p w14:paraId="37EF3D3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16 (4.9%)</w:t>
            </w:r>
          </w:p>
        </w:tc>
        <w:tc>
          <w:tcPr>
            <w:tcW w:w="1688" w:type="dxa"/>
            <w:tcMar>
              <w:top w:w="96" w:type="dxa"/>
              <w:left w:w="144" w:type="dxa"/>
              <w:bottom w:w="96" w:type="dxa"/>
              <w:right w:w="144" w:type="dxa"/>
            </w:tcMar>
            <w:vAlign w:val="center"/>
          </w:tcPr>
          <w:p w14:paraId="700D577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21 (5.4%)</w:t>
            </w:r>
          </w:p>
        </w:tc>
        <w:tc>
          <w:tcPr>
            <w:tcW w:w="902" w:type="dxa"/>
            <w:tcMar>
              <w:top w:w="96" w:type="dxa"/>
              <w:left w:w="144" w:type="dxa"/>
              <w:bottom w:w="96" w:type="dxa"/>
              <w:right w:w="144" w:type="dxa"/>
            </w:tcMar>
            <w:vAlign w:val="center"/>
          </w:tcPr>
          <w:p w14:paraId="4AE1C8F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0.909</w:t>
            </w:r>
          </w:p>
        </w:tc>
      </w:tr>
      <w:tr w:rsidR="00870F3C" w14:paraId="1C15D2C7" w14:textId="77777777">
        <w:trPr>
          <w:cantSplit/>
          <w:tblCellSpacing w:w="15" w:type="dxa"/>
          <w:jc w:val="center"/>
        </w:trPr>
        <w:tc>
          <w:tcPr>
            <w:tcW w:w="3107" w:type="dxa"/>
            <w:tcMar>
              <w:top w:w="96" w:type="dxa"/>
              <w:left w:w="144" w:type="dxa"/>
              <w:bottom w:w="96" w:type="dxa"/>
              <w:right w:w="144" w:type="dxa"/>
            </w:tcMar>
            <w:vAlign w:val="center"/>
          </w:tcPr>
          <w:p w14:paraId="47C891A9"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COPD</w:t>
            </w:r>
          </w:p>
        </w:tc>
        <w:tc>
          <w:tcPr>
            <w:tcW w:w="1688" w:type="dxa"/>
            <w:tcMar>
              <w:top w:w="96" w:type="dxa"/>
              <w:left w:w="144" w:type="dxa"/>
              <w:bottom w:w="96" w:type="dxa"/>
              <w:right w:w="144" w:type="dxa"/>
            </w:tcMar>
            <w:vAlign w:val="center"/>
          </w:tcPr>
          <w:p w14:paraId="7488DF5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5 (3.8%)</w:t>
            </w:r>
          </w:p>
        </w:tc>
        <w:tc>
          <w:tcPr>
            <w:tcW w:w="1677" w:type="dxa"/>
            <w:tcMar>
              <w:top w:w="96" w:type="dxa"/>
              <w:left w:w="144" w:type="dxa"/>
              <w:bottom w:w="96" w:type="dxa"/>
              <w:right w:w="144" w:type="dxa"/>
            </w:tcMar>
            <w:vAlign w:val="center"/>
          </w:tcPr>
          <w:p w14:paraId="41EC78A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10 (3.1%)</w:t>
            </w:r>
          </w:p>
        </w:tc>
        <w:tc>
          <w:tcPr>
            <w:tcW w:w="1688" w:type="dxa"/>
            <w:tcMar>
              <w:top w:w="96" w:type="dxa"/>
              <w:left w:w="144" w:type="dxa"/>
              <w:bottom w:w="96" w:type="dxa"/>
              <w:right w:w="144" w:type="dxa"/>
            </w:tcMar>
            <w:vAlign w:val="center"/>
          </w:tcPr>
          <w:p w14:paraId="27DE528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 (3.6%)</w:t>
            </w:r>
          </w:p>
        </w:tc>
        <w:tc>
          <w:tcPr>
            <w:tcW w:w="902" w:type="dxa"/>
            <w:tcMar>
              <w:top w:w="96" w:type="dxa"/>
              <w:left w:w="144" w:type="dxa"/>
              <w:bottom w:w="96" w:type="dxa"/>
              <w:right w:w="144" w:type="dxa"/>
            </w:tcMar>
            <w:vAlign w:val="center"/>
          </w:tcPr>
          <w:p w14:paraId="1711AC9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0.911</w:t>
            </w:r>
          </w:p>
        </w:tc>
      </w:tr>
      <w:tr w:rsidR="00870F3C" w14:paraId="712F65DC" w14:textId="77777777">
        <w:trPr>
          <w:cantSplit/>
          <w:tblCellSpacing w:w="15" w:type="dxa"/>
          <w:jc w:val="center"/>
        </w:trPr>
        <w:tc>
          <w:tcPr>
            <w:tcW w:w="3107" w:type="dxa"/>
            <w:tcMar>
              <w:top w:w="96" w:type="dxa"/>
              <w:left w:w="144" w:type="dxa"/>
              <w:bottom w:w="96" w:type="dxa"/>
              <w:right w:w="144" w:type="dxa"/>
            </w:tcMar>
            <w:vAlign w:val="center"/>
          </w:tcPr>
          <w:p w14:paraId="0C43D431"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Pulmonary hypertension on TTE</w:t>
            </w:r>
          </w:p>
        </w:tc>
        <w:tc>
          <w:tcPr>
            <w:tcW w:w="1688" w:type="dxa"/>
            <w:tcMar>
              <w:top w:w="96" w:type="dxa"/>
              <w:left w:w="144" w:type="dxa"/>
              <w:bottom w:w="96" w:type="dxa"/>
              <w:right w:w="144" w:type="dxa"/>
            </w:tcMar>
            <w:vAlign w:val="center"/>
          </w:tcPr>
          <w:p w14:paraId="2130229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 (2.3%)</w:t>
            </w:r>
          </w:p>
        </w:tc>
        <w:tc>
          <w:tcPr>
            <w:tcW w:w="1677" w:type="dxa"/>
            <w:tcMar>
              <w:top w:w="96" w:type="dxa"/>
              <w:left w:w="144" w:type="dxa"/>
              <w:bottom w:w="96" w:type="dxa"/>
              <w:right w:w="144" w:type="dxa"/>
            </w:tcMar>
            <w:vAlign w:val="center"/>
          </w:tcPr>
          <w:p w14:paraId="4EAC871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 (4.3%)</w:t>
            </w:r>
          </w:p>
        </w:tc>
        <w:tc>
          <w:tcPr>
            <w:tcW w:w="1688" w:type="dxa"/>
            <w:tcMar>
              <w:top w:w="96" w:type="dxa"/>
              <w:left w:w="144" w:type="dxa"/>
              <w:bottom w:w="96" w:type="dxa"/>
              <w:right w:w="144" w:type="dxa"/>
            </w:tcMar>
            <w:vAlign w:val="center"/>
          </w:tcPr>
          <w:p w14:paraId="4BC7AE6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47 (12.1%)</w:t>
            </w:r>
          </w:p>
        </w:tc>
        <w:tc>
          <w:tcPr>
            <w:tcW w:w="902" w:type="dxa"/>
            <w:tcMar>
              <w:top w:w="96" w:type="dxa"/>
              <w:left w:w="144" w:type="dxa"/>
              <w:bottom w:w="96" w:type="dxa"/>
              <w:right w:w="144" w:type="dxa"/>
            </w:tcMar>
            <w:vAlign w:val="center"/>
          </w:tcPr>
          <w:p w14:paraId="467AD44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6CC1A78A" w14:textId="77777777">
        <w:trPr>
          <w:cantSplit/>
          <w:tblCellSpacing w:w="15" w:type="dxa"/>
          <w:jc w:val="center"/>
        </w:trPr>
        <w:tc>
          <w:tcPr>
            <w:tcW w:w="3107" w:type="dxa"/>
            <w:tcMar>
              <w:top w:w="96" w:type="dxa"/>
              <w:left w:w="144" w:type="dxa"/>
              <w:bottom w:w="96" w:type="dxa"/>
              <w:right w:w="144" w:type="dxa"/>
            </w:tcMar>
            <w:vAlign w:val="center"/>
          </w:tcPr>
          <w:p w14:paraId="4263AB99" w14:textId="77777777" w:rsidR="00870F3C" w:rsidRDefault="00000000">
            <w:pPr>
              <w:widowControl/>
              <w:snapToGrid w:val="0"/>
              <w:spacing w:line="240" w:lineRule="auto"/>
              <w:rPr>
                <w:rFonts w:ascii="Times New Roman" w:eastAsia="sans-serif" w:hAnsi="Times New Roman" w:cs="Times New Roman"/>
                <w:color w:val="1B1C1D"/>
                <w:kern w:val="0"/>
                <w:sz w:val="20"/>
                <w:szCs w:val="20"/>
                <w:lang w:bidi="ar"/>
              </w:rPr>
            </w:pPr>
            <w:r>
              <w:rPr>
                <w:rFonts w:ascii="Times New Roman" w:eastAsia="Times New Roman" w:hAnsi="Times New Roman" w:cs="Times New Roman"/>
                <w:b/>
                <w:bCs/>
                <w:color w:val="1B1C1D"/>
                <w:kern w:val="0"/>
                <w:sz w:val="20"/>
                <w:szCs w:val="20"/>
                <w:lang w:bidi="ar"/>
              </w:rPr>
              <w:t>Echocardiographic Characteristics</w:t>
            </w:r>
          </w:p>
        </w:tc>
        <w:tc>
          <w:tcPr>
            <w:tcW w:w="1688" w:type="dxa"/>
            <w:tcMar>
              <w:top w:w="96" w:type="dxa"/>
              <w:left w:w="144" w:type="dxa"/>
              <w:bottom w:w="96" w:type="dxa"/>
              <w:right w:w="144" w:type="dxa"/>
            </w:tcMar>
            <w:vAlign w:val="center"/>
          </w:tcPr>
          <w:p w14:paraId="04BADE08" w14:textId="77777777" w:rsidR="00870F3C" w:rsidRDefault="00870F3C">
            <w:pPr>
              <w:widowControl/>
              <w:snapToGrid w:val="0"/>
              <w:spacing w:line="240" w:lineRule="auto"/>
              <w:jc w:val="center"/>
              <w:rPr>
                <w:rFonts w:ascii="Times New Roman" w:eastAsia="sans-serif" w:hAnsi="Times New Roman" w:cs="Times New Roman"/>
                <w:color w:val="1B1C1D"/>
                <w:kern w:val="0"/>
                <w:sz w:val="20"/>
                <w:szCs w:val="20"/>
                <w:lang w:bidi="ar"/>
              </w:rPr>
            </w:pPr>
          </w:p>
        </w:tc>
        <w:tc>
          <w:tcPr>
            <w:tcW w:w="1677" w:type="dxa"/>
            <w:tcMar>
              <w:top w:w="96" w:type="dxa"/>
              <w:left w:w="144" w:type="dxa"/>
              <w:bottom w:w="96" w:type="dxa"/>
              <w:right w:w="144" w:type="dxa"/>
            </w:tcMar>
            <w:vAlign w:val="center"/>
          </w:tcPr>
          <w:p w14:paraId="0FE49D65" w14:textId="77777777" w:rsidR="00870F3C" w:rsidRDefault="00870F3C">
            <w:pPr>
              <w:widowControl/>
              <w:snapToGrid w:val="0"/>
              <w:spacing w:line="240" w:lineRule="auto"/>
              <w:jc w:val="center"/>
              <w:rPr>
                <w:rFonts w:ascii="Times New Roman" w:eastAsia="sans-serif" w:hAnsi="Times New Roman" w:cs="Times New Roman"/>
                <w:color w:val="1B1C1D"/>
                <w:kern w:val="0"/>
                <w:sz w:val="20"/>
                <w:szCs w:val="20"/>
                <w:lang w:bidi="ar"/>
              </w:rPr>
            </w:pPr>
          </w:p>
        </w:tc>
        <w:tc>
          <w:tcPr>
            <w:tcW w:w="1688" w:type="dxa"/>
            <w:tcMar>
              <w:top w:w="96" w:type="dxa"/>
              <w:left w:w="144" w:type="dxa"/>
              <w:bottom w:w="96" w:type="dxa"/>
              <w:right w:w="144" w:type="dxa"/>
            </w:tcMar>
            <w:vAlign w:val="center"/>
          </w:tcPr>
          <w:p w14:paraId="5076DFEA" w14:textId="77777777" w:rsidR="00870F3C" w:rsidRDefault="00870F3C">
            <w:pPr>
              <w:widowControl/>
              <w:snapToGrid w:val="0"/>
              <w:spacing w:line="240" w:lineRule="auto"/>
              <w:jc w:val="center"/>
              <w:rPr>
                <w:rFonts w:ascii="Times New Roman" w:eastAsia="sans-serif" w:hAnsi="Times New Roman" w:cs="Times New Roman"/>
                <w:color w:val="1B1C1D"/>
                <w:kern w:val="0"/>
                <w:sz w:val="20"/>
                <w:szCs w:val="20"/>
                <w:lang w:bidi="ar"/>
              </w:rPr>
            </w:pPr>
          </w:p>
        </w:tc>
        <w:tc>
          <w:tcPr>
            <w:tcW w:w="902" w:type="dxa"/>
            <w:tcMar>
              <w:top w:w="96" w:type="dxa"/>
              <w:left w:w="144" w:type="dxa"/>
              <w:bottom w:w="96" w:type="dxa"/>
              <w:right w:w="144" w:type="dxa"/>
            </w:tcMar>
            <w:vAlign w:val="center"/>
          </w:tcPr>
          <w:p w14:paraId="7B7904FF" w14:textId="77777777" w:rsidR="00870F3C" w:rsidRDefault="00870F3C">
            <w:pPr>
              <w:widowControl/>
              <w:snapToGrid w:val="0"/>
              <w:spacing w:line="240" w:lineRule="auto"/>
              <w:jc w:val="center"/>
              <w:rPr>
                <w:rFonts w:ascii="Times New Roman" w:eastAsia="sans-serif" w:hAnsi="Times New Roman" w:cs="Times New Roman"/>
                <w:color w:val="1B1C1D"/>
                <w:kern w:val="0"/>
                <w:sz w:val="20"/>
                <w:szCs w:val="20"/>
                <w:lang w:bidi="ar"/>
              </w:rPr>
            </w:pPr>
          </w:p>
        </w:tc>
      </w:tr>
      <w:tr w:rsidR="00870F3C" w14:paraId="62B47AB8" w14:textId="77777777">
        <w:trPr>
          <w:cantSplit/>
          <w:tblCellSpacing w:w="15" w:type="dxa"/>
          <w:jc w:val="center"/>
        </w:trPr>
        <w:tc>
          <w:tcPr>
            <w:tcW w:w="3107" w:type="dxa"/>
            <w:tcMar>
              <w:top w:w="96" w:type="dxa"/>
              <w:left w:w="144" w:type="dxa"/>
              <w:bottom w:w="96" w:type="dxa"/>
              <w:right w:w="144" w:type="dxa"/>
            </w:tcMar>
            <w:vAlign w:val="center"/>
          </w:tcPr>
          <w:p w14:paraId="5C45518B"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LAD, mm</w:t>
            </w:r>
          </w:p>
        </w:tc>
        <w:tc>
          <w:tcPr>
            <w:tcW w:w="1688" w:type="dxa"/>
            <w:tcMar>
              <w:top w:w="96" w:type="dxa"/>
              <w:left w:w="144" w:type="dxa"/>
              <w:bottom w:w="96" w:type="dxa"/>
              <w:right w:w="144" w:type="dxa"/>
            </w:tcMar>
            <w:vAlign w:val="center"/>
          </w:tcPr>
          <w:p w14:paraId="6A561770"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40.0 (37.8, 44.0)</w:t>
            </w:r>
          </w:p>
        </w:tc>
        <w:tc>
          <w:tcPr>
            <w:tcW w:w="1677" w:type="dxa"/>
            <w:tcMar>
              <w:top w:w="96" w:type="dxa"/>
              <w:left w:w="144" w:type="dxa"/>
              <w:bottom w:w="96" w:type="dxa"/>
              <w:right w:w="144" w:type="dxa"/>
            </w:tcMar>
            <w:vAlign w:val="center"/>
          </w:tcPr>
          <w:p w14:paraId="03CE0AA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40.0 (36.0, 44.0)</w:t>
            </w:r>
          </w:p>
        </w:tc>
        <w:tc>
          <w:tcPr>
            <w:tcW w:w="1688" w:type="dxa"/>
            <w:tcMar>
              <w:top w:w="96" w:type="dxa"/>
              <w:left w:w="144" w:type="dxa"/>
              <w:bottom w:w="96" w:type="dxa"/>
              <w:right w:w="144" w:type="dxa"/>
            </w:tcMar>
            <w:vAlign w:val="center"/>
          </w:tcPr>
          <w:p w14:paraId="127AFF1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43.0 (40.0, 47.0)</w:t>
            </w:r>
          </w:p>
        </w:tc>
        <w:tc>
          <w:tcPr>
            <w:tcW w:w="902" w:type="dxa"/>
            <w:tcMar>
              <w:top w:w="96" w:type="dxa"/>
              <w:left w:w="144" w:type="dxa"/>
              <w:bottom w:w="96" w:type="dxa"/>
              <w:right w:w="144" w:type="dxa"/>
            </w:tcMar>
            <w:vAlign w:val="center"/>
          </w:tcPr>
          <w:p w14:paraId="1398A9BD"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74890ECA" w14:textId="77777777">
        <w:trPr>
          <w:cantSplit/>
          <w:tblCellSpacing w:w="15" w:type="dxa"/>
          <w:jc w:val="center"/>
        </w:trPr>
        <w:tc>
          <w:tcPr>
            <w:tcW w:w="3107" w:type="dxa"/>
            <w:tcMar>
              <w:top w:w="96" w:type="dxa"/>
              <w:left w:w="144" w:type="dxa"/>
              <w:bottom w:w="96" w:type="dxa"/>
              <w:right w:w="144" w:type="dxa"/>
            </w:tcMar>
            <w:vAlign w:val="center"/>
          </w:tcPr>
          <w:p w14:paraId="40D4D47D"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proofErr w:type="spellStart"/>
            <w:r>
              <w:rPr>
                <w:rFonts w:ascii="Times New Roman" w:eastAsia="Times New Roman" w:hAnsi="Times New Roman" w:cs="Times New Roman" w:hint="eastAsia"/>
                <w:color w:val="1B1C1D"/>
                <w:kern w:val="0"/>
                <w:sz w:val="20"/>
                <w:szCs w:val="20"/>
                <w:lang w:bidi="ar"/>
              </w:rPr>
              <w:t>LVEDd</w:t>
            </w:r>
            <w:proofErr w:type="spellEnd"/>
            <w:r>
              <w:rPr>
                <w:rFonts w:ascii="Times New Roman" w:eastAsia="Times New Roman" w:hAnsi="Times New Roman" w:cs="Times New Roman" w:hint="eastAsia"/>
                <w:color w:val="1B1C1D"/>
                <w:kern w:val="0"/>
                <w:sz w:val="20"/>
                <w:szCs w:val="20"/>
                <w:lang w:bidi="ar"/>
              </w:rPr>
              <w:t>, mm</w:t>
            </w:r>
          </w:p>
        </w:tc>
        <w:tc>
          <w:tcPr>
            <w:tcW w:w="1688" w:type="dxa"/>
            <w:tcMar>
              <w:top w:w="96" w:type="dxa"/>
              <w:left w:w="144" w:type="dxa"/>
              <w:bottom w:w="96" w:type="dxa"/>
              <w:right w:w="144" w:type="dxa"/>
            </w:tcMar>
            <w:vAlign w:val="center"/>
          </w:tcPr>
          <w:p w14:paraId="3FE88B9D"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49.0 (46.0, 53.0)</w:t>
            </w:r>
          </w:p>
        </w:tc>
        <w:tc>
          <w:tcPr>
            <w:tcW w:w="1677" w:type="dxa"/>
            <w:tcMar>
              <w:top w:w="96" w:type="dxa"/>
              <w:left w:w="144" w:type="dxa"/>
              <w:bottom w:w="96" w:type="dxa"/>
              <w:right w:w="144" w:type="dxa"/>
            </w:tcMar>
            <w:vAlign w:val="center"/>
          </w:tcPr>
          <w:p w14:paraId="5740D57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47.0 (45.0, 50.0)</w:t>
            </w:r>
          </w:p>
        </w:tc>
        <w:tc>
          <w:tcPr>
            <w:tcW w:w="1688" w:type="dxa"/>
            <w:tcMar>
              <w:top w:w="96" w:type="dxa"/>
              <w:left w:w="144" w:type="dxa"/>
              <w:bottom w:w="96" w:type="dxa"/>
              <w:right w:w="144" w:type="dxa"/>
            </w:tcMar>
            <w:vAlign w:val="center"/>
          </w:tcPr>
          <w:p w14:paraId="6D49D80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48.0 (45.0, 50.1)</w:t>
            </w:r>
          </w:p>
        </w:tc>
        <w:tc>
          <w:tcPr>
            <w:tcW w:w="902" w:type="dxa"/>
            <w:tcMar>
              <w:top w:w="96" w:type="dxa"/>
              <w:left w:w="144" w:type="dxa"/>
              <w:bottom w:w="96" w:type="dxa"/>
              <w:right w:w="144" w:type="dxa"/>
            </w:tcMar>
            <w:vAlign w:val="center"/>
          </w:tcPr>
          <w:p w14:paraId="44F134F2"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3C009EF8" w14:textId="77777777">
        <w:trPr>
          <w:cantSplit/>
          <w:tblCellSpacing w:w="15" w:type="dxa"/>
          <w:jc w:val="center"/>
        </w:trPr>
        <w:tc>
          <w:tcPr>
            <w:tcW w:w="3107" w:type="dxa"/>
            <w:tcMar>
              <w:top w:w="96" w:type="dxa"/>
              <w:left w:w="144" w:type="dxa"/>
              <w:bottom w:w="96" w:type="dxa"/>
              <w:right w:w="144" w:type="dxa"/>
            </w:tcMar>
            <w:vAlign w:val="center"/>
          </w:tcPr>
          <w:p w14:paraId="49094448"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RAD, mm</w:t>
            </w:r>
          </w:p>
        </w:tc>
        <w:tc>
          <w:tcPr>
            <w:tcW w:w="1688" w:type="dxa"/>
            <w:tcMar>
              <w:top w:w="96" w:type="dxa"/>
              <w:left w:w="144" w:type="dxa"/>
              <w:bottom w:w="96" w:type="dxa"/>
              <w:right w:w="144" w:type="dxa"/>
            </w:tcMar>
            <w:vAlign w:val="center"/>
          </w:tcPr>
          <w:p w14:paraId="038D6363"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37.0 (33.0, 41.0)</w:t>
            </w:r>
          </w:p>
        </w:tc>
        <w:tc>
          <w:tcPr>
            <w:tcW w:w="1677" w:type="dxa"/>
            <w:tcMar>
              <w:top w:w="96" w:type="dxa"/>
              <w:left w:w="144" w:type="dxa"/>
              <w:bottom w:w="96" w:type="dxa"/>
              <w:right w:w="144" w:type="dxa"/>
            </w:tcMar>
            <w:vAlign w:val="center"/>
          </w:tcPr>
          <w:p w14:paraId="622A8FA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41.0 (36.0, 46.0)</w:t>
            </w:r>
          </w:p>
        </w:tc>
        <w:tc>
          <w:tcPr>
            <w:tcW w:w="1688" w:type="dxa"/>
            <w:tcMar>
              <w:top w:w="96" w:type="dxa"/>
              <w:left w:w="144" w:type="dxa"/>
              <w:bottom w:w="96" w:type="dxa"/>
              <w:right w:w="144" w:type="dxa"/>
            </w:tcMar>
            <w:vAlign w:val="center"/>
          </w:tcPr>
          <w:p w14:paraId="15D5C679"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44.0 (40.0, 48.0)</w:t>
            </w:r>
          </w:p>
        </w:tc>
        <w:tc>
          <w:tcPr>
            <w:tcW w:w="902" w:type="dxa"/>
            <w:tcMar>
              <w:top w:w="96" w:type="dxa"/>
              <w:left w:w="144" w:type="dxa"/>
              <w:bottom w:w="96" w:type="dxa"/>
              <w:right w:w="144" w:type="dxa"/>
            </w:tcMar>
            <w:vAlign w:val="center"/>
          </w:tcPr>
          <w:p w14:paraId="452BCA67"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4E549890" w14:textId="77777777">
        <w:trPr>
          <w:cantSplit/>
          <w:tblCellSpacing w:w="15" w:type="dxa"/>
          <w:jc w:val="center"/>
        </w:trPr>
        <w:tc>
          <w:tcPr>
            <w:tcW w:w="3107" w:type="dxa"/>
            <w:tcMar>
              <w:top w:w="96" w:type="dxa"/>
              <w:left w:w="144" w:type="dxa"/>
              <w:bottom w:w="96" w:type="dxa"/>
              <w:right w:w="144" w:type="dxa"/>
            </w:tcMar>
            <w:vAlign w:val="center"/>
          </w:tcPr>
          <w:p w14:paraId="7EDF69DB"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RVD, mm</w:t>
            </w:r>
          </w:p>
        </w:tc>
        <w:tc>
          <w:tcPr>
            <w:tcW w:w="1688" w:type="dxa"/>
            <w:tcMar>
              <w:top w:w="96" w:type="dxa"/>
              <w:left w:w="144" w:type="dxa"/>
              <w:bottom w:w="96" w:type="dxa"/>
              <w:right w:w="144" w:type="dxa"/>
            </w:tcMar>
            <w:vAlign w:val="center"/>
          </w:tcPr>
          <w:p w14:paraId="5BECE7A0"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21.0 (20.0, 23.0)</w:t>
            </w:r>
          </w:p>
        </w:tc>
        <w:tc>
          <w:tcPr>
            <w:tcW w:w="1677" w:type="dxa"/>
            <w:tcMar>
              <w:top w:w="96" w:type="dxa"/>
              <w:left w:w="144" w:type="dxa"/>
              <w:bottom w:w="96" w:type="dxa"/>
              <w:right w:w="144" w:type="dxa"/>
            </w:tcMar>
            <w:vAlign w:val="center"/>
          </w:tcPr>
          <w:p w14:paraId="2A7EC2B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22.0 (21.0, 24.0)</w:t>
            </w:r>
          </w:p>
        </w:tc>
        <w:tc>
          <w:tcPr>
            <w:tcW w:w="1688" w:type="dxa"/>
            <w:tcMar>
              <w:top w:w="96" w:type="dxa"/>
              <w:left w:w="144" w:type="dxa"/>
              <w:bottom w:w="96" w:type="dxa"/>
              <w:right w:w="144" w:type="dxa"/>
            </w:tcMar>
            <w:vAlign w:val="center"/>
          </w:tcPr>
          <w:p w14:paraId="5C0094EF"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23.0 (21.0, 24.0)</w:t>
            </w:r>
          </w:p>
        </w:tc>
        <w:tc>
          <w:tcPr>
            <w:tcW w:w="902" w:type="dxa"/>
            <w:tcMar>
              <w:top w:w="96" w:type="dxa"/>
              <w:left w:w="144" w:type="dxa"/>
              <w:bottom w:w="96" w:type="dxa"/>
              <w:right w:w="144" w:type="dxa"/>
            </w:tcMar>
            <w:vAlign w:val="center"/>
          </w:tcPr>
          <w:p w14:paraId="1D5E865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0B7594F2" w14:textId="77777777">
        <w:trPr>
          <w:cantSplit/>
          <w:tblCellSpacing w:w="15" w:type="dxa"/>
          <w:jc w:val="center"/>
        </w:trPr>
        <w:tc>
          <w:tcPr>
            <w:tcW w:w="3107" w:type="dxa"/>
            <w:tcMar>
              <w:top w:w="96" w:type="dxa"/>
              <w:left w:w="144" w:type="dxa"/>
              <w:bottom w:w="96" w:type="dxa"/>
              <w:right w:w="144" w:type="dxa"/>
            </w:tcMar>
            <w:vAlign w:val="center"/>
          </w:tcPr>
          <w:p w14:paraId="1E6DA7CD"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LVEF, %</w:t>
            </w:r>
          </w:p>
        </w:tc>
        <w:tc>
          <w:tcPr>
            <w:tcW w:w="1688" w:type="dxa"/>
            <w:tcMar>
              <w:top w:w="96" w:type="dxa"/>
              <w:left w:w="144" w:type="dxa"/>
              <w:bottom w:w="96" w:type="dxa"/>
              <w:right w:w="144" w:type="dxa"/>
            </w:tcMar>
            <w:vAlign w:val="center"/>
          </w:tcPr>
          <w:p w14:paraId="6FCB34FE"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63 (58, 68)</w:t>
            </w:r>
          </w:p>
        </w:tc>
        <w:tc>
          <w:tcPr>
            <w:tcW w:w="1677" w:type="dxa"/>
            <w:tcMar>
              <w:top w:w="96" w:type="dxa"/>
              <w:left w:w="144" w:type="dxa"/>
              <w:bottom w:w="96" w:type="dxa"/>
              <w:right w:w="144" w:type="dxa"/>
            </w:tcMar>
            <w:vAlign w:val="center"/>
          </w:tcPr>
          <w:p w14:paraId="61BCE61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65 (60, 69)</w:t>
            </w:r>
          </w:p>
        </w:tc>
        <w:tc>
          <w:tcPr>
            <w:tcW w:w="1688" w:type="dxa"/>
            <w:tcMar>
              <w:top w:w="96" w:type="dxa"/>
              <w:left w:w="144" w:type="dxa"/>
              <w:bottom w:w="96" w:type="dxa"/>
              <w:right w:w="144" w:type="dxa"/>
            </w:tcMar>
            <w:vAlign w:val="center"/>
          </w:tcPr>
          <w:p w14:paraId="26D3D6E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62 (56, 68)</w:t>
            </w:r>
          </w:p>
        </w:tc>
        <w:tc>
          <w:tcPr>
            <w:tcW w:w="902" w:type="dxa"/>
            <w:tcMar>
              <w:top w:w="96" w:type="dxa"/>
              <w:left w:w="144" w:type="dxa"/>
              <w:bottom w:w="96" w:type="dxa"/>
              <w:right w:w="144" w:type="dxa"/>
            </w:tcMar>
            <w:vAlign w:val="center"/>
          </w:tcPr>
          <w:p w14:paraId="27E80787"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52CE8EA3" w14:textId="77777777">
        <w:trPr>
          <w:cantSplit/>
          <w:tblCellSpacing w:w="15" w:type="dxa"/>
          <w:jc w:val="center"/>
        </w:trPr>
        <w:tc>
          <w:tcPr>
            <w:tcW w:w="3107" w:type="dxa"/>
            <w:tcMar>
              <w:top w:w="96" w:type="dxa"/>
              <w:left w:w="144" w:type="dxa"/>
              <w:bottom w:w="96" w:type="dxa"/>
              <w:right w:w="144" w:type="dxa"/>
            </w:tcMar>
            <w:vAlign w:val="center"/>
          </w:tcPr>
          <w:p w14:paraId="38DFC5A8"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TRV, m/s</w:t>
            </w:r>
          </w:p>
        </w:tc>
        <w:tc>
          <w:tcPr>
            <w:tcW w:w="1688" w:type="dxa"/>
            <w:tcMar>
              <w:top w:w="96" w:type="dxa"/>
              <w:left w:w="144" w:type="dxa"/>
              <w:bottom w:w="96" w:type="dxa"/>
              <w:right w:w="144" w:type="dxa"/>
            </w:tcMar>
            <w:vAlign w:val="center"/>
          </w:tcPr>
          <w:p w14:paraId="7BAE8B47"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2.40 (2.20, 2.60)</w:t>
            </w:r>
          </w:p>
        </w:tc>
        <w:tc>
          <w:tcPr>
            <w:tcW w:w="1677" w:type="dxa"/>
            <w:tcMar>
              <w:top w:w="96" w:type="dxa"/>
              <w:left w:w="144" w:type="dxa"/>
              <w:bottom w:w="96" w:type="dxa"/>
              <w:right w:w="144" w:type="dxa"/>
            </w:tcMar>
            <w:vAlign w:val="center"/>
          </w:tcPr>
          <w:p w14:paraId="72222D6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2.50 (2.30, 2.70)</w:t>
            </w:r>
          </w:p>
        </w:tc>
        <w:tc>
          <w:tcPr>
            <w:tcW w:w="1688" w:type="dxa"/>
            <w:tcMar>
              <w:top w:w="96" w:type="dxa"/>
              <w:left w:w="144" w:type="dxa"/>
              <w:bottom w:w="96" w:type="dxa"/>
              <w:right w:w="144" w:type="dxa"/>
            </w:tcMar>
            <w:vAlign w:val="center"/>
          </w:tcPr>
          <w:p w14:paraId="2434F05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2.70 (2.40, 3.00)</w:t>
            </w:r>
          </w:p>
        </w:tc>
        <w:tc>
          <w:tcPr>
            <w:tcW w:w="902" w:type="dxa"/>
            <w:tcMar>
              <w:top w:w="96" w:type="dxa"/>
              <w:left w:w="144" w:type="dxa"/>
              <w:bottom w:w="96" w:type="dxa"/>
              <w:right w:w="144" w:type="dxa"/>
            </w:tcMar>
            <w:vAlign w:val="center"/>
          </w:tcPr>
          <w:p w14:paraId="1DF4C8F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6673F015" w14:textId="77777777">
        <w:trPr>
          <w:cantSplit/>
          <w:tblCellSpacing w:w="15" w:type="dxa"/>
          <w:jc w:val="center"/>
        </w:trPr>
        <w:tc>
          <w:tcPr>
            <w:tcW w:w="3107" w:type="dxa"/>
            <w:tcMar>
              <w:top w:w="96" w:type="dxa"/>
              <w:left w:w="144" w:type="dxa"/>
              <w:bottom w:w="96" w:type="dxa"/>
              <w:right w:w="144" w:type="dxa"/>
            </w:tcMar>
            <w:vAlign w:val="center"/>
          </w:tcPr>
          <w:p w14:paraId="5942D410"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MR</w:t>
            </w:r>
          </w:p>
        </w:tc>
        <w:tc>
          <w:tcPr>
            <w:tcW w:w="1688" w:type="dxa"/>
            <w:tcMar>
              <w:top w:w="96" w:type="dxa"/>
              <w:left w:w="144" w:type="dxa"/>
              <w:bottom w:w="96" w:type="dxa"/>
              <w:right w:w="144" w:type="dxa"/>
            </w:tcMar>
            <w:vAlign w:val="center"/>
          </w:tcPr>
          <w:p w14:paraId="73CE4346"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1677" w:type="dxa"/>
            <w:tcMar>
              <w:top w:w="96" w:type="dxa"/>
              <w:left w:w="144" w:type="dxa"/>
              <w:bottom w:w="96" w:type="dxa"/>
              <w:right w:w="144" w:type="dxa"/>
            </w:tcMar>
            <w:vAlign w:val="center"/>
          </w:tcPr>
          <w:p w14:paraId="4AF7CFFC"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1688" w:type="dxa"/>
            <w:tcMar>
              <w:top w:w="96" w:type="dxa"/>
              <w:left w:w="144" w:type="dxa"/>
              <w:bottom w:w="96" w:type="dxa"/>
              <w:right w:w="144" w:type="dxa"/>
            </w:tcMar>
            <w:vAlign w:val="center"/>
          </w:tcPr>
          <w:p w14:paraId="1FF2E49E"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902" w:type="dxa"/>
            <w:tcMar>
              <w:top w:w="96" w:type="dxa"/>
              <w:left w:w="144" w:type="dxa"/>
              <w:bottom w:w="96" w:type="dxa"/>
              <w:right w:w="144" w:type="dxa"/>
            </w:tcMar>
            <w:vAlign w:val="center"/>
          </w:tcPr>
          <w:p w14:paraId="443954B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0.032</w:t>
            </w:r>
          </w:p>
        </w:tc>
      </w:tr>
      <w:tr w:rsidR="00870F3C" w14:paraId="06F8B81B" w14:textId="77777777">
        <w:trPr>
          <w:cantSplit/>
          <w:tblCellSpacing w:w="15" w:type="dxa"/>
          <w:jc w:val="center"/>
        </w:trPr>
        <w:tc>
          <w:tcPr>
            <w:tcW w:w="3107" w:type="dxa"/>
            <w:tcMar>
              <w:top w:w="96" w:type="dxa"/>
              <w:left w:w="144" w:type="dxa"/>
              <w:bottom w:w="96" w:type="dxa"/>
              <w:right w:w="144" w:type="dxa"/>
            </w:tcMar>
            <w:vAlign w:val="center"/>
          </w:tcPr>
          <w:p w14:paraId="08CE3C49"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1</w:t>
            </w:r>
          </w:p>
        </w:tc>
        <w:tc>
          <w:tcPr>
            <w:tcW w:w="1688" w:type="dxa"/>
            <w:tcMar>
              <w:top w:w="96" w:type="dxa"/>
              <w:left w:w="144" w:type="dxa"/>
              <w:bottom w:w="96" w:type="dxa"/>
              <w:right w:w="144" w:type="dxa"/>
            </w:tcMar>
            <w:vAlign w:val="center"/>
          </w:tcPr>
          <w:p w14:paraId="6AEB6A26"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96 (72.7%)</w:t>
            </w:r>
          </w:p>
        </w:tc>
        <w:tc>
          <w:tcPr>
            <w:tcW w:w="1677" w:type="dxa"/>
            <w:tcMar>
              <w:top w:w="96" w:type="dxa"/>
              <w:left w:w="144" w:type="dxa"/>
              <w:bottom w:w="96" w:type="dxa"/>
              <w:right w:w="144" w:type="dxa"/>
            </w:tcMar>
            <w:vAlign w:val="center"/>
          </w:tcPr>
          <w:p w14:paraId="6454256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88" w:type="dxa"/>
            <w:tcMar>
              <w:top w:w="96" w:type="dxa"/>
              <w:left w:w="144" w:type="dxa"/>
              <w:bottom w:w="96" w:type="dxa"/>
              <w:right w:w="144" w:type="dxa"/>
            </w:tcMar>
            <w:vAlign w:val="center"/>
          </w:tcPr>
          <w:p w14:paraId="0B2B7B9F"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245 (63.3%)</w:t>
            </w:r>
          </w:p>
        </w:tc>
        <w:tc>
          <w:tcPr>
            <w:tcW w:w="902" w:type="dxa"/>
            <w:tcMar>
              <w:top w:w="96" w:type="dxa"/>
              <w:left w:w="144" w:type="dxa"/>
              <w:bottom w:w="96" w:type="dxa"/>
              <w:right w:w="144" w:type="dxa"/>
            </w:tcMar>
            <w:vAlign w:val="center"/>
          </w:tcPr>
          <w:p w14:paraId="1E3233C4"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094628F3" w14:textId="77777777">
        <w:trPr>
          <w:cantSplit/>
          <w:tblCellSpacing w:w="15" w:type="dxa"/>
          <w:jc w:val="center"/>
        </w:trPr>
        <w:tc>
          <w:tcPr>
            <w:tcW w:w="3107" w:type="dxa"/>
            <w:tcMar>
              <w:top w:w="96" w:type="dxa"/>
              <w:left w:w="144" w:type="dxa"/>
              <w:bottom w:w="96" w:type="dxa"/>
              <w:right w:w="144" w:type="dxa"/>
            </w:tcMar>
            <w:vAlign w:val="center"/>
          </w:tcPr>
          <w:p w14:paraId="0EBB8561"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2</w:t>
            </w:r>
          </w:p>
        </w:tc>
        <w:tc>
          <w:tcPr>
            <w:tcW w:w="1688" w:type="dxa"/>
            <w:tcMar>
              <w:top w:w="96" w:type="dxa"/>
              <w:left w:w="144" w:type="dxa"/>
              <w:bottom w:w="96" w:type="dxa"/>
              <w:right w:w="144" w:type="dxa"/>
            </w:tcMar>
            <w:vAlign w:val="center"/>
          </w:tcPr>
          <w:p w14:paraId="4AF89C1A"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35 (26.5%)</w:t>
            </w:r>
          </w:p>
        </w:tc>
        <w:tc>
          <w:tcPr>
            <w:tcW w:w="1677" w:type="dxa"/>
            <w:tcMar>
              <w:top w:w="96" w:type="dxa"/>
              <w:left w:w="144" w:type="dxa"/>
              <w:bottom w:w="96" w:type="dxa"/>
              <w:right w:w="144" w:type="dxa"/>
            </w:tcMar>
            <w:vAlign w:val="center"/>
          </w:tcPr>
          <w:p w14:paraId="3E895E52"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88" w:type="dxa"/>
            <w:tcMar>
              <w:top w:w="96" w:type="dxa"/>
              <w:left w:w="144" w:type="dxa"/>
              <w:bottom w:w="96" w:type="dxa"/>
              <w:right w:w="144" w:type="dxa"/>
            </w:tcMar>
            <w:vAlign w:val="center"/>
          </w:tcPr>
          <w:p w14:paraId="36F45791"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125 (32.3%)</w:t>
            </w:r>
          </w:p>
        </w:tc>
        <w:tc>
          <w:tcPr>
            <w:tcW w:w="902" w:type="dxa"/>
            <w:tcMar>
              <w:top w:w="96" w:type="dxa"/>
              <w:left w:w="144" w:type="dxa"/>
              <w:bottom w:w="96" w:type="dxa"/>
              <w:right w:w="144" w:type="dxa"/>
            </w:tcMar>
            <w:vAlign w:val="center"/>
          </w:tcPr>
          <w:p w14:paraId="56D01F1B"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6744E112" w14:textId="77777777">
        <w:trPr>
          <w:cantSplit/>
          <w:tblCellSpacing w:w="15" w:type="dxa"/>
          <w:jc w:val="center"/>
        </w:trPr>
        <w:tc>
          <w:tcPr>
            <w:tcW w:w="3107" w:type="dxa"/>
            <w:tcMar>
              <w:top w:w="96" w:type="dxa"/>
              <w:left w:w="144" w:type="dxa"/>
              <w:bottom w:w="96" w:type="dxa"/>
              <w:right w:w="144" w:type="dxa"/>
            </w:tcMar>
            <w:vAlign w:val="center"/>
          </w:tcPr>
          <w:p w14:paraId="639DB975"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lastRenderedPageBreak/>
              <w:t>Grade 3</w:t>
            </w:r>
          </w:p>
        </w:tc>
        <w:tc>
          <w:tcPr>
            <w:tcW w:w="1688" w:type="dxa"/>
            <w:tcMar>
              <w:top w:w="96" w:type="dxa"/>
              <w:left w:w="144" w:type="dxa"/>
              <w:bottom w:w="96" w:type="dxa"/>
              <w:right w:w="144" w:type="dxa"/>
            </w:tcMar>
            <w:vAlign w:val="center"/>
          </w:tcPr>
          <w:p w14:paraId="34E0ACC6"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1 (0.8%)</w:t>
            </w:r>
          </w:p>
        </w:tc>
        <w:tc>
          <w:tcPr>
            <w:tcW w:w="1677" w:type="dxa"/>
            <w:tcMar>
              <w:top w:w="96" w:type="dxa"/>
              <w:left w:w="144" w:type="dxa"/>
              <w:bottom w:w="96" w:type="dxa"/>
              <w:right w:w="144" w:type="dxa"/>
            </w:tcMar>
            <w:vAlign w:val="center"/>
          </w:tcPr>
          <w:p w14:paraId="2A50F7A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88" w:type="dxa"/>
            <w:tcMar>
              <w:top w:w="96" w:type="dxa"/>
              <w:left w:w="144" w:type="dxa"/>
              <w:bottom w:w="96" w:type="dxa"/>
              <w:right w:w="144" w:type="dxa"/>
            </w:tcMar>
            <w:vAlign w:val="center"/>
          </w:tcPr>
          <w:p w14:paraId="7F39A5B2"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17 (4.4%)</w:t>
            </w:r>
          </w:p>
        </w:tc>
        <w:tc>
          <w:tcPr>
            <w:tcW w:w="902" w:type="dxa"/>
            <w:tcMar>
              <w:top w:w="96" w:type="dxa"/>
              <w:left w:w="144" w:type="dxa"/>
              <w:bottom w:w="96" w:type="dxa"/>
              <w:right w:w="144" w:type="dxa"/>
            </w:tcMar>
            <w:vAlign w:val="center"/>
          </w:tcPr>
          <w:p w14:paraId="61968A4F"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4C0755B0" w14:textId="77777777">
        <w:trPr>
          <w:cantSplit/>
          <w:tblCellSpacing w:w="15" w:type="dxa"/>
          <w:jc w:val="center"/>
        </w:trPr>
        <w:tc>
          <w:tcPr>
            <w:tcW w:w="3107" w:type="dxa"/>
            <w:tcMar>
              <w:top w:w="96" w:type="dxa"/>
              <w:left w:w="144" w:type="dxa"/>
              <w:bottom w:w="96" w:type="dxa"/>
              <w:right w:w="144" w:type="dxa"/>
            </w:tcMar>
            <w:vAlign w:val="center"/>
          </w:tcPr>
          <w:p w14:paraId="587B70B7"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TR</w:t>
            </w:r>
          </w:p>
        </w:tc>
        <w:tc>
          <w:tcPr>
            <w:tcW w:w="1688" w:type="dxa"/>
            <w:tcMar>
              <w:top w:w="96" w:type="dxa"/>
              <w:left w:w="144" w:type="dxa"/>
              <w:bottom w:w="96" w:type="dxa"/>
              <w:right w:w="144" w:type="dxa"/>
            </w:tcMar>
            <w:vAlign w:val="center"/>
          </w:tcPr>
          <w:p w14:paraId="129FFC04"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1677" w:type="dxa"/>
            <w:tcMar>
              <w:top w:w="96" w:type="dxa"/>
              <w:left w:w="144" w:type="dxa"/>
              <w:bottom w:w="96" w:type="dxa"/>
              <w:right w:w="144" w:type="dxa"/>
            </w:tcMar>
            <w:vAlign w:val="center"/>
          </w:tcPr>
          <w:p w14:paraId="1E93EFA2"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1688" w:type="dxa"/>
            <w:tcMar>
              <w:top w:w="96" w:type="dxa"/>
              <w:left w:w="144" w:type="dxa"/>
              <w:bottom w:w="96" w:type="dxa"/>
              <w:right w:w="144" w:type="dxa"/>
            </w:tcMar>
            <w:vAlign w:val="center"/>
          </w:tcPr>
          <w:p w14:paraId="2C5CECF3"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902" w:type="dxa"/>
            <w:tcMar>
              <w:top w:w="96" w:type="dxa"/>
              <w:left w:w="144" w:type="dxa"/>
              <w:bottom w:w="96" w:type="dxa"/>
              <w:right w:w="144" w:type="dxa"/>
            </w:tcMar>
            <w:vAlign w:val="center"/>
          </w:tcPr>
          <w:p w14:paraId="03FAEA9E"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58FD94EF" w14:textId="77777777">
        <w:trPr>
          <w:cantSplit/>
          <w:tblCellSpacing w:w="15" w:type="dxa"/>
          <w:jc w:val="center"/>
        </w:trPr>
        <w:tc>
          <w:tcPr>
            <w:tcW w:w="3107" w:type="dxa"/>
            <w:tcMar>
              <w:top w:w="96" w:type="dxa"/>
              <w:left w:w="144" w:type="dxa"/>
              <w:bottom w:w="96" w:type="dxa"/>
              <w:right w:w="144" w:type="dxa"/>
            </w:tcMar>
            <w:vAlign w:val="center"/>
          </w:tcPr>
          <w:p w14:paraId="506F13CF"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1</w:t>
            </w:r>
          </w:p>
        </w:tc>
        <w:tc>
          <w:tcPr>
            <w:tcW w:w="1688" w:type="dxa"/>
            <w:tcMar>
              <w:top w:w="96" w:type="dxa"/>
              <w:left w:w="144" w:type="dxa"/>
              <w:bottom w:w="96" w:type="dxa"/>
              <w:right w:w="144" w:type="dxa"/>
            </w:tcMar>
            <w:vAlign w:val="center"/>
          </w:tcPr>
          <w:p w14:paraId="5057C1FE"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77" w:type="dxa"/>
            <w:tcMar>
              <w:top w:w="96" w:type="dxa"/>
              <w:left w:w="144" w:type="dxa"/>
              <w:bottom w:w="96" w:type="dxa"/>
              <w:right w:w="144" w:type="dxa"/>
            </w:tcMar>
            <w:vAlign w:val="center"/>
          </w:tcPr>
          <w:p w14:paraId="51BA064A"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231 (71.1%)</w:t>
            </w:r>
          </w:p>
        </w:tc>
        <w:tc>
          <w:tcPr>
            <w:tcW w:w="1688" w:type="dxa"/>
            <w:tcMar>
              <w:top w:w="96" w:type="dxa"/>
              <w:left w:w="144" w:type="dxa"/>
              <w:bottom w:w="96" w:type="dxa"/>
              <w:right w:w="144" w:type="dxa"/>
            </w:tcMar>
            <w:vAlign w:val="center"/>
          </w:tcPr>
          <w:p w14:paraId="689016A1"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174 (45.0%)</w:t>
            </w:r>
          </w:p>
        </w:tc>
        <w:tc>
          <w:tcPr>
            <w:tcW w:w="902" w:type="dxa"/>
            <w:tcMar>
              <w:top w:w="96" w:type="dxa"/>
              <w:left w:w="144" w:type="dxa"/>
              <w:bottom w:w="96" w:type="dxa"/>
              <w:right w:w="144" w:type="dxa"/>
            </w:tcMar>
            <w:vAlign w:val="center"/>
          </w:tcPr>
          <w:p w14:paraId="7AC0FED8"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61207F96" w14:textId="77777777">
        <w:trPr>
          <w:cantSplit/>
          <w:tblCellSpacing w:w="15" w:type="dxa"/>
          <w:jc w:val="center"/>
        </w:trPr>
        <w:tc>
          <w:tcPr>
            <w:tcW w:w="3107" w:type="dxa"/>
            <w:tcMar>
              <w:top w:w="96" w:type="dxa"/>
              <w:left w:w="144" w:type="dxa"/>
              <w:bottom w:w="96" w:type="dxa"/>
              <w:right w:w="144" w:type="dxa"/>
            </w:tcMar>
            <w:vAlign w:val="center"/>
          </w:tcPr>
          <w:p w14:paraId="13478765"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 xml:space="preserve">Grade 2 </w:t>
            </w:r>
          </w:p>
        </w:tc>
        <w:tc>
          <w:tcPr>
            <w:tcW w:w="1688" w:type="dxa"/>
            <w:tcMar>
              <w:top w:w="96" w:type="dxa"/>
              <w:left w:w="144" w:type="dxa"/>
              <w:bottom w:w="96" w:type="dxa"/>
              <w:right w:w="144" w:type="dxa"/>
            </w:tcMar>
            <w:vAlign w:val="center"/>
          </w:tcPr>
          <w:p w14:paraId="3A21D6C1"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77" w:type="dxa"/>
            <w:tcMar>
              <w:top w:w="96" w:type="dxa"/>
              <w:left w:w="144" w:type="dxa"/>
              <w:bottom w:w="96" w:type="dxa"/>
              <w:right w:w="144" w:type="dxa"/>
            </w:tcMar>
            <w:vAlign w:val="center"/>
          </w:tcPr>
          <w:p w14:paraId="3F38724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76 (23.4%)</w:t>
            </w:r>
          </w:p>
        </w:tc>
        <w:tc>
          <w:tcPr>
            <w:tcW w:w="1688" w:type="dxa"/>
            <w:tcMar>
              <w:top w:w="96" w:type="dxa"/>
              <w:left w:w="144" w:type="dxa"/>
              <w:bottom w:w="96" w:type="dxa"/>
              <w:right w:w="144" w:type="dxa"/>
            </w:tcMar>
            <w:vAlign w:val="center"/>
          </w:tcPr>
          <w:p w14:paraId="738497D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157 (40.6%)</w:t>
            </w:r>
          </w:p>
        </w:tc>
        <w:tc>
          <w:tcPr>
            <w:tcW w:w="902" w:type="dxa"/>
            <w:tcMar>
              <w:top w:w="96" w:type="dxa"/>
              <w:left w:w="144" w:type="dxa"/>
              <w:bottom w:w="96" w:type="dxa"/>
              <w:right w:w="144" w:type="dxa"/>
            </w:tcMar>
            <w:vAlign w:val="center"/>
          </w:tcPr>
          <w:p w14:paraId="40C1AD41"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7DFFE2C5" w14:textId="77777777">
        <w:trPr>
          <w:cantSplit/>
          <w:tblCellSpacing w:w="15" w:type="dxa"/>
          <w:jc w:val="center"/>
        </w:trPr>
        <w:tc>
          <w:tcPr>
            <w:tcW w:w="3107" w:type="dxa"/>
            <w:tcMar>
              <w:top w:w="96" w:type="dxa"/>
              <w:left w:w="144" w:type="dxa"/>
              <w:bottom w:w="96" w:type="dxa"/>
              <w:right w:w="144" w:type="dxa"/>
            </w:tcMar>
            <w:vAlign w:val="center"/>
          </w:tcPr>
          <w:p w14:paraId="36CB89B1"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3</w:t>
            </w:r>
          </w:p>
        </w:tc>
        <w:tc>
          <w:tcPr>
            <w:tcW w:w="1688" w:type="dxa"/>
            <w:tcMar>
              <w:top w:w="96" w:type="dxa"/>
              <w:left w:w="144" w:type="dxa"/>
              <w:bottom w:w="96" w:type="dxa"/>
              <w:right w:w="144" w:type="dxa"/>
            </w:tcMar>
            <w:vAlign w:val="center"/>
          </w:tcPr>
          <w:p w14:paraId="396E09DE"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77" w:type="dxa"/>
            <w:tcMar>
              <w:top w:w="96" w:type="dxa"/>
              <w:left w:w="144" w:type="dxa"/>
              <w:bottom w:w="96" w:type="dxa"/>
              <w:right w:w="144" w:type="dxa"/>
            </w:tcMar>
            <w:vAlign w:val="center"/>
          </w:tcPr>
          <w:p w14:paraId="4D7D56D3"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18 (5.5%)</w:t>
            </w:r>
          </w:p>
        </w:tc>
        <w:tc>
          <w:tcPr>
            <w:tcW w:w="1688" w:type="dxa"/>
            <w:tcMar>
              <w:top w:w="96" w:type="dxa"/>
              <w:left w:w="144" w:type="dxa"/>
              <w:bottom w:w="96" w:type="dxa"/>
              <w:right w:w="144" w:type="dxa"/>
            </w:tcMar>
            <w:vAlign w:val="center"/>
          </w:tcPr>
          <w:p w14:paraId="5C78B9F0"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55 (14.2%)</w:t>
            </w:r>
          </w:p>
        </w:tc>
        <w:tc>
          <w:tcPr>
            <w:tcW w:w="902" w:type="dxa"/>
            <w:tcMar>
              <w:top w:w="96" w:type="dxa"/>
              <w:left w:w="144" w:type="dxa"/>
              <w:bottom w:w="96" w:type="dxa"/>
              <w:right w:w="144" w:type="dxa"/>
            </w:tcMar>
            <w:vAlign w:val="center"/>
          </w:tcPr>
          <w:p w14:paraId="1E820B80"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046F245F" w14:textId="77777777">
        <w:trPr>
          <w:cantSplit/>
          <w:tblCellSpacing w:w="15" w:type="dxa"/>
          <w:jc w:val="center"/>
        </w:trPr>
        <w:tc>
          <w:tcPr>
            <w:tcW w:w="3107" w:type="dxa"/>
            <w:tcMar>
              <w:top w:w="96" w:type="dxa"/>
              <w:left w:w="144" w:type="dxa"/>
              <w:bottom w:w="96" w:type="dxa"/>
              <w:right w:w="144" w:type="dxa"/>
            </w:tcMar>
            <w:vAlign w:val="center"/>
          </w:tcPr>
          <w:p w14:paraId="5CABA563"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4</w:t>
            </w:r>
          </w:p>
        </w:tc>
        <w:tc>
          <w:tcPr>
            <w:tcW w:w="1688" w:type="dxa"/>
            <w:tcMar>
              <w:top w:w="96" w:type="dxa"/>
              <w:left w:w="144" w:type="dxa"/>
              <w:bottom w:w="96" w:type="dxa"/>
              <w:right w:w="144" w:type="dxa"/>
            </w:tcMar>
            <w:vAlign w:val="center"/>
          </w:tcPr>
          <w:p w14:paraId="3FF4B08A"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77" w:type="dxa"/>
            <w:tcMar>
              <w:top w:w="96" w:type="dxa"/>
              <w:left w:w="144" w:type="dxa"/>
              <w:bottom w:w="96" w:type="dxa"/>
              <w:right w:w="144" w:type="dxa"/>
            </w:tcMar>
            <w:vAlign w:val="center"/>
          </w:tcPr>
          <w:p w14:paraId="2925755A"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0 (0.0%)</w:t>
            </w:r>
          </w:p>
        </w:tc>
        <w:tc>
          <w:tcPr>
            <w:tcW w:w="1688" w:type="dxa"/>
            <w:tcMar>
              <w:top w:w="96" w:type="dxa"/>
              <w:left w:w="144" w:type="dxa"/>
              <w:bottom w:w="96" w:type="dxa"/>
              <w:right w:w="144" w:type="dxa"/>
            </w:tcMar>
            <w:vAlign w:val="center"/>
          </w:tcPr>
          <w:p w14:paraId="1D13C1A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1 (0.3%)</w:t>
            </w:r>
          </w:p>
        </w:tc>
        <w:tc>
          <w:tcPr>
            <w:tcW w:w="902" w:type="dxa"/>
            <w:tcMar>
              <w:top w:w="96" w:type="dxa"/>
              <w:left w:w="144" w:type="dxa"/>
              <w:bottom w:w="96" w:type="dxa"/>
              <w:right w:w="144" w:type="dxa"/>
            </w:tcMar>
            <w:vAlign w:val="center"/>
          </w:tcPr>
          <w:p w14:paraId="19F91A35"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310BCC9F" w14:textId="77777777">
        <w:trPr>
          <w:cantSplit/>
          <w:tblCellSpacing w:w="15" w:type="dxa"/>
          <w:jc w:val="center"/>
        </w:trPr>
        <w:tc>
          <w:tcPr>
            <w:tcW w:w="3107" w:type="dxa"/>
            <w:tcMar>
              <w:top w:w="96" w:type="dxa"/>
              <w:left w:w="144" w:type="dxa"/>
              <w:bottom w:w="96" w:type="dxa"/>
              <w:right w:w="144" w:type="dxa"/>
            </w:tcMar>
            <w:vAlign w:val="center"/>
          </w:tcPr>
          <w:p w14:paraId="36D2FE12" w14:textId="77777777" w:rsidR="00870F3C" w:rsidRDefault="00000000">
            <w:pPr>
              <w:widowControl/>
              <w:snapToGrid w:val="0"/>
              <w:spacing w:line="240" w:lineRule="auto"/>
              <w:rPr>
                <w:rFonts w:ascii="Times New Roman" w:eastAsia="sans-serif"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Procedural Characteristics</w:t>
            </w:r>
          </w:p>
        </w:tc>
        <w:tc>
          <w:tcPr>
            <w:tcW w:w="1688" w:type="dxa"/>
            <w:tcMar>
              <w:top w:w="96" w:type="dxa"/>
              <w:left w:w="144" w:type="dxa"/>
              <w:bottom w:w="96" w:type="dxa"/>
              <w:right w:w="144" w:type="dxa"/>
            </w:tcMar>
            <w:vAlign w:val="center"/>
          </w:tcPr>
          <w:p w14:paraId="5769BCCC" w14:textId="77777777" w:rsidR="00870F3C" w:rsidRDefault="00870F3C">
            <w:pPr>
              <w:snapToGrid w:val="0"/>
              <w:spacing w:line="240" w:lineRule="auto"/>
              <w:jc w:val="center"/>
              <w:rPr>
                <w:rFonts w:ascii="Times New Roman" w:eastAsia="sans-serif" w:hAnsi="Times New Roman" w:cs="Times New Roman"/>
                <w:color w:val="1B1C1D"/>
                <w:sz w:val="20"/>
                <w:szCs w:val="20"/>
              </w:rPr>
            </w:pPr>
          </w:p>
        </w:tc>
        <w:tc>
          <w:tcPr>
            <w:tcW w:w="1677" w:type="dxa"/>
            <w:tcMar>
              <w:top w:w="96" w:type="dxa"/>
              <w:left w:w="144" w:type="dxa"/>
              <w:bottom w:w="96" w:type="dxa"/>
              <w:right w:w="144" w:type="dxa"/>
            </w:tcMar>
            <w:vAlign w:val="center"/>
          </w:tcPr>
          <w:p w14:paraId="0E7CCA29" w14:textId="77777777" w:rsidR="00870F3C" w:rsidRDefault="00870F3C">
            <w:pPr>
              <w:snapToGrid w:val="0"/>
              <w:spacing w:line="240" w:lineRule="auto"/>
              <w:jc w:val="center"/>
              <w:rPr>
                <w:rFonts w:ascii="Times New Roman" w:eastAsia="sans-serif" w:hAnsi="Times New Roman" w:cs="Times New Roman"/>
                <w:color w:val="1B1C1D"/>
                <w:sz w:val="20"/>
                <w:szCs w:val="20"/>
              </w:rPr>
            </w:pPr>
          </w:p>
        </w:tc>
        <w:tc>
          <w:tcPr>
            <w:tcW w:w="1688" w:type="dxa"/>
            <w:tcMar>
              <w:top w:w="96" w:type="dxa"/>
              <w:left w:w="144" w:type="dxa"/>
              <w:bottom w:w="96" w:type="dxa"/>
              <w:right w:w="144" w:type="dxa"/>
            </w:tcMar>
            <w:vAlign w:val="center"/>
          </w:tcPr>
          <w:p w14:paraId="64643785" w14:textId="77777777" w:rsidR="00870F3C" w:rsidRDefault="00870F3C">
            <w:pPr>
              <w:snapToGrid w:val="0"/>
              <w:spacing w:line="240" w:lineRule="auto"/>
              <w:jc w:val="center"/>
              <w:rPr>
                <w:rFonts w:ascii="Times New Roman" w:eastAsia="sans-serif" w:hAnsi="Times New Roman" w:cs="Times New Roman"/>
                <w:color w:val="1B1C1D"/>
                <w:sz w:val="20"/>
                <w:szCs w:val="20"/>
              </w:rPr>
            </w:pPr>
          </w:p>
        </w:tc>
        <w:tc>
          <w:tcPr>
            <w:tcW w:w="902" w:type="dxa"/>
            <w:tcMar>
              <w:top w:w="96" w:type="dxa"/>
              <w:left w:w="144" w:type="dxa"/>
              <w:bottom w:w="96" w:type="dxa"/>
              <w:right w:w="144" w:type="dxa"/>
            </w:tcMar>
            <w:vAlign w:val="center"/>
          </w:tcPr>
          <w:p w14:paraId="73B2E518" w14:textId="77777777" w:rsidR="00870F3C" w:rsidRDefault="00870F3C">
            <w:pPr>
              <w:snapToGrid w:val="0"/>
              <w:spacing w:line="240" w:lineRule="auto"/>
              <w:jc w:val="center"/>
              <w:rPr>
                <w:rFonts w:ascii="Times New Roman" w:eastAsia="sans-serif" w:hAnsi="Times New Roman" w:cs="Times New Roman"/>
                <w:color w:val="1B1C1D"/>
                <w:sz w:val="20"/>
                <w:szCs w:val="20"/>
              </w:rPr>
            </w:pPr>
          </w:p>
        </w:tc>
      </w:tr>
      <w:tr w:rsidR="00870F3C" w14:paraId="18F6C8C3" w14:textId="77777777">
        <w:trPr>
          <w:cantSplit/>
          <w:tblCellSpacing w:w="15" w:type="dxa"/>
          <w:jc w:val="center"/>
        </w:trPr>
        <w:tc>
          <w:tcPr>
            <w:tcW w:w="3107" w:type="dxa"/>
            <w:tcMar>
              <w:top w:w="96" w:type="dxa"/>
              <w:left w:w="144" w:type="dxa"/>
              <w:bottom w:w="96" w:type="dxa"/>
              <w:right w:w="144" w:type="dxa"/>
            </w:tcMar>
            <w:vAlign w:val="center"/>
          </w:tcPr>
          <w:p w14:paraId="2CB5AFD4"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Ablation energy type</w:t>
            </w:r>
          </w:p>
        </w:tc>
        <w:tc>
          <w:tcPr>
            <w:tcW w:w="1688" w:type="dxa"/>
            <w:tcMar>
              <w:top w:w="96" w:type="dxa"/>
              <w:left w:w="144" w:type="dxa"/>
              <w:bottom w:w="96" w:type="dxa"/>
              <w:right w:w="144" w:type="dxa"/>
            </w:tcMar>
            <w:vAlign w:val="center"/>
          </w:tcPr>
          <w:p w14:paraId="5127171B"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77" w:type="dxa"/>
            <w:tcMar>
              <w:top w:w="96" w:type="dxa"/>
              <w:left w:w="144" w:type="dxa"/>
              <w:bottom w:w="96" w:type="dxa"/>
              <w:right w:w="144" w:type="dxa"/>
            </w:tcMar>
            <w:vAlign w:val="center"/>
          </w:tcPr>
          <w:p w14:paraId="63AE3E66"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88" w:type="dxa"/>
            <w:tcMar>
              <w:top w:w="96" w:type="dxa"/>
              <w:left w:w="144" w:type="dxa"/>
              <w:bottom w:w="96" w:type="dxa"/>
              <w:right w:w="144" w:type="dxa"/>
            </w:tcMar>
            <w:vAlign w:val="center"/>
          </w:tcPr>
          <w:p w14:paraId="2E9CB5DC"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902" w:type="dxa"/>
            <w:tcMar>
              <w:top w:w="96" w:type="dxa"/>
              <w:left w:w="144" w:type="dxa"/>
              <w:bottom w:w="96" w:type="dxa"/>
              <w:right w:w="144" w:type="dxa"/>
            </w:tcMar>
            <w:vAlign w:val="center"/>
          </w:tcPr>
          <w:p w14:paraId="4CF9747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0.240</w:t>
            </w:r>
          </w:p>
        </w:tc>
      </w:tr>
      <w:tr w:rsidR="00870F3C" w14:paraId="56767F78" w14:textId="77777777">
        <w:trPr>
          <w:cantSplit/>
          <w:tblCellSpacing w:w="15" w:type="dxa"/>
          <w:jc w:val="center"/>
        </w:trPr>
        <w:tc>
          <w:tcPr>
            <w:tcW w:w="3107" w:type="dxa"/>
            <w:tcMar>
              <w:top w:w="96" w:type="dxa"/>
              <w:left w:w="144" w:type="dxa"/>
              <w:bottom w:w="96" w:type="dxa"/>
              <w:right w:w="144" w:type="dxa"/>
            </w:tcMar>
            <w:vAlign w:val="center"/>
          </w:tcPr>
          <w:p w14:paraId="4E80A327"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RFA</w:t>
            </w:r>
          </w:p>
        </w:tc>
        <w:tc>
          <w:tcPr>
            <w:tcW w:w="1688" w:type="dxa"/>
            <w:tcMar>
              <w:top w:w="96" w:type="dxa"/>
              <w:left w:w="144" w:type="dxa"/>
              <w:bottom w:w="96" w:type="dxa"/>
              <w:right w:w="144" w:type="dxa"/>
            </w:tcMar>
            <w:vAlign w:val="center"/>
          </w:tcPr>
          <w:p w14:paraId="37FFDF7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116 (87.9%)</w:t>
            </w:r>
          </w:p>
        </w:tc>
        <w:tc>
          <w:tcPr>
            <w:tcW w:w="1677" w:type="dxa"/>
            <w:tcMar>
              <w:top w:w="96" w:type="dxa"/>
              <w:left w:w="144" w:type="dxa"/>
              <w:bottom w:w="96" w:type="dxa"/>
              <w:right w:w="144" w:type="dxa"/>
            </w:tcMar>
            <w:vAlign w:val="center"/>
          </w:tcPr>
          <w:p w14:paraId="6E2DB3D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299 (92.0%)</w:t>
            </w:r>
          </w:p>
        </w:tc>
        <w:tc>
          <w:tcPr>
            <w:tcW w:w="1688" w:type="dxa"/>
            <w:tcMar>
              <w:top w:w="96" w:type="dxa"/>
              <w:left w:w="144" w:type="dxa"/>
              <w:bottom w:w="96" w:type="dxa"/>
              <w:right w:w="144" w:type="dxa"/>
            </w:tcMar>
            <w:vAlign w:val="center"/>
          </w:tcPr>
          <w:p w14:paraId="6A587154"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361 (93.3%)</w:t>
            </w:r>
          </w:p>
        </w:tc>
        <w:tc>
          <w:tcPr>
            <w:tcW w:w="902" w:type="dxa"/>
            <w:tcMar>
              <w:top w:w="96" w:type="dxa"/>
              <w:left w:w="144" w:type="dxa"/>
              <w:bottom w:w="96" w:type="dxa"/>
              <w:right w:w="144" w:type="dxa"/>
            </w:tcMar>
            <w:vAlign w:val="center"/>
          </w:tcPr>
          <w:p w14:paraId="5E008EE3"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137DA658" w14:textId="77777777">
        <w:trPr>
          <w:cantSplit/>
          <w:tblCellSpacing w:w="15" w:type="dxa"/>
          <w:jc w:val="center"/>
        </w:trPr>
        <w:tc>
          <w:tcPr>
            <w:tcW w:w="3107" w:type="dxa"/>
            <w:tcMar>
              <w:top w:w="96" w:type="dxa"/>
              <w:left w:w="144" w:type="dxa"/>
              <w:bottom w:w="96" w:type="dxa"/>
              <w:right w:w="144" w:type="dxa"/>
            </w:tcMar>
            <w:vAlign w:val="center"/>
          </w:tcPr>
          <w:p w14:paraId="1B04F2B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CBA</w:t>
            </w:r>
          </w:p>
        </w:tc>
        <w:tc>
          <w:tcPr>
            <w:tcW w:w="1688" w:type="dxa"/>
            <w:tcMar>
              <w:top w:w="96" w:type="dxa"/>
              <w:left w:w="144" w:type="dxa"/>
              <w:bottom w:w="96" w:type="dxa"/>
              <w:right w:w="144" w:type="dxa"/>
            </w:tcMar>
            <w:vAlign w:val="center"/>
          </w:tcPr>
          <w:p w14:paraId="27E115D4"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9 (6.8%)</w:t>
            </w:r>
          </w:p>
        </w:tc>
        <w:tc>
          <w:tcPr>
            <w:tcW w:w="1677" w:type="dxa"/>
            <w:tcMar>
              <w:top w:w="96" w:type="dxa"/>
              <w:left w:w="144" w:type="dxa"/>
              <w:bottom w:w="96" w:type="dxa"/>
              <w:right w:w="144" w:type="dxa"/>
            </w:tcMar>
            <w:vAlign w:val="center"/>
          </w:tcPr>
          <w:p w14:paraId="010F1F5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13 (4.0%)</w:t>
            </w:r>
          </w:p>
        </w:tc>
        <w:tc>
          <w:tcPr>
            <w:tcW w:w="1688" w:type="dxa"/>
            <w:tcMar>
              <w:top w:w="96" w:type="dxa"/>
              <w:left w:w="144" w:type="dxa"/>
              <w:bottom w:w="96" w:type="dxa"/>
              <w:right w:w="144" w:type="dxa"/>
            </w:tcMar>
            <w:vAlign w:val="center"/>
          </w:tcPr>
          <w:p w14:paraId="3C31FE5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17 (4.4%)</w:t>
            </w:r>
          </w:p>
        </w:tc>
        <w:tc>
          <w:tcPr>
            <w:tcW w:w="902" w:type="dxa"/>
            <w:tcMar>
              <w:top w:w="96" w:type="dxa"/>
              <w:left w:w="144" w:type="dxa"/>
              <w:bottom w:w="96" w:type="dxa"/>
              <w:right w:w="144" w:type="dxa"/>
            </w:tcMar>
            <w:vAlign w:val="center"/>
          </w:tcPr>
          <w:p w14:paraId="64F7DA46"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6AE9BBE9" w14:textId="77777777">
        <w:trPr>
          <w:cantSplit/>
          <w:tblCellSpacing w:w="15" w:type="dxa"/>
          <w:jc w:val="center"/>
        </w:trPr>
        <w:tc>
          <w:tcPr>
            <w:tcW w:w="3107" w:type="dxa"/>
            <w:tcMar>
              <w:top w:w="96" w:type="dxa"/>
              <w:left w:w="144" w:type="dxa"/>
              <w:bottom w:w="96" w:type="dxa"/>
              <w:right w:w="144" w:type="dxa"/>
            </w:tcMar>
            <w:vAlign w:val="center"/>
          </w:tcPr>
          <w:p w14:paraId="56633B8F"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PFA</w:t>
            </w:r>
          </w:p>
        </w:tc>
        <w:tc>
          <w:tcPr>
            <w:tcW w:w="1688" w:type="dxa"/>
            <w:tcMar>
              <w:top w:w="96" w:type="dxa"/>
              <w:left w:w="144" w:type="dxa"/>
              <w:bottom w:w="96" w:type="dxa"/>
              <w:right w:w="144" w:type="dxa"/>
            </w:tcMar>
            <w:vAlign w:val="center"/>
          </w:tcPr>
          <w:p w14:paraId="37F0C2A1"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 (5.3%)</w:t>
            </w:r>
          </w:p>
        </w:tc>
        <w:tc>
          <w:tcPr>
            <w:tcW w:w="1677" w:type="dxa"/>
            <w:tcMar>
              <w:top w:w="96" w:type="dxa"/>
              <w:left w:w="144" w:type="dxa"/>
              <w:bottom w:w="96" w:type="dxa"/>
              <w:right w:w="144" w:type="dxa"/>
            </w:tcMar>
            <w:vAlign w:val="center"/>
          </w:tcPr>
          <w:p w14:paraId="2A67609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13 (4.0%)</w:t>
            </w:r>
          </w:p>
        </w:tc>
        <w:tc>
          <w:tcPr>
            <w:tcW w:w="1688" w:type="dxa"/>
            <w:tcMar>
              <w:top w:w="96" w:type="dxa"/>
              <w:left w:w="144" w:type="dxa"/>
              <w:bottom w:w="96" w:type="dxa"/>
              <w:right w:w="144" w:type="dxa"/>
            </w:tcMar>
            <w:vAlign w:val="center"/>
          </w:tcPr>
          <w:p w14:paraId="5AF28E3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9 (2.3%)</w:t>
            </w:r>
          </w:p>
        </w:tc>
        <w:tc>
          <w:tcPr>
            <w:tcW w:w="902" w:type="dxa"/>
            <w:tcMar>
              <w:top w:w="96" w:type="dxa"/>
              <w:left w:w="144" w:type="dxa"/>
              <w:bottom w:w="96" w:type="dxa"/>
              <w:right w:w="144" w:type="dxa"/>
            </w:tcMar>
            <w:vAlign w:val="center"/>
          </w:tcPr>
          <w:p w14:paraId="26461D96"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6B80F0A8" w14:textId="77777777">
        <w:trPr>
          <w:cantSplit/>
          <w:tblCellSpacing w:w="15" w:type="dxa"/>
          <w:jc w:val="center"/>
        </w:trPr>
        <w:tc>
          <w:tcPr>
            <w:tcW w:w="3107" w:type="dxa"/>
            <w:tcMar>
              <w:top w:w="96" w:type="dxa"/>
              <w:left w:w="144" w:type="dxa"/>
              <w:bottom w:w="96" w:type="dxa"/>
              <w:right w:w="144" w:type="dxa"/>
            </w:tcMar>
            <w:vAlign w:val="center"/>
          </w:tcPr>
          <w:p w14:paraId="23DAD13B"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i/>
                <w:color w:val="1B1C1D"/>
                <w:kern w:val="0"/>
                <w:sz w:val="20"/>
                <w:szCs w:val="20"/>
                <w:lang w:bidi="ar"/>
              </w:rPr>
              <w:t>Concomitant LAAO</w:t>
            </w:r>
          </w:p>
        </w:tc>
        <w:tc>
          <w:tcPr>
            <w:tcW w:w="1688" w:type="dxa"/>
            <w:tcMar>
              <w:top w:w="96" w:type="dxa"/>
              <w:left w:w="144" w:type="dxa"/>
              <w:bottom w:w="96" w:type="dxa"/>
              <w:right w:w="144" w:type="dxa"/>
            </w:tcMar>
            <w:vAlign w:val="center"/>
          </w:tcPr>
          <w:p w14:paraId="1C999A61"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31 (23.5%)</w:t>
            </w:r>
          </w:p>
        </w:tc>
        <w:tc>
          <w:tcPr>
            <w:tcW w:w="1677" w:type="dxa"/>
            <w:tcMar>
              <w:top w:w="96" w:type="dxa"/>
              <w:left w:w="144" w:type="dxa"/>
              <w:bottom w:w="96" w:type="dxa"/>
              <w:right w:w="144" w:type="dxa"/>
            </w:tcMar>
            <w:vAlign w:val="center"/>
          </w:tcPr>
          <w:p w14:paraId="4BC43BD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77 (23.7%)</w:t>
            </w:r>
          </w:p>
        </w:tc>
        <w:tc>
          <w:tcPr>
            <w:tcW w:w="1688" w:type="dxa"/>
            <w:tcMar>
              <w:top w:w="96" w:type="dxa"/>
              <w:left w:w="144" w:type="dxa"/>
              <w:bottom w:w="96" w:type="dxa"/>
              <w:right w:w="144" w:type="dxa"/>
            </w:tcMar>
            <w:vAlign w:val="center"/>
          </w:tcPr>
          <w:p w14:paraId="4237FD8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124 (32.0%)</w:t>
            </w:r>
          </w:p>
        </w:tc>
        <w:tc>
          <w:tcPr>
            <w:tcW w:w="902" w:type="dxa"/>
            <w:tcMar>
              <w:top w:w="96" w:type="dxa"/>
              <w:left w:w="144" w:type="dxa"/>
              <w:bottom w:w="96" w:type="dxa"/>
              <w:right w:w="144" w:type="dxa"/>
            </w:tcMar>
            <w:vAlign w:val="center"/>
          </w:tcPr>
          <w:p w14:paraId="7905B86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0.024</w:t>
            </w:r>
          </w:p>
        </w:tc>
      </w:tr>
      <w:tr w:rsidR="00870F3C" w14:paraId="450AAD81" w14:textId="77777777">
        <w:trPr>
          <w:cantSplit/>
          <w:tblCellSpacing w:w="15" w:type="dxa"/>
          <w:jc w:val="center"/>
        </w:trPr>
        <w:tc>
          <w:tcPr>
            <w:tcW w:w="3107" w:type="dxa"/>
            <w:tcMar>
              <w:top w:w="96" w:type="dxa"/>
              <w:left w:w="144" w:type="dxa"/>
              <w:bottom w:w="96" w:type="dxa"/>
              <w:right w:w="144" w:type="dxa"/>
            </w:tcMar>
            <w:vAlign w:val="center"/>
          </w:tcPr>
          <w:p w14:paraId="4C9D4CC0"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Additional non-PVI ablation</w:t>
            </w:r>
          </w:p>
        </w:tc>
        <w:tc>
          <w:tcPr>
            <w:tcW w:w="1688" w:type="dxa"/>
            <w:tcMar>
              <w:top w:w="96" w:type="dxa"/>
              <w:left w:w="144" w:type="dxa"/>
              <w:bottom w:w="96" w:type="dxa"/>
              <w:right w:w="144" w:type="dxa"/>
            </w:tcMar>
            <w:vAlign w:val="center"/>
          </w:tcPr>
          <w:p w14:paraId="499634F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43 (32.6%)</w:t>
            </w:r>
          </w:p>
        </w:tc>
        <w:tc>
          <w:tcPr>
            <w:tcW w:w="1677" w:type="dxa"/>
            <w:tcMar>
              <w:top w:w="96" w:type="dxa"/>
              <w:left w:w="144" w:type="dxa"/>
              <w:bottom w:w="96" w:type="dxa"/>
              <w:right w:w="144" w:type="dxa"/>
            </w:tcMar>
            <w:vAlign w:val="center"/>
          </w:tcPr>
          <w:p w14:paraId="227BECE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119 (36.6%)</w:t>
            </w:r>
          </w:p>
        </w:tc>
        <w:tc>
          <w:tcPr>
            <w:tcW w:w="1688" w:type="dxa"/>
            <w:tcMar>
              <w:top w:w="96" w:type="dxa"/>
              <w:left w:w="144" w:type="dxa"/>
              <w:bottom w:w="96" w:type="dxa"/>
              <w:right w:w="144" w:type="dxa"/>
            </w:tcMar>
            <w:vAlign w:val="center"/>
          </w:tcPr>
          <w:p w14:paraId="073C6B0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189 (48.8%)</w:t>
            </w:r>
          </w:p>
        </w:tc>
        <w:tc>
          <w:tcPr>
            <w:tcW w:w="902" w:type="dxa"/>
            <w:tcMar>
              <w:top w:w="96" w:type="dxa"/>
              <w:left w:w="144" w:type="dxa"/>
              <w:bottom w:w="96" w:type="dxa"/>
              <w:right w:w="144" w:type="dxa"/>
            </w:tcMar>
            <w:vAlign w:val="center"/>
          </w:tcPr>
          <w:p w14:paraId="33E3CBB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bl>
    <w:p w14:paraId="45AF0408" w14:textId="77777777" w:rsidR="00870F3C" w:rsidRDefault="00000000">
      <w:pPr>
        <w:pStyle w:val="3"/>
        <w:keepNext/>
        <w:widowControl/>
        <w:spacing w:beforeAutospacing="0" w:afterAutospacing="0"/>
        <w:rPr>
          <w:rFonts w:eastAsia="sans-serif" w:hint="default"/>
          <w:color w:val="1B1C1D"/>
        </w:rPr>
      </w:pPr>
      <w:r>
        <w:rPr>
          <w:color w:val="000000"/>
        </w:rPr>
        <w:t>Individual-valve responses in both AF types</w:t>
      </w:r>
    </w:p>
    <w:p w14:paraId="663A7C66" w14:textId="77777777" w:rsidR="00870F3C" w:rsidRDefault="00000000">
      <w:pPr>
        <w:widowControl/>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The paroxysmal AF response cohort comprised 343 procedures: 86 with isolated MR, 148 with isolated TR, and 109 with both. At 1 month, MR improved in 93/195 valve series (47.7%) and TR in 125/257 (48.6%</w:t>
      </w:r>
      <w:r>
        <w:rPr>
          <w:rFonts w:ascii="Times New Roman" w:eastAsia="Times New Roman" w:hAnsi="Times New Roman" w:cs="Times New Roman"/>
          <w:color w:val="1B1C1D"/>
          <w:kern w:val="0"/>
          <w:lang w:bidi="ar"/>
        </w:rPr>
        <w:t>; Figure 2C</w:t>
      </w:r>
      <w:r>
        <w:rPr>
          <w:rFonts w:ascii="Times New Roman" w:eastAsia="Times New Roman" w:hAnsi="Times New Roman" w:cs="Times New Roman"/>
          <w:color w:val="1B1C1D"/>
          <w:kern w:val="0"/>
          <w:lang w:bidi="ar"/>
        </w:rPr>
        <w:t xml:space="preserve">). Adjusted isolated-versus-combined ORs were 0.98 (95% CI, 0.48–1.99) for MR and 1.00 (0.53–1.87) for TR. AR improved in 7/64 procedures (10.9%; Supplementary Table S</w:t>
      </w:r>
      <w:del w:id="91135" w:author="Claude (E29 修订)" w:date="2026-10-08T23:00:00Z">
        <w:r>
          <w:rPr>
            <w:rFonts w:ascii="Times New Roman" w:eastAsia="Times New Roman" w:hAnsi="Times New Roman" w:cs="Times New Roman"/>
            <w:color w:val="1B1C1D"/>
            <w:kern w:val="0"/>
            <w:lang w:bidi="ar"/>
          </w:rPr>
          <w:delText xml:space="preserve">12</w:delText>
        </w:r>
      </w:del>
      <w:ins w:id="91136" w:author="Claude (E29 修订)" w:date="2026-10-08T23:00:00Z">
        <w:r>
          <w:rPr>
            <w:rFonts w:ascii="Times New Roman" w:eastAsia="Times New Roman" w:hAnsi="Times New Roman" w:cs="Times New Roman"/>
            <w:color w:val="1B1C1D"/>
            <w:kern w:val="0"/>
            <w:lang w:bidi="ar"/>
          </w:rPr>
          <w:t xml:space="preserve">11</w:t>
        </w:r>
      </w:ins>
      <w:r>
        <w:rPr>
          <w:rFonts w:ascii="Times New Roman" w:eastAsia="Times New Roman" w:hAnsi="Times New Roman" w:cs="Times New Roman"/>
          <w:color w:val="1B1C1D"/>
          <w:kern w:val="0"/>
          <w:lang w:bidi="ar"/>
        </w:rPr>
        <w:t xml:space="preserve">).</w:t>
      </w:r>
    </w:p>
    <w:p w14:paraId="6CC3388F" w14:textId="77777777" w:rsidR="00870F3C" w:rsidRDefault="00000000">
      <w:pPr>
        <w:widowControl/>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The persistent AF response cohort comprised 501 procedures: 46 with isolated MR, 177 with isolated TR, and 278 with both. MR improved in 152/324 valve series (46.9%) and TR in 250/455 (54.9%). Adjusted isolated-versus-combined ORs were 0.77 (95% CI, 0.38–1.55) for </w:t>
      </w:r>
      <w:r>
        <w:rPr>
          <w:rFonts w:ascii="Times New Roman" w:eastAsia="Times New Roman" w:hAnsi="Times New Roman" w:cs="Times New Roman"/>
          <w:color w:val="1B1C1D"/>
          <w:kern w:val="0"/>
          <w:lang w:bidi="ar"/>
        </w:rPr>
        <w:lastRenderedPageBreak/>
        <w:t xml:space="preserve">MR and 0.91 (0.58–1.41) for TR. AR improved in 4/85 procedures (4.7%; Supplementary Table S</w:t>
      </w:r>
      <w:del w:id="91137" w:author="Claude (E29 修订)" w:date="2026-10-08T23:00:00Z">
        <w:r>
          <w:rPr>
            <w:rFonts w:ascii="Times New Roman" w:eastAsia="Times New Roman" w:hAnsi="Times New Roman" w:cs="Times New Roman"/>
            <w:color w:val="1B1C1D"/>
            <w:kern w:val="0"/>
            <w:lang w:bidi="ar"/>
          </w:rPr>
          <w:lastRenderedPageBreak/>
          <w:delText xml:space="preserve">12</w:delText>
        </w:r>
      </w:del>
      <w:ins w:id="91138" w:author="Claude (E29 修订)" w:date="2026-10-08T23:00:00Z">
        <w:r>
          <w:rPr>
            <w:rFonts w:ascii="Times New Roman" w:eastAsia="Times New Roman" w:hAnsi="Times New Roman" w:cs="Times New Roman"/>
            <w:color w:val="1B1C1D"/>
            <w:kern w:val="0"/>
            <w:lang w:bidi="ar"/>
          </w:rPr>
          <w:lastRenderedPageBreak/>
          <w:t xml:space="preserve">11</w:t>
        </w:r>
      </w:ins>
      <w:r>
        <w:rPr>
          <w:rFonts w:ascii="Times New Roman" w:eastAsia="Times New Roman" w:hAnsi="Times New Roman" w:cs="Times New Roman"/>
          <w:color w:val="1B1C1D"/>
          <w:kern w:val="0"/>
          <w:lang w:bidi="ar"/>
        </w:rPr>
        <w:lastRenderedPageBreak/>
        <w:t xml:space="preserve">).</w:t>
      </w:r>
    </w:p>
    <w:p w14:paraId="185DA82F" w14:textId="77777777" w:rsidR="00870F3C" w:rsidRDefault="00000000">
      <w:pPr>
        <w:pStyle w:val="a9"/>
        <w:keepNext/>
        <w:widowControl/>
        <w:spacing w:beforeAutospacing="0" w:after="80" w:afterAutospacing="0" w:line="240" w:lineRule="auto"/>
        <w:jc w:val="center"/>
        <w:rPr>
          <w:rFonts w:ascii="Times New Roman" w:eastAsia="宋体" w:hAnsi="Times New Roman"/>
        </w:rPr>
      </w:pPr>
      <w:r>
        <w:rPr>
          <w:noProof/>
        </w:rPr>
        <w:drawing>
          <wp:inline distT="0" distB="0" distL="114300" distR="114300" wp14:anchorId="38E5B8D7" wp14:editId="5FF0DE67">
            <wp:extent cx="5733288" cy="5139034"/>
            <wp:effectExtent l="0" t="0" r="5080" b="21590"/>
            <wp:docPr id="91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733288" cy="5139034"/>
                    </a:xfrm>
                    <a:prstGeom prst="rect">
                      <a:avLst/>
                    </a:prstGeom>
                  </pic:spPr>
                </pic:pic>
              </a:graphicData>
            </a:graphic>
          </wp:inline>
        </w:drawing>
      </w:r>
    </w:p>
    <w:p w14:paraId="7ED65819" w14:textId="77777777" w:rsidR="00870F3C" w:rsidRDefault="00000000">
      <w:pPr>
        <w:keepNext/>
        <w:rPr/>
      </w:pPr>
      <w:r>
        <w:rPr>
          <w:rFonts w:ascii="Times New Roman" w:eastAsia="Times New Roman" w:hAnsi="Times New Roman" w:cs="Times New Roman"/>
          <w:b/>
          <w:color w:val="1B1C1D"/>
          <w:kern w:val="0"/>
          <w:lang w:bidi="ar"/>
        </w:rPr>
        <w:t>Figure 3. Individual-valve grade transitions and joint MR/TR responses in paroxysmal and persistent AF.</w:t>
      </w:r>
    </w:p>
    <w:p w14:paraId="7FFEAB24" w14:textId="77777777" w:rsidR="00870F3C" w:rsidRDefault="00CD7CE4">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Overall improvement rates were 47.7% for isolated MR, 47.0% for combined MR, 51.4% for isolated TR, and 53.7% for combined TR (Table </w:t>
      </w:r>
      <w:r>
        <w:rPr>
          <w:rFonts w:ascii="Times New Roman" w:eastAsia="Times New Roman" w:hAnsi="Times New Roman" w:cs="Times New Roman"/>
          <w:color w:val="1B1C1D"/>
          <w:kern w:val="0"/>
          <w:lang w:bidi="ar"/>
        </w:rPr>
        <w:t>3</w:t>
      </w:r>
      <w:r>
        <w:rPr>
          <w:rFonts w:ascii="Times New Roman" w:eastAsia="Times New Roman" w:hAnsi="Times New Roman" w:cs="Times New Roman"/>
          <w:color w:val="1B1C1D"/>
          <w:kern w:val="0"/>
          <w:lang w:bidi="ar"/>
        </w:rPr>
        <w:t xml:space="preserve">). Grades decreased in all four series (all p&lt;0.001; Figure </w:t>
      </w:r>
      <w:r>
        <w:rPr>
          <w:rFonts w:ascii="Times New Roman" w:eastAsia="Times New Roman" w:hAnsi="Times New Roman" w:cs="Times New Roman"/>
          <w:color w:val="1B1C1D"/>
          <w:kern w:val="0"/>
          <w:lang w:bidi="ar"/>
        </w:rPr>
        <w:t>3A</w:t>
      </w:r>
      <w:r>
        <w:rPr>
          <w:rFonts w:ascii="Times New Roman" w:eastAsia="Times New Roman" w:hAnsi="Times New Roman" w:cs="Times New Roman"/>
          <w:color w:val="1B1C1D"/>
          <w:kern w:val="0"/>
          <w:lang w:bidi="ar"/>
        </w:rPr>
        <w:t xml:space="preserve">). IPTW estimates and alternative weighting, endpoints, and grading scales showed no clear isolated-versus-combined difference (Supplementary Figure S1 and Tables </w:t>
      </w:r>
      <w:r>
        <w:rPr>
          <w:rFonts w:ascii="Times New Roman" w:eastAsia="Times New Roman" w:hAnsi="Times New Roman" w:cs="Times New Roman"/>
          <w:color w:val="1B1C1D"/>
          <w:kern w:val="0"/>
          <w:lang w:bidi="ar"/>
        </w:rPr>
        <w:lastRenderedPageBreak/>
        <w:t xml:space="preserve">S3A–S4). AR improved less often than MR or TR within the same procedures (Table </w:t>
      </w:r>
      <w:r>
        <w:rPr>
          <w:rFonts w:ascii="Times New Roman" w:eastAsia="Times New Roman" w:hAnsi="Times New Roman" w:cs="Times New Roman"/>
          <w:color w:val="1B1C1D"/>
          <w:kern w:val="0"/>
          <w:lang w:bidi="ar"/>
        </w:rPr>
        <w:t>3</w:t>
      </w:r>
      <w:r>
        <w:rPr>
          <w:rFonts w:ascii="Times New Roman" w:eastAsia="Times New Roman" w:hAnsi="Times New Roman" w:cs="Times New Roman"/>
          <w:color w:val="1B1C1D"/>
          <w:kern w:val="0"/>
          <w:lang w:bidi="ar"/>
        </w:rPr>
        <w:t>).</w:t>
      </w:r>
    </w:p>
    <w:p w14:paraId="67F89237" w14:textId="77777777" w:rsidR="00891D03" w:rsidRDefault="00000000">
      <w:pPr>
        <w:keepNext/>
      </w:pPr>
      <w:r>
        <w:rPr>
          <w:rFonts w:ascii="Times New Roman" w:eastAsia="Times New Roman" w:hAnsi="Times New Roman" w:cs="Times New Roman"/>
          <w:b/>
          <w:bCs/>
          <w:color w:val="1B1C1D"/>
        </w:rPr>
        <w:t xml:space="preserve">Table </w:t>
      </w:r>
      <w:r>
        <w:rPr>
          <w:rFonts w:ascii="Times New Roman" w:eastAsia="Times New Roman" w:hAnsi="Times New Roman" w:cs="Times New Roman"/>
          <w:b/>
          <w:bCs/>
          <w:color w:val="1B1C1D"/>
        </w:rPr>
        <w:t>3.</w:t>
      </w:r>
      <w:r>
        <w:rPr>
          <w:rFonts w:ascii="Times New Roman" w:eastAsia="Times New Roman" w:hAnsi="Times New Roman" w:cs="Times New Roman"/>
          <w:b/>
          <w:bCs/>
          <w:color w:val="1B1C1D"/>
        </w:rPr>
        <w:t xml:space="preserve"> One-month improvement by valve series, isolated versus combined disease, and the aortic regurgitation negative control.</w:t>
      </w:r>
    </w:p>
    <w:tbl>
      <w:tblPr>
        <w:tblW w:w="9242" w:type="dxa"/>
        <w:jc w:val="center"/>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107"/>
        <w:gridCol w:w="850"/>
        <w:gridCol w:w="1584"/>
        <w:gridCol w:w="1388"/>
        <w:gridCol w:w="2313"/>
      </w:tblGrid>
      <w:tr w:rsidR="00870F3C" w14:paraId="0D7452EA" w14:textId="77777777">
        <w:trPr>
          <w:cantSplit/>
          <w:tblHeader/>
          <w:tblCellSpacing w:w="15" w:type="dxa"/>
          <w:jc w:val="center"/>
        </w:trPr>
        <w:tc>
          <w:tcPr>
            <w:tcW w:w="3142" w:type="dxa"/>
            <w:tcBorders>
              <w:bottom w:val="single" w:sz="4" w:space="0" w:color="auto"/>
            </w:tcBorders>
            <w:tcMar>
              <w:top w:w="96" w:type="dxa"/>
              <w:left w:w="144" w:type="dxa"/>
              <w:bottom w:w="96" w:type="dxa"/>
              <w:right w:w="144" w:type="dxa"/>
            </w:tcMar>
            <w:vAlign w:val="center"/>
          </w:tcPr>
          <w:p w14:paraId="460E37D9"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Valve series</w:t>
            </w:r>
          </w:p>
        </w:tc>
        <w:tc>
          <w:tcPr>
            <w:tcW w:w="831" w:type="dxa"/>
            <w:tcBorders>
              <w:bottom w:val="single" w:sz="4" w:space="0" w:color="auto"/>
            </w:tcBorders>
            <w:tcMar>
              <w:top w:w="96" w:type="dxa"/>
              <w:left w:w="144" w:type="dxa"/>
              <w:bottom w:w="96" w:type="dxa"/>
              <w:right w:w="144" w:type="dxa"/>
            </w:tcMar>
            <w:vAlign w:val="center"/>
          </w:tcPr>
          <w:p w14:paraId="2A8160F1"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n</w:t>
            </w:r>
          </w:p>
        </w:tc>
        <w:tc>
          <w:tcPr>
            <w:tcW w:w="1571" w:type="dxa"/>
            <w:tcBorders>
              <w:bottom w:val="single" w:sz="4" w:space="0" w:color="auto"/>
            </w:tcBorders>
            <w:tcMar>
              <w:top w:w="96" w:type="dxa"/>
              <w:left w:w="144" w:type="dxa"/>
              <w:bottom w:w="96" w:type="dxa"/>
              <w:right w:w="144" w:type="dxa"/>
            </w:tcMar>
            <w:vAlign w:val="center"/>
          </w:tcPr>
          <w:p w14:paraId="4070C09D"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Improved, n (%)</w:t>
            </w:r>
          </w:p>
        </w:tc>
        <w:tc>
          <w:tcPr>
            <w:tcW w:w="1386" w:type="dxa"/>
            <w:tcBorders>
              <w:bottom w:val="single" w:sz="4" w:space="0" w:color="auto"/>
            </w:tcBorders>
            <w:tcMar>
              <w:top w:w="96" w:type="dxa"/>
              <w:left w:w="144" w:type="dxa"/>
              <w:bottom w:w="96" w:type="dxa"/>
              <w:right w:w="144" w:type="dxa"/>
            </w:tcMar>
            <w:vAlign w:val="center"/>
          </w:tcPr>
          <w:p w14:paraId="409A1051"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95% CI</w:t>
            </w:r>
          </w:p>
        </w:tc>
        <w:tc>
          <w:tcPr>
            <w:tcW w:w="2310" w:type="dxa"/>
            <w:tcBorders>
              <w:bottom w:val="single" w:sz="4" w:space="0" w:color="auto"/>
            </w:tcBorders>
            <w:tcMar>
              <w:top w:w="96" w:type="dxa"/>
              <w:left w:w="144" w:type="dxa"/>
              <w:bottom w:w="96" w:type="dxa"/>
              <w:right w:w="144" w:type="dxa"/>
            </w:tcMar>
            <w:vAlign w:val="center"/>
          </w:tcPr>
          <w:p w14:paraId="7170BFA0"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Comparison</w:t>
            </w:r>
          </w:p>
        </w:tc>
      </w:tr>
      <w:tr w:rsidR="00870F3C" w14:paraId="20640FFB" w14:textId="77777777">
        <w:trPr>
          <w:cantSplit/>
          <w:tblCellSpacing w:w="15" w:type="dxa"/>
          <w:jc w:val="center"/>
        </w:trPr>
        <w:tc>
          <w:tcPr>
            <w:tcW w:w="3142" w:type="dxa"/>
            <w:tcMar>
              <w:top w:w="96" w:type="dxa"/>
              <w:left w:w="144" w:type="dxa"/>
              <w:bottom w:w="96" w:type="dxa"/>
              <w:right w:w="144" w:type="dxa"/>
            </w:tcMar>
            <w:vAlign w:val="center"/>
          </w:tcPr>
          <w:p w14:paraId="429DA32A"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All valve series</w:t>
            </w:r>
          </w:p>
        </w:tc>
        <w:tc>
          <w:tcPr>
            <w:tcW w:w="831" w:type="dxa"/>
            <w:tcMar>
              <w:top w:w="96" w:type="dxa"/>
              <w:left w:w="144" w:type="dxa"/>
              <w:bottom w:w="96" w:type="dxa"/>
              <w:right w:w="144" w:type="dxa"/>
            </w:tcMar>
            <w:vAlign w:val="center"/>
          </w:tcPr>
          <w:p w14:paraId="34895907"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571" w:type="dxa"/>
            <w:tcMar>
              <w:top w:w="96" w:type="dxa"/>
              <w:left w:w="144" w:type="dxa"/>
              <w:bottom w:w="96" w:type="dxa"/>
              <w:right w:w="144" w:type="dxa"/>
            </w:tcMar>
            <w:vAlign w:val="center"/>
          </w:tcPr>
          <w:p w14:paraId="1429220F"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386" w:type="dxa"/>
            <w:tcMar>
              <w:top w:w="96" w:type="dxa"/>
              <w:left w:w="144" w:type="dxa"/>
              <w:bottom w:w="96" w:type="dxa"/>
              <w:right w:w="144" w:type="dxa"/>
            </w:tcMar>
            <w:vAlign w:val="center"/>
          </w:tcPr>
          <w:p w14:paraId="090C5BFD"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2310" w:type="dxa"/>
            <w:tcMar>
              <w:top w:w="96" w:type="dxa"/>
              <w:left w:w="144" w:type="dxa"/>
              <w:bottom w:w="96" w:type="dxa"/>
              <w:right w:w="144" w:type="dxa"/>
            </w:tcMar>
            <w:vAlign w:val="center"/>
          </w:tcPr>
          <w:p w14:paraId="3A31B7C7"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004AF4BC" w14:textId="77777777">
        <w:trPr>
          <w:cantSplit/>
          <w:tblCellSpacing w:w="15" w:type="dxa"/>
          <w:jc w:val="center"/>
        </w:trPr>
        <w:tc>
          <w:tcPr>
            <w:tcW w:w="3142" w:type="dxa"/>
            <w:tcMar>
              <w:top w:w="96" w:type="dxa"/>
              <w:left w:w="144" w:type="dxa"/>
              <w:bottom w:w="96" w:type="dxa"/>
              <w:right w:w="144" w:type="dxa"/>
            </w:tcMar>
            <w:vAlign w:val="center"/>
          </w:tcPr>
          <w:p w14:paraId="39C5DCFC"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MR, isolated disease</w:t>
            </w:r>
          </w:p>
        </w:tc>
        <w:tc>
          <w:tcPr>
            <w:tcW w:w="831" w:type="dxa"/>
            <w:tcMar>
              <w:top w:w="96" w:type="dxa"/>
              <w:left w:w="144" w:type="dxa"/>
              <w:bottom w:w="96" w:type="dxa"/>
              <w:right w:w="144" w:type="dxa"/>
            </w:tcMar>
            <w:vAlign w:val="center"/>
          </w:tcPr>
          <w:p w14:paraId="76BB905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132</w:t>
            </w:r>
          </w:p>
        </w:tc>
        <w:tc>
          <w:tcPr>
            <w:tcW w:w="1571" w:type="dxa"/>
            <w:tcMar>
              <w:top w:w="96" w:type="dxa"/>
              <w:left w:w="144" w:type="dxa"/>
              <w:bottom w:w="96" w:type="dxa"/>
              <w:right w:w="144" w:type="dxa"/>
            </w:tcMar>
            <w:vAlign w:val="center"/>
          </w:tcPr>
          <w:p w14:paraId="149DC09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63 (47.7)</w:t>
            </w:r>
          </w:p>
        </w:tc>
        <w:tc>
          <w:tcPr>
            <w:tcW w:w="1386" w:type="dxa"/>
            <w:tcMar>
              <w:top w:w="96" w:type="dxa"/>
              <w:left w:w="144" w:type="dxa"/>
              <w:bottom w:w="96" w:type="dxa"/>
              <w:right w:w="144" w:type="dxa"/>
            </w:tcMar>
            <w:vAlign w:val="center"/>
          </w:tcPr>
          <w:p w14:paraId="02F2FA84"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39.4–56.2</w:t>
            </w:r>
          </w:p>
        </w:tc>
        <w:tc>
          <w:tcPr>
            <w:tcW w:w="2310" w:type="dxa"/>
            <w:tcMar>
              <w:top w:w="96" w:type="dxa"/>
              <w:left w:w="144" w:type="dxa"/>
              <w:bottom w:w="96" w:type="dxa"/>
              <w:right w:w="144" w:type="dxa"/>
            </w:tcMar>
            <w:vAlign w:val="center"/>
          </w:tcPr>
          <w:p w14:paraId="3E81454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OR 0.84 (0.51–1.</w:t>
            </w:r>
            <w:proofErr w:type="gramStart"/>
            <w:r>
              <w:rPr>
                <w:rFonts w:ascii="Times New Roman" w:eastAsia="Times New Roman" w:hAnsi="Times New Roman" w:cs="Times New Roman"/>
                <w:color w:val="1B1C1D"/>
                <w:kern w:val="0"/>
                <w:sz w:val="20"/>
                <w:szCs w:val="20"/>
                <w:lang w:bidi="ar"/>
              </w:rPr>
              <w:t>38)</w:t>
            </w:r>
            <w:r>
              <w:rPr>
                <w:rFonts w:ascii="Times New Roman" w:eastAsia="Times New Roman" w:hAnsi="Times New Roman" w:cs="Times New Roman"/>
                <w:color w:val="1B1C1D"/>
                <w:kern w:val="0"/>
                <w:sz w:val="20"/>
                <w:szCs w:val="20"/>
                <w:vertAlign w:val="superscript"/>
                <w:lang w:bidi="ar"/>
              </w:rPr>
              <w:t>a</w:t>
            </w:r>
            <w:proofErr w:type="gramEnd"/>
          </w:p>
        </w:tc>
      </w:tr>
      <w:tr w:rsidR="00870F3C" w14:paraId="0CA23C06" w14:textId="77777777">
        <w:trPr>
          <w:cantSplit/>
          <w:tblCellSpacing w:w="15" w:type="dxa"/>
          <w:jc w:val="center"/>
        </w:trPr>
        <w:tc>
          <w:tcPr>
            <w:tcW w:w="3142" w:type="dxa"/>
            <w:tcMar>
              <w:top w:w="96" w:type="dxa"/>
              <w:left w:w="144" w:type="dxa"/>
              <w:bottom w:w="96" w:type="dxa"/>
              <w:right w:w="144" w:type="dxa"/>
            </w:tcMar>
            <w:vAlign w:val="center"/>
          </w:tcPr>
          <w:p w14:paraId="569B8F29"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MR, combined disease</w:t>
            </w:r>
          </w:p>
        </w:tc>
        <w:tc>
          <w:tcPr>
            <w:tcW w:w="831" w:type="dxa"/>
            <w:tcMar>
              <w:top w:w="96" w:type="dxa"/>
              <w:left w:w="144" w:type="dxa"/>
              <w:bottom w:w="96" w:type="dxa"/>
              <w:right w:w="144" w:type="dxa"/>
            </w:tcMar>
            <w:vAlign w:val="center"/>
          </w:tcPr>
          <w:p w14:paraId="28D000F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387</w:t>
            </w:r>
          </w:p>
        </w:tc>
        <w:tc>
          <w:tcPr>
            <w:tcW w:w="1571" w:type="dxa"/>
            <w:tcMar>
              <w:top w:w="96" w:type="dxa"/>
              <w:left w:w="144" w:type="dxa"/>
              <w:bottom w:w="96" w:type="dxa"/>
              <w:right w:w="144" w:type="dxa"/>
            </w:tcMar>
            <w:vAlign w:val="center"/>
          </w:tcPr>
          <w:p w14:paraId="4EC11F1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182 (47.0)</w:t>
            </w:r>
          </w:p>
        </w:tc>
        <w:tc>
          <w:tcPr>
            <w:tcW w:w="1386" w:type="dxa"/>
            <w:tcMar>
              <w:top w:w="96" w:type="dxa"/>
              <w:left w:w="144" w:type="dxa"/>
              <w:bottom w:w="96" w:type="dxa"/>
              <w:right w:w="144" w:type="dxa"/>
            </w:tcMar>
            <w:vAlign w:val="center"/>
          </w:tcPr>
          <w:p w14:paraId="61D3047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42.1–52.0</w:t>
            </w:r>
          </w:p>
        </w:tc>
        <w:tc>
          <w:tcPr>
            <w:tcW w:w="2310" w:type="dxa"/>
            <w:tcMar>
              <w:top w:w="96" w:type="dxa"/>
              <w:left w:w="144" w:type="dxa"/>
              <w:bottom w:w="96" w:type="dxa"/>
              <w:right w:w="144" w:type="dxa"/>
            </w:tcMar>
            <w:vAlign w:val="center"/>
          </w:tcPr>
          <w:p w14:paraId="775ED87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Reference</w:t>
            </w:r>
          </w:p>
        </w:tc>
      </w:tr>
      <w:tr w:rsidR="00870F3C" w14:paraId="6293D48B" w14:textId="77777777">
        <w:trPr>
          <w:cantSplit/>
          <w:tblCellSpacing w:w="15" w:type="dxa"/>
          <w:jc w:val="center"/>
        </w:trPr>
        <w:tc>
          <w:tcPr>
            <w:tcW w:w="3142" w:type="dxa"/>
            <w:tcMar>
              <w:top w:w="96" w:type="dxa"/>
              <w:left w:w="144" w:type="dxa"/>
              <w:bottom w:w="96" w:type="dxa"/>
              <w:right w:w="144" w:type="dxa"/>
            </w:tcMar>
            <w:vAlign w:val="center"/>
          </w:tcPr>
          <w:p w14:paraId="46E564E8"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TR, isolated disease</w:t>
            </w:r>
          </w:p>
        </w:tc>
        <w:tc>
          <w:tcPr>
            <w:tcW w:w="831" w:type="dxa"/>
            <w:tcMar>
              <w:top w:w="96" w:type="dxa"/>
              <w:left w:w="144" w:type="dxa"/>
              <w:bottom w:w="96" w:type="dxa"/>
              <w:right w:w="144" w:type="dxa"/>
            </w:tcMar>
            <w:vAlign w:val="center"/>
          </w:tcPr>
          <w:p w14:paraId="695CF0F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325</w:t>
            </w:r>
          </w:p>
        </w:tc>
        <w:tc>
          <w:tcPr>
            <w:tcW w:w="1571" w:type="dxa"/>
            <w:tcMar>
              <w:top w:w="96" w:type="dxa"/>
              <w:left w:w="144" w:type="dxa"/>
              <w:bottom w:w="96" w:type="dxa"/>
              <w:right w:w="144" w:type="dxa"/>
            </w:tcMar>
            <w:vAlign w:val="center"/>
          </w:tcPr>
          <w:p w14:paraId="2D9642E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167 (51.4)</w:t>
            </w:r>
          </w:p>
        </w:tc>
        <w:tc>
          <w:tcPr>
            <w:tcW w:w="1386" w:type="dxa"/>
            <w:tcMar>
              <w:top w:w="96" w:type="dxa"/>
              <w:left w:w="144" w:type="dxa"/>
              <w:bottom w:w="96" w:type="dxa"/>
              <w:right w:w="144" w:type="dxa"/>
            </w:tcMar>
            <w:vAlign w:val="center"/>
          </w:tcPr>
          <w:p w14:paraId="789055D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46.0–56.8</w:t>
            </w:r>
          </w:p>
        </w:tc>
        <w:tc>
          <w:tcPr>
            <w:tcW w:w="2310" w:type="dxa"/>
            <w:tcMar>
              <w:top w:w="96" w:type="dxa"/>
              <w:left w:w="144" w:type="dxa"/>
              <w:bottom w:w="96" w:type="dxa"/>
              <w:right w:w="144" w:type="dxa"/>
            </w:tcMar>
            <w:vAlign w:val="center"/>
          </w:tcPr>
          <w:p w14:paraId="543A7B2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OR 1.08 (0.76–1.</w:t>
            </w:r>
            <w:proofErr w:type="gramStart"/>
            <w:r>
              <w:rPr>
                <w:rFonts w:ascii="Times New Roman" w:eastAsia="Times New Roman" w:hAnsi="Times New Roman" w:cs="Times New Roman"/>
                <w:color w:val="1B1C1D"/>
                <w:kern w:val="0"/>
                <w:sz w:val="20"/>
                <w:szCs w:val="20"/>
                <w:lang w:bidi="ar"/>
              </w:rPr>
              <w:t>51)</w:t>
            </w:r>
            <w:r>
              <w:rPr>
                <w:rFonts w:ascii="Times New Roman" w:eastAsia="Times New Roman" w:hAnsi="Times New Roman" w:cs="Times New Roman"/>
                <w:color w:val="1B1C1D"/>
                <w:kern w:val="0"/>
                <w:sz w:val="20"/>
                <w:szCs w:val="20"/>
                <w:vertAlign w:val="superscript"/>
                <w:lang w:bidi="ar"/>
              </w:rPr>
              <w:t>a</w:t>
            </w:r>
            <w:proofErr w:type="gramEnd"/>
          </w:p>
        </w:tc>
      </w:tr>
      <w:tr w:rsidR="00870F3C" w14:paraId="68108F9D" w14:textId="77777777">
        <w:trPr>
          <w:cantSplit/>
          <w:tblCellSpacing w:w="15" w:type="dxa"/>
          <w:jc w:val="center"/>
        </w:trPr>
        <w:tc>
          <w:tcPr>
            <w:tcW w:w="3142" w:type="dxa"/>
            <w:tcMar>
              <w:top w:w="96" w:type="dxa"/>
              <w:left w:w="144" w:type="dxa"/>
              <w:bottom w:w="96" w:type="dxa"/>
              <w:right w:w="144" w:type="dxa"/>
            </w:tcMar>
            <w:vAlign w:val="center"/>
          </w:tcPr>
          <w:p w14:paraId="5C4DD3FA"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TR, combined disease</w:t>
            </w:r>
          </w:p>
        </w:tc>
        <w:tc>
          <w:tcPr>
            <w:tcW w:w="831" w:type="dxa"/>
            <w:tcMar>
              <w:top w:w="96" w:type="dxa"/>
              <w:left w:w="144" w:type="dxa"/>
              <w:bottom w:w="96" w:type="dxa"/>
              <w:right w:w="144" w:type="dxa"/>
            </w:tcMar>
            <w:vAlign w:val="center"/>
          </w:tcPr>
          <w:p w14:paraId="30CA04D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387</w:t>
            </w:r>
          </w:p>
        </w:tc>
        <w:tc>
          <w:tcPr>
            <w:tcW w:w="1571" w:type="dxa"/>
            <w:tcMar>
              <w:top w:w="96" w:type="dxa"/>
              <w:left w:w="144" w:type="dxa"/>
              <w:bottom w:w="96" w:type="dxa"/>
              <w:right w:w="144" w:type="dxa"/>
            </w:tcMar>
            <w:vAlign w:val="center"/>
          </w:tcPr>
          <w:p w14:paraId="5128C94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208 (53.7)</w:t>
            </w:r>
          </w:p>
        </w:tc>
        <w:tc>
          <w:tcPr>
            <w:tcW w:w="1386" w:type="dxa"/>
            <w:tcMar>
              <w:top w:w="96" w:type="dxa"/>
              <w:left w:w="144" w:type="dxa"/>
              <w:bottom w:w="96" w:type="dxa"/>
              <w:right w:w="144" w:type="dxa"/>
            </w:tcMar>
            <w:vAlign w:val="center"/>
          </w:tcPr>
          <w:p w14:paraId="24BF925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48.8–58.7</w:t>
            </w:r>
          </w:p>
        </w:tc>
        <w:tc>
          <w:tcPr>
            <w:tcW w:w="2310" w:type="dxa"/>
            <w:tcMar>
              <w:top w:w="96" w:type="dxa"/>
              <w:left w:w="144" w:type="dxa"/>
              <w:bottom w:w="96" w:type="dxa"/>
              <w:right w:w="144" w:type="dxa"/>
            </w:tcMar>
            <w:vAlign w:val="center"/>
          </w:tcPr>
          <w:p w14:paraId="645D3D96"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Reference</w:t>
            </w:r>
          </w:p>
        </w:tc>
      </w:tr>
      <w:tr w:rsidR="00870F3C" w14:paraId="64347B3B" w14:textId="77777777">
        <w:trPr>
          <w:cantSplit/>
          <w:tblCellSpacing w:w="15" w:type="dxa"/>
          <w:jc w:val="center"/>
        </w:trPr>
        <w:tc>
          <w:tcPr>
            <w:tcW w:w="3142" w:type="dxa"/>
            <w:tcMar>
              <w:top w:w="96" w:type="dxa"/>
              <w:left w:w="144" w:type="dxa"/>
              <w:bottom w:w="96" w:type="dxa"/>
              <w:right w:w="144" w:type="dxa"/>
            </w:tcMar>
            <w:vAlign w:val="center"/>
          </w:tcPr>
          <w:p w14:paraId="5E6257F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Moderate or greater (analysis grade ≥2)</w:t>
            </w:r>
          </w:p>
        </w:tc>
        <w:tc>
          <w:tcPr>
            <w:tcW w:w="831" w:type="dxa"/>
            <w:tcMar>
              <w:top w:w="96" w:type="dxa"/>
              <w:left w:w="144" w:type="dxa"/>
              <w:bottom w:w="96" w:type="dxa"/>
              <w:right w:w="144" w:type="dxa"/>
            </w:tcMar>
            <w:vAlign w:val="center"/>
          </w:tcPr>
          <w:p w14:paraId="7DD6A2EE"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571" w:type="dxa"/>
            <w:tcMar>
              <w:top w:w="96" w:type="dxa"/>
              <w:left w:w="144" w:type="dxa"/>
              <w:bottom w:w="96" w:type="dxa"/>
              <w:right w:w="144" w:type="dxa"/>
            </w:tcMar>
            <w:vAlign w:val="center"/>
          </w:tcPr>
          <w:p w14:paraId="2E3587BD"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386" w:type="dxa"/>
            <w:tcMar>
              <w:top w:w="96" w:type="dxa"/>
              <w:left w:w="144" w:type="dxa"/>
              <w:bottom w:w="96" w:type="dxa"/>
              <w:right w:w="144" w:type="dxa"/>
            </w:tcMar>
            <w:vAlign w:val="center"/>
          </w:tcPr>
          <w:p w14:paraId="56A51A20"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2310" w:type="dxa"/>
            <w:tcMar>
              <w:top w:w="96" w:type="dxa"/>
              <w:left w:w="144" w:type="dxa"/>
              <w:bottom w:w="96" w:type="dxa"/>
              <w:right w:w="144" w:type="dxa"/>
            </w:tcMar>
            <w:vAlign w:val="center"/>
          </w:tcPr>
          <w:p w14:paraId="16E82DDF"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5006CB2D" w14:textId="77777777">
        <w:trPr>
          <w:cantSplit/>
          <w:tblCellSpacing w:w="15" w:type="dxa"/>
          <w:jc w:val="center"/>
        </w:trPr>
        <w:tc>
          <w:tcPr>
            <w:tcW w:w="3142" w:type="dxa"/>
            <w:tcMar>
              <w:top w:w="96" w:type="dxa"/>
              <w:left w:w="144" w:type="dxa"/>
              <w:bottom w:w="96" w:type="dxa"/>
              <w:right w:w="144" w:type="dxa"/>
            </w:tcMar>
            <w:vAlign w:val="center"/>
          </w:tcPr>
          <w:p w14:paraId="4C68819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MR, grade ≥2</w:t>
            </w:r>
          </w:p>
        </w:tc>
        <w:tc>
          <w:tcPr>
            <w:tcW w:w="831" w:type="dxa"/>
            <w:tcMar>
              <w:top w:w="96" w:type="dxa"/>
              <w:left w:w="144" w:type="dxa"/>
              <w:bottom w:w="96" w:type="dxa"/>
              <w:right w:w="144" w:type="dxa"/>
            </w:tcMar>
            <w:vAlign w:val="center"/>
          </w:tcPr>
          <w:p w14:paraId="6041558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178</w:t>
            </w:r>
          </w:p>
        </w:tc>
        <w:tc>
          <w:tcPr>
            <w:tcW w:w="1571" w:type="dxa"/>
            <w:tcMar>
              <w:top w:w="96" w:type="dxa"/>
              <w:left w:w="144" w:type="dxa"/>
              <w:bottom w:w="96" w:type="dxa"/>
              <w:right w:w="144" w:type="dxa"/>
            </w:tcMar>
            <w:vAlign w:val="center"/>
          </w:tcPr>
          <w:p w14:paraId="457BE32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86 (48.3)</w:t>
            </w:r>
          </w:p>
        </w:tc>
        <w:tc>
          <w:tcPr>
            <w:tcW w:w="1386" w:type="dxa"/>
            <w:tcMar>
              <w:top w:w="96" w:type="dxa"/>
              <w:left w:w="144" w:type="dxa"/>
              <w:bottom w:w="96" w:type="dxa"/>
              <w:right w:w="144" w:type="dxa"/>
            </w:tcMar>
            <w:vAlign w:val="center"/>
          </w:tcPr>
          <w:p w14:paraId="3CC7373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41.1–55.6</w:t>
            </w:r>
          </w:p>
        </w:tc>
        <w:tc>
          <w:tcPr>
            <w:tcW w:w="2310" w:type="dxa"/>
            <w:tcMar>
              <w:top w:w="96" w:type="dxa"/>
              <w:left w:w="144" w:type="dxa"/>
              <w:bottom w:w="96" w:type="dxa"/>
              <w:right w:w="144" w:type="dxa"/>
            </w:tcMar>
            <w:vAlign w:val="center"/>
          </w:tcPr>
          <w:p w14:paraId="419D710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To grade ≤1: 77 (43.3%)</w:t>
            </w:r>
          </w:p>
        </w:tc>
      </w:tr>
      <w:tr w:rsidR="00870F3C" w14:paraId="058329A8" w14:textId="77777777">
        <w:trPr>
          <w:cantSplit/>
          <w:tblCellSpacing w:w="15" w:type="dxa"/>
          <w:jc w:val="center"/>
        </w:trPr>
        <w:tc>
          <w:tcPr>
            <w:tcW w:w="3142" w:type="dxa"/>
            <w:tcMar>
              <w:top w:w="96" w:type="dxa"/>
              <w:left w:w="144" w:type="dxa"/>
              <w:bottom w:w="96" w:type="dxa"/>
              <w:right w:w="144" w:type="dxa"/>
            </w:tcMar>
            <w:vAlign w:val="center"/>
          </w:tcPr>
          <w:p w14:paraId="2FAD53D1"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TR, grade ≥2</w:t>
            </w:r>
          </w:p>
        </w:tc>
        <w:tc>
          <w:tcPr>
            <w:tcW w:w="831" w:type="dxa"/>
            <w:tcMar>
              <w:top w:w="96" w:type="dxa"/>
              <w:left w:w="144" w:type="dxa"/>
              <w:bottom w:w="96" w:type="dxa"/>
              <w:right w:w="144" w:type="dxa"/>
            </w:tcMar>
            <w:vAlign w:val="center"/>
          </w:tcPr>
          <w:p w14:paraId="277543E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307</w:t>
            </w:r>
          </w:p>
        </w:tc>
        <w:tc>
          <w:tcPr>
            <w:tcW w:w="1571" w:type="dxa"/>
            <w:tcMar>
              <w:top w:w="96" w:type="dxa"/>
              <w:left w:w="144" w:type="dxa"/>
              <w:bottom w:w="96" w:type="dxa"/>
              <w:right w:w="144" w:type="dxa"/>
            </w:tcMar>
            <w:vAlign w:val="center"/>
          </w:tcPr>
          <w:p w14:paraId="58BBD47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176 (57.3)</w:t>
            </w:r>
          </w:p>
        </w:tc>
        <w:tc>
          <w:tcPr>
            <w:tcW w:w="1386" w:type="dxa"/>
            <w:tcMar>
              <w:top w:w="96" w:type="dxa"/>
              <w:left w:w="144" w:type="dxa"/>
              <w:bottom w:w="96" w:type="dxa"/>
              <w:right w:w="144" w:type="dxa"/>
            </w:tcMar>
            <w:vAlign w:val="center"/>
          </w:tcPr>
          <w:p w14:paraId="38D3566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51.7–62.7</w:t>
            </w:r>
          </w:p>
        </w:tc>
        <w:tc>
          <w:tcPr>
            <w:tcW w:w="2310" w:type="dxa"/>
            <w:tcMar>
              <w:top w:w="96" w:type="dxa"/>
              <w:left w:w="144" w:type="dxa"/>
              <w:bottom w:w="96" w:type="dxa"/>
              <w:right w:w="144" w:type="dxa"/>
            </w:tcMar>
            <w:vAlign w:val="center"/>
          </w:tcPr>
          <w:p w14:paraId="1EA6F14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To grade ≤1: 150 (48.9%)</w:t>
            </w:r>
          </w:p>
        </w:tc>
      </w:tr>
      <w:tr w:rsidR="00870F3C" w14:paraId="57FB8903" w14:textId="77777777">
        <w:trPr>
          <w:cantSplit/>
          <w:tblCellSpacing w:w="15" w:type="dxa"/>
          <w:jc w:val="center"/>
        </w:trPr>
        <w:tc>
          <w:tcPr>
            <w:tcW w:w="3142" w:type="dxa"/>
            <w:tcMar>
              <w:top w:w="96" w:type="dxa"/>
              <w:left w:w="144" w:type="dxa"/>
              <w:bottom w:w="96" w:type="dxa"/>
              <w:right w:w="144" w:type="dxa"/>
            </w:tcMar>
            <w:vAlign w:val="center"/>
          </w:tcPr>
          <w:p w14:paraId="13E1C4FC"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Negative control: procedures with baseline AR and AR documented at 1 month</w:t>
            </w:r>
          </w:p>
        </w:tc>
        <w:tc>
          <w:tcPr>
            <w:tcW w:w="831" w:type="dxa"/>
            <w:tcMar>
              <w:top w:w="96" w:type="dxa"/>
              <w:left w:w="144" w:type="dxa"/>
              <w:bottom w:w="96" w:type="dxa"/>
              <w:right w:w="144" w:type="dxa"/>
            </w:tcMar>
            <w:vAlign w:val="center"/>
          </w:tcPr>
          <w:p w14:paraId="574EBECD"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571" w:type="dxa"/>
            <w:tcMar>
              <w:top w:w="96" w:type="dxa"/>
              <w:left w:w="144" w:type="dxa"/>
              <w:bottom w:w="96" w:type="dxa"/>
              <w:right w:w="144" w:type="dxa"/>
            </w:tcMar>
            <w:vAlign w:val="center"/>
          </w:tcPr>
          <w:p w14:paraId="02FAB4B7"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386" w:type="dxa"/>
            <w:tcMar>
              <w:top w:w="96" w:type="dxa"/>
              <w:left w:w="144" w:type="dxa"/>
              <w:bottom w:w="96" w:type="dxa"/>
              <w:right w:w="144" w:type="dxa"/>
            </w:tcMar>
            <w:vAlign w:val="center"/>
          </w:tcPr>
          <w:p w14:paraId="66F375B8"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2310" w:type="dxa"/>
            <w:tcMar>
              <w:top w:w="96" w:type="dxa"/>
              <w:left w:w="144" w:type="dxa"/>
              <w:bottom w:w="96" w:type="dxa"/>
              <w:right w:w="144" w:type="dxa"/>
            </w:tcMar>
            <w:vAlign w:val="center"/>
          </w:tcPr>
          <w:p w14:paraId="24F7F841"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22EAC53B" w14:textId="77777777">
        <w:trPr>
          <w:cantSplit/>
          <w:tblCellSpacing w:w="15" w:type="dxa"/>
          <w:jc w:val="center"/>
        </w:trPr>
        <w:tc>
          <w:tcPr>
            <w:tcW w:w="3142" w:type="dxa"/>
            <w:tcMar>
              <w:top w:w="96" w:type="dxa"/>
              <w:left w:w="144" w:type="dxa"/>
              <w:bottom w:w="96" w:type="dxa"/>
              <w:right w:w="144" w:type="dxa"/>
            </w:tcMar>
            <w:vAlign w:val="center"/>
          </w:tcPr>
          <w:p w14:paraId="67C42928"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AR</w:t>
            </w:r>
          </w:p>
        </w:tc>
        <w:tc>
          <w:tcPr>
            <w:tcW w:w="831" w:type="dxa"/>
            <w:tcMar>
              <w:top w:w="96" w:type="dxa"/>
              <w:left w:w="144" w:type="dxa"/>
              <w:bottom w:w="96" w:type="dxa"/>
              <w:right w:w="144" w:type="dxa"/>
            </w:tcMar>
            <w:vAlign w:val="center"/>
          </w:tcPr>
          <w:p w14:paraId="6B6BC10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149</w:t>
            </w:r>
          </w:p>
        </w:tc>
        <w:tc>
          <w:tcPr>
            <w:tcW w:w="1571" w:type="dxa"/>
            <w:tcMar>
              <w:top w:w="96" w:type="dxa"/>
              <w:left w:w="144" w:type="dxa"/>
              <w:bottom w:w="96" w:type="dxa"/>
              <w:right w:w="144" w:type="dxa"/>
            </w:tcMar>
            <w:vAlign w:val="center"/>
          </w:tcPr>
          <w:p w14:paraId="1FD990D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11 (7.4)</w:t>
            </w:r>
          </w:p>
        </w:tc>
        <w:tc>
          <w:tcPr>
            <w:tcW w:w="1386" w:type="dxa"/>
            <w:tcMar>
              <w:top w:w="96" w:type="dxa"/>
              <w:left w:w="144" w:type="dxa"/>
              <w:bottom w:w="96" w:type="dxa"/>
              <w:right w:w="144" w:type="dxa"/>
            </w:tcMar>
            <w:vAlign w:val="center"/>
          </w:tcPr>
          <w:p w14:paraId="7896A42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4.2–12.7</w:t>
            </w:r>
          </w:p>
        </w:tc>
        <w:tc>
          <w:tcPr>
            <w:tcW w:w="2310" w:type="dxa"/>
            <w:tcMar>
              <w:top w:w="96" w:type="dxa"/>
              <w:left w:w="144" w:type="dxa"/>
              <w:bottom w:w="96" w:type="dxa"/>
              <w:right w:w="144" w:type="dxa"/>
            </w:tcMar>
            <w:vAlign w:val="center"/>
          </w:tcPr>
          <w:p w14:paraId="4625604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Reference</w:t>
            </w:r>
          </w:p>
        </w:tc>
      </w:tr>
      <w:tr w:rsidR="00870F3C" w14:paraId="2330F2C6" w14:textId="77777777">
        <w:trPr>
          <w:cantSplit/>
          <w:tblCellSpacing w:w="15" w:type="dxa"/>
          <w:jc w:val="center"/>
        </w:trPr>
        <w:tc>
          <w:tcPr>
            <w:tcW w:w="3142" w:type="dxa"/>
            <w:tcMar>
              <w:top w:w="96" w:type="dxa"/>
              <w:left w:w="144" w:type="dxa"/>
              <w:bottom w:w="96" w:type="dxa"/>
              <w:right w:w="144" w:type="dxa"/>
            </w:tcMar>
            <w:vAlign w:val="center"/>
          </w:tcPr>
          <w:p w14:paraId="239D2893"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MR, same procedures</w:t>
            </w:r>
          </w:p>
        </w:tc>
        <w:tc>
          <w:tcPr>
            <w:tcW w:w="831" w:type="dxa"/>
            <w:tcMar>
              <w:top w:w="96" w:type="dxa"/>
              <w:left w:w="144" w:type="dxa"/>
              <w:bottom w:w="96" w:type="dxa"/>
              <w:right w:w="144" w:type="dxa"/>
            </w:tcMar>
            <w:vAlign w:val="center"/>
          </w:tcPr>
          <w:p w14:paraId="5F2A557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96</w:t>
            </w:r>
          </w:p>
        </w:tc>
        <w:tc>
          <w:tcPr>
            <w:tcW w:w="1571" w:type="dxa"/>
            <w:tcMar>
              <w:top w:w="96" w:type="dxa"/>
              <w:left w:w="144" w:type="dxa"/>
              <w:bottom w:w="96" w:type="dxa"/>
              <w:right w:w="144" w:type="dxa"/>
            </w:tcMar>
            <w:vAlign w:val="center"/>
          </w:tcPr>
          <w:p w14:paraId="761D6356"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34 (35.4)</w:t>
            </w:r>
          </w:p>
        </w:tc>
        <w:tc>
          <w:tcPr>
            <w:tcW w:w="1386" w:type="dxa"/>
            <w:tcMar>
              <w:top w:w="96" w:type="dxa"/>
              <w:left w:w="144" w:type="dxa"/>
              <w:bottom w:w="96" w:type="dxa"/>
              <w:right w:w="144" w:type="dxa"/>
            </w:tcMar>
            <w:vAlign w:val="center"/>
          </w:tcPr>
          <w:p w14:paraId="6078C16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26.6–45.4</w:t>
            </w:r>
          </w:p>
        </w:tc>
        <w:tc>
          <w:tcPr>
            <w:tcW w:w="2310" w:type="dxa"/>
            <w:tcMar>
              <w:top w:w="96" w:type="dxa"/>
              <w:left w:w="144" w:type="dxa"/>
              <w:bottom w:w="96" w:type="dxa"/>
              <w:right w:w="144" w:type="dxa"/>
            </w:tcMar>
            <w:vAlign w:val="center"/>
          </w:tcPr>
          <w:p w14:paraId="13A1045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P&lt;0.001</w:t>
            </w:r>
            <w:r>
              <w:rPr>
                <w:rFonts w:ascii="Times New Roman" w:eastAsia="Times New Roman" w:hAnsi="Times New Roman" w:cs="Times New Roman"/>
                <w:color w:val="1B1C1D"/>
                <w:kern w:val="0"/>
                <w:sz w:val="20"/>
                <w:szCs w:val="20"/>
                <w:vertAlign w:val="superscript"/>
                <w:lang w:bidi="ar"/>
              </w:rPr>
              <w:t>b</w:t>
            </w:r>
          </w:p>
        </w:tc>
      </w:tr>
      <w:tr w:rsidR="00870F3C" w14:paraId="53DA3291" w14:textId="77777777">
        <w:trPr>
          <w:cantSplit/>
          <w:tblCellSpacing w:w="15" w:type="dxa"/>
          <w:jc w:val="center"/>
        </w:trPr>
        <w:tc>
          <w:tcPr>
            <w:tcW w:w="3142" w:type="dxa"/>
            <w:tcMar>
              <w:top w:w="96" w:type="dxa"/>
              <w:left w:w="144" w:type="dxa"/>
              <w:bottom w:w="96" w:type="dxa"/>
              <w:right w:w="144" w:type="dxa"/>
            </w:tcMar>
            <w:vAlign w:val="center"/>
          </w:tcPr>
          <w:p w14:paraId="27DE55FF"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TR, same procedures</w:t>
            </w:r>
          </w:p>
        </w:tc>
        <w:tc>
          <w:tcPr>
            <w:tcW w:w="831" w:type="dxa"/>
            <w:tcMar>
              <w:top w:w="96" w:type="dxa"/>
              <w:left w:w="144" w:type="dxa"/>
              <w:bottom w:w="96" w:type="dxa"/>
              <w:right w:w="144" w:type="dxa"/>
            </w:tcMar>
            <w:vAlign w:val="center"/>
          </w:tcPr>
          <w:p w14:paraId="1795D6B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126</w:t>
            </w:r>
          </w:p>
        </w:tc>
        <w:tc>
          <w:tcPr>
            <w:tcW w:w="1571" w:type="dxa"/>
            <w:tcMar>
              <w:top w:w="96" w:type="dxa"/>
              <w:left w:w="144" w:type="dxa"/>
              <w:bottom w:w="96" w:type="dxa"/>
              <w:right w:w="144" w:type="dxa"/>
            </w:tcMar>
            <w:vAlign w:val="center"/>
          </w:tcPr>
          <w:p w14:paraId="6A5B752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72 (57.1)</w:t>
            </w:r>
          </w:p>
        </w:tc>
        <w:tc>
          <w:tcPr>
            <w:tcW w:w="1386" w:type="dxa"/>
            <w:tcMar>
              <w:top w:w="96" w:type="dxa"/>
              <w:left w:w="144" w:type="dxa"/>
              <w:bottom w:w="96" w:type="dxa"/>
              <w:right w:w="144" w:type="dxa"/>
            </w:tcMar>
            <w:vAlign w:val="center"/>
          </w:tcPr>
          <w:p w14:paraId="51AA8CB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48.4–65.4</w:t>
            </w:r>
          </w:p>
        </w:tc>
        <w:tc>
          <w:tcPr>
            <w:tcW w:w="2310" w:type="dxa"/>
            <w:tcMar>
              <w:top w:w="96" w:type="dxa"/>
              <w:left w:w="144" w:type="dxa"/>
              <w:bottom w:w="96" w:type="dxa"/>
              <w:right w:w="144" w:type="dxa"/>
            </w:tcMar>
            <w:vAlign w:val="center"/>
          </w:tcPr>
          <w:p w14:paraId="16E46A9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P&lt;0.001</w:t>
            </w:r>
            <w:r>
              <w:rPr>
                <w:rFonts w:ascii="Times New Roman" w:eastAsia="Times New Roman" w:hAnsi="Times New Roman" w:cs="Times New Roman"/>
                <w:color w:val="1B1C1D"/>
                <w:kern w:val="0"/>
                <w:sz w:val="20"/>
                <w:szCs w:val="20"/>
                <w:vertAlign w:val="superscript"/>
                <w:lang w:bidi="ar"/>
              </w:rPr>
              <w:t>b</w:t>
            </w:r>
          </w:p>
        </w:tc>
      </w:tr>
    </w:tbl>
    <w:p w14:paraId="0190AA42" w14:textId="77777777" w:rsidR="00870F3C" w:rsidRDefault="00000000">
      <w:pPr>
        <w:pStyle w:val="3"/>
        <w:keepNext/>
        <w:widowControl/>
        <w:spacing w:beforeAutospacing="0" w:afterAutospacing="0"/>
        <w:rPr>
          <w:ins w:id="91041" w:author="Claude (E29 修订)" w:date="2026-10-08T23:00:00Z"/>
          <w:rFonts w:eastAsia="宋体" w:hint="default"/>
          <w:color w:val="1B1C1D"/>
        </w:rPr>
      </w:pPr>
      <w:ins w:id="91042" w:author="Claude (E29 修订)" w:date="2026-10-08T23:00:00Z">
        <w:r>
          <w:rPr>
            <w:color w:val="000000"/>
          </w:rPr>
          <w:t>Depth of improvement and residual regurgitation</w:t>
        </w:r>
      </w:ins>
    </w:p>
    <w:p w14:paraId="25E064FE" w14:textId="77777777" w:rsidR="00870F3C" w:rsidRDefault="00000000">
      <w:pPr>
        <w:rPr>
          <w:ins w:id="91043" w:author="Claude (E29 修订)" w:date="2026-10-08T23:00:00Z"/>
          <w:rFonts w:ascii="Times New Roman" w:eastAsia="Times New Roman" w:hAnsi="Times New Roman" w:cs="Times New Roman"/>
          <w:color w:val="1B1C1D"/>
          <w:kern w:val="0"/>
          <w:lang w:bidi="ar"/>
        </w:rPr>
      </w:pPr>
      <w:ins w:id="91053" w:author="Claude (E29 修订)" w:date="2026-10-08T23:00:00Z">
        <w:r>
          <w:rPr>
            <w:rFonts w:ascii="Times New Roman" w:hAnsi="Times New Roman"/>
          </w:rPr>
          <w:t xml:space="preserve">Among valve series with baseline analysis grade ≥2, 86/178 MR series (48.3%) and 176/307 TR series (57.3%) improved by ≥1 grade. Reductions of ≥2 grades occurred in 30/178 (16.9%) and 67/307 (21.8%), respectively. Regression to mild or less occurred in 77/178 MR (43.3%) and 150/307 TR series (48.9%; Figure 2D).</w:t>
        </w:r>
        <w:r>
          <w:rPr>
            <w:rFonts w:ascii="Times New Roman" w:hAnsi="Times New Roman"/>
          </w:rPr>
          <w:t xml:space="preserve"> Isolated and combined disease did not differ clearly in these endpoints (Supplementary Table S4).</w:t>
        </w:r>
      </w:ins>
    </w:p>
    <w:p w14:paraId="74D2CD59" w14:textId="77777777" w:rsidR="00870F3C" w:rsidRDefault="00000000">
      <w:pPr>
        <w:pStyle w:val="3"/>
        <w:keepNext/>
        <w:widowControl/>
        <w:spacing w:beforeAutospacing="0" w:afterAutospacing="0"/>
        <w:rPr>
          <w:rFonts w:eastAsia="宋体" w:hint="default"/>
          <w:color w:val="1B1C1D"/>
        </w:rPr>
      </w:pPr>
      <w:r>
        <w:rPr>
          <w:rFonts w:hint="default"/>
          <w:color w:val="000000"/>
        </w:rPr>
        <w:t>Joint and discordant responses across AF types</w:t>
      </w:r>
    </w:p>
    <w:p w14:paraId="561CC604"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In the paroxysmal AF cohort, both valves improved in 35/109 combined-disease procedures (32.1%). TR alone improved in 20 (18.3%), MR alone in 17 (15.6%), and neither in 37 (33.9%; Figure </w:t>
      </w:r>
      <w:r>
        <w:rPr>
          <w:rFonts w:ascii="Times New Roman" w:eastAsia="Times New Roman" w:hAnsi="Times New Roman" w:cs="Times New Roman"/>
          <w:color w:val="1B1C1D"/>
          <w:kern w:val="0"/>
          <w:lang w:bidi="ar"/>
        </w:rPr>
        <w:t>3B</w:t>
      </w:r>
      <w:r>
        <w:rPr>
          <w:rFonts w:ascii="Times New Roman" w:eastAsia="Times New Roman" w:hAnsi="Times New Roman" w:cs="Times New Roman"/>
          <w:color w:val="1B1C1D"/>
          <w:kern w:val="0"/>
          <w:lang w:bidi="ar"/>
        </w:rPr>
        <w:t>). Joint improvement exceeded the independent expectation of 24.1% (observed/expected ratio, 1.33; 95% CI, 1.14–1.58). The MR–TR response OR was 3.81 (95% CI, 1.72–8.43; Figure 3C). Blinded re-reading gave an OR of 2.72 (95% CI, 0.89–8.27; n=51), leaving the association uncertain in this smaller sample.</w:t>
      </w:r>
    </w:p>
    <w:p w14:paraId="28E57CDE"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lastRenderedPageBreak/>
        <w:t xml:space="preserve">In the persistent AF cohort, both valves improved in 98/278 combined-disease procedures (35.3%). TR alone improved in 55 (19.8%), MR alone in 32 (11.5%), and neither in 93 (33.5%; Figure </w:t>
      </w:r>
      <w:r>
        <w:rPr>
          <w:rFonts w:ascii="Times New Roman" w:eastAsia="Times New Roman" w:hAnsi="Times New Roman" w:cs="Times New Roman"/>
          <w:color w:val="1B1C1D"/>
          <w:kern w:val="0"/>
          <w:lang w:bidi="ar"/>
        </w:rPr>
        <w:t>3B</w:t>
      </w:r>
      <w:r>
        <w:rPr>
          <w:rFonts w:ascii="Times New Roman" w:eastAsia="Times New Roman" w:hAnsi="Times New Roman" w:cs="Times New Roman"/>
          <w:color w:val="1B1C1D"/>
          <w:kern w:val="0"/>
          <w:lang w:bidi="ar"/>
        </w:rPr>
        <w:t xml:space="preserve">). Joint improvement exceeded the independent expectation of 25.7% (observed/expected ratio, 1.37; 95% CI, 1.25–1.51; Figure 3B). The MR–TR response OR was 5.18 (95% CI, 3.08–8.71). Blinded re-reading supported this association (OR, 4.69; 95% CI, 2.14–10.28; n=115; Figure 3C; Supplementary Table S</w:t>
      </w:r>
      <w:del w:id="91139" w:author="Claude (E29 修订)" w:date="2026-10-08T23:00:00Z">
        <w:r>
          <w:rPr>
            <w:rFonts w:ascii="Times New Roman" w:eastAsia="Times New Roman" w:hAnsi="Times New Roman" w:cs="Times New Roman"/>
            <w:color w:val="1B1C1D"/>
            <w:kern w:val="0"/>
            <w:lang w:bidi="ar"/>
          </w:rPr>
          <w:delText xml:space="preserve">12</w:delText>
        </w:r>
      </w:del>
      <w:ins w:id="91140" w:author="Claude (E29 修订)" w:date="2026-10-08T23:00:00Z">
        <w:r>
          <w:rPr>
            <w:rFonts w:ascii="Times New Roman" w:eastAsia="Times New Roman" w:hAnsi="Times New Roman" w:cs="Times New Roman"/>
            <w:color w:val="1B1C1D"/>
            <w:kern w:val="0"/>
            <w:lang w:bidi="ar"/>
          </w:rPr>
          <w:t xml:space="preserve">11</w:t>
        </w:r>
      </w:ins>
      <w:r>
        <w:rPr>
          <w:rFonts w:ascii="Times New Roman" w:eastAsia="Times New Roman" w:hAnsi="Times New Roman" w:cs="Times New Roman"/>
          <w:color w:val="1B1C1D"/>
          <w:kern w:val="0"/>
          <w:lang w:bidi="ar"/>
        </w:rPr>
        <w:t xml:space="preserve">).</w:t>
      </w:r>
    </w:p>
    <w:p w14:paraId="06F41C54" w14:textId="77777777" w:rsidR="00EB4A39" w:rsidRDefault="00000000">
      <w:r>
        <w:rPr>
          <w:rFonts w:ascii="Times New Roman" w:eastAsia="Times New Roman" w:hAnsi="Times New Roman" w:cs="Times New Roman"/>
          <w:color w:val="1B1C1D"/>
          <w:kern w:val="0"/>
          <w:lang w:bidi="ar"/>
        </w:rPr>
        <w:t xml:space="preserve">The cohorts showed no detectable heterogeneity in their response ORs (p=0.53), despite different baseline burdens. Discordant improvement occurred in 33.9% of paroxysmal and 31.3% of persistent AF procedures. Overall, both valves improved in 133/387 (34.4%), exceeding the independent expectation (observed/expected ratio, 1.36; 95% CI, 1.25–1.47; OR, 4.70; 95% CI, 3.05–7.26). Only one improved in 124/387 (32.0%; Figure </w:t>
      </w:r>
      <w:r>
        <w:rPr>
          <w:rFonts w:ascii="Times New Roman" w:eastAsia="Times New Roman" w:hAnsi="Times New Roman" w:cs="Times New Roman"/>
          <w:color w:val="1B1C1D"/>
          <w:kern w:val="0"/>
          <w:lang w:bidi="ar"/>
        </w:rPr>
        <w:t>3B</w:t>
      </w:r>
      <w:r>
        <w:rPr>
          <w:rFonts w:ascii="Times New Roman" w:eastAsia="Times New Roman" w:hAnsi="Times New Roman" w:cs="Times New Roman"/>
          <w:color w:val="1B1C1D"/>
          <w:kern w:val="0"/>
          <w:lang w:bidi="ar"/>
        </w:rPr>
        <w:t>).</w:t>
      </w:r>
      <w:r>
        <w:rPr>
          <w:rFonts w:ascii="Times New Roman" w:eastAsia="Times New Roman" w:hAnsi="Times New Roman" w:cs="Times New Roman"/>
          <w:color w:val="1B1C1D"/>
          <w:kern w:val="0"/>
          <w:lang w:bidi="ar"/>
        </w:rPr>
        <w:t xml:space="preserve"> TR improved in 133/182 procedures with MR improvement (73.1%) versus 75/205 without (36.6%; Figure 3D).</w:t>
      </w:r>
    </w:p>
    <w:p w14:paraId="5DEF8786" w14:textId="77777777" w:rsidR="00EB4A39" w:rsidRDefault="00000000">
      <w:r>
        <w:rPr>
          <w:rFonts w:ascii="Times New Roman" w:eastAsia="Times New Roman" w:hAnsi="Times New Roman" w:cs="Times New Roman"/>
          <w:color w:val="1B1C1D"/>
          <w:kern w:val="0"/>
          <w:lang w:bidi="ar"/>
        </w:rPr>
        <w:t>Overall blinded re-reading confirmed joint improvement in 60/166 interpretable combined-disease procedures (36.1%; OR, 4.01; 95% CI, 2.10–7.63). This met the criterion specified before the expanded reading. Joint-state agreement was 84.3% (κ, 0.78; 95% CI, 0.70–0.85; Supplementary Table S2). In the first sample, weighted grade agreement was 0.88 for MR and 0.85 for TR.</w:t>
      </w:r>
    </w:p>
    <w:p w14:paraId="2C8F34E6" w14:textId="77777777" w:rsidR="00870F3C" w:rsidRDefault="00000000">
      <w:pPr>
        <w:rPr>
          <w:ins w:id="91054" w:author="Claude (E29 修订)" w:date="2026-10-08T23:00:00Z"/>
          <w:rFonts w:ascii="Times New Roman" w:eastAsia="Times New Roman" w:hAnsi="Times New Roman" w:cs="Times New Roman"/>
          <w:color w:val="1B1C1D"/>
          <w:kern w:val="0"/>
          <w:lang w:bidi="ar"/>
        </w:rPr>
      </w:pPr>
      <w:ins w:id="91055" w:author="Claude (E29 修订)" w:date="2026-10-08T23:00:00Z">
        <w:r>
          <w:rPr>
            <w:rFonts w:ascii="Times New Roman" w:hAnsi="Times New Roman"/>
          </w:rPr>
          <w:t xml:space="preserve">Within the 387 combined-disease procedures, 142 had baseline MR grade ≥2 and 213 had TR grade ≥2; 98 met both criteria. In this 98-procedure subset, both valves improved in 40 (40.8%), TR alone in 19, MR alone in 10, and neither in 29 (observed/expected ratio, 1.33; </w:t>
        </w:r>
      </w:ins>
      <w:ins w:id="91056" w:author="Claude (E29 修订)" w:date="2026-10-08T23:00:00Z">
        <w:r>
          <w:rPr>
            <w:rFonts w:ascii="Times New Roman" w:hAnsi="Times New Roman"/>
          </w:rPr>
          <w:lastRenderedPageBreak/>
          <w:t>Supplementary Table S5).</w:t>
        </w:r>
      </w:ins>
    </w:p>
    <w:p w14:paraId="0CED2B9E" w14:textId="77777777" w:rsidR="00870F3C" w:rsidRDefault="00000000">
      <w:pPr>
        <w:rPr>
          <w:ins w:id="91057" w:author="Claude (E29 修订)" w:date="2026-10-08T23:00:00Z"/>
          <w:rFonts w:ascii="Times New Roman" w:eastAsia="Times New Roman" w:hAnsi="Times New Roman" w:cs="Times New Roman"/>
          <w:color w:val="1B1C1D"/>
          <w:kern w:val="0"/>
          <w:lang w:bidi="ar"/>
        </w:rPr>
      </w:pPr>
      <w:ins w:id="91058" w:author="Claude (E29 修订)" w:date="2026-10-08T23:00:00Z">
        <w:r>
          <w:rPr>
            <w:rFonts w:ascii="Times New Roman" w:hAnsi="Times New Roman"/>
          </w:rPr>
          <w:t>In paroxysmal AF, 18 procedures met the dual grade ≥2 threshold. Both valves improved in 7 (38.9%) and only one in 7 (38.9%).</w:t>
        </w:r>
      </w:ins>
      <w:ins w:id="91059" w:author="Claude (E29 修订)" w:date="2026-10-08T23:00:00Z">
        <w:r w:rsidR="00D16B92">
          <w:rPr>
            <w:rFonts w:ascii="Times New Roman" w:hAnsi="Times New Roman" w:hint="eastAsia"/>
          </w:rPr>
          <w:t xml:space="preserve"> </w:t>
        </w:r>
      </w:ins>
      <w:ins w:id="91060" w:author="Claude (E29 修订)" w:date="2026-10-08T23:00:00Z">
        <w:r>
          <w:rPr>
            <w:rFonts w:ascii="Times New Roman" w:hAnsi="Times New Roman"/>
          </w:rPr>
          <w:t>In persistent AF, 80 procedures met the same threshold. Both valves improved in 33 (41.3%) and only one in 22 (27.5%; Supplementary Table S11).</w:t>
        </w:r>
      </w:ins>
    </w:p>
    <w:p w14:paraId="6C244902" w14:textId="77777777" w:rsidR="00870F3C" w:rsidRDefault="00000000">
      <w:pPr>
        <w:pStyle w:val="3"/>
        <w:keepNext/>
        <w:widowControl/>
        <w:spacing w:beforeAutospacing="0" w:afterAutospacing="0"/>
        <w:rPr>
          <w:rFonts w:eastAsia="sans-serif" w:hint="default"/>
          <w:color w:val="1B1C1D"/>
        </w:rPr>
      </w:pPr>
      <w:r>
        <w:rPr>
          <w:rFonts w:hint="default"/>
          <w:i/>
          <w:color w:val="000000"/>
        </w:rPr>
        <w:t>Baseline features associated with early improvement</w:t>
      </w:r>
    </w:p>
    <w:p w14:paraId="4711B169" w14:textId="77777777" w:rsidR="00870F3C" w:rsidRDefault="00CD7CE4">
      <w:pPr>
        <w:pStyle w:val="a9"/>
        <w:widowControl/>
        <w:spacing w:beforeAutospacing="0" w:afterAutospacing="0"/>
        <w:rPr>
          <w:rFonts w:ascii="Times New Roman" w:eastAsia="sans-serif" w:hAnsi="Times New Roman"/>
          <w:color w:val="1B1C1D"/>
        </w:rPr>
      </w:pPr>
      <w:r>
        <w:rPr>
          <w:rFonts w:ascii="Times New Roman" w:eastAsia="Times New Roman" w:hAnsi="Times New Roman"/>
          <w:color w:val="1B1C1D"/>
        </w:rPr>
        <w:t xml:space="preserve">Higher BMI was associated with improvement of both valves in the mutually adjusted 12-factor model (Figure </w:t>
      </w:r>
      <w:r>
        <w:rPr>
          <w:rFonts w:ascii="Times New Roman" w:eastAsia="Times New Roman" w:hAnsi="Times New Roman"/>
          <w:color w:val="1B1C1D"/>
        </w:rPr>
        <w:t>4A</w:t>
      </w:r>
      <w:r>
        <w:rPr>
          <w:rFonts w:ascii="Times New Roman" w:eastAsia="Times New Roman" w:hAnsi="Times New Roman"/>
          <w:color w:val="1B1C1D"/>
        </w:rPr>
        <w:t xml:space="preserve">; Supplementary Table S6). ORs for approximately 26 versus 22 kg/m² were 1.38 for MR (95% CI, 1.08–1.77; q=0.044) and 1.58 for TR (1.24–2.02; </w:t>
      </w:r>
      <w:r>
        <w:rPr>
          <w:rFonts w:ascii="Times New Roman" w:eastAsia="Times New Roman" w:hAnsi="Times New Roman"/>
          <w:color w:val="1B1C1D"/>
        </w:rPr>
        <w:lastRenderedPageBreak/>
        <w:t>q=0.003). Larger LV end-diastolic diameter, smaller RA diameter, and higher baseline TR grade accompanied TR improvement. Female sex accompanied less MR improvement (OR, 0.53; 95% CI, 0.35–0.79; q=0.012).</w:t>
      </w:r>
    </w:p>
    <w:p w14:paraId="0CCFE157" w14:textId="77777777" w:rsidR="00870F3C" w:rsidRDefault="00CD7CE4">
      <w:pPr>
        <w:pStyle w:val="a9"/>
        <w:widowControl/>
        <w:spacing w:beforeAutospacing="0" w:afterAutospacing="0"/>
        <w:rPr>
          <w:rFonts w:ascii="Times New Roman" w:eastAsia="宋体" w:hAnsi="Times New Roman"/>
          <w:color w:val="1B1C1D"/>
        </w:rPr>
      </w:pPr>
      <w:r>
        <w:rPr>
          <w:rFonts w:ascii="Times New Roman" w:eastAsia="Times New Roman" w:hAnsi="Times New Roman"/>
          <w:color w:val="1B1C1D"/>
        </w:rPr>
        <w:t xml:space="preserve">In paroxysmal AF, higher BMI had a positive but imprecise association with TR improvement (OR, 1.54; 95% CI, 0.96–2.46). The MR estimate was weaker (OR, 1.10; 95% CI, 0.73–1.65). Larger LV end-diastolic diameter accompanied TR improvement (OR, 1.64; 95% CI, 1.10–2.46), whereas the RA and female-sex estimates remained imprecise (Supplementary Table S</w:t>
      </w:r>
      <w:del w:id="91141" w:author="Claude (E29 修订)" w:date="2026-10-08T23:00:00Z">
        <w:r>
          <w:rPr>
            <w:rFonts w:ascii="Times New Roman" w:eastAsia="Times New Roman" w:hAnsi="Times New Roman"/>
            <w:color w:val="1B1C1D"/>
          </w:rPr>
          <w:delText xml:space="preserve">12</w:delText>
        </w:r>
      </w:del>
      <w:ins w:id="91142" w:author="Claude (E29 修订)" w:date="2026-10-08T23:00:00Z">
        <w:r>
          <w:rPr>
            <w:rFonts w:ascii="Times New Roman" w:eastAsia="Times New Roman" w:hAnsi="Times New Roman"/>
            <w:color w:val="1B1C1D"/>
          </w:rPr>
          <w:t xml:space="preserve">11</w:t>
        </w:r>
      </w:ins>
      <w:r>
        <w:rPr>
          <w:rFonts w:ascii="Times New Roman" w:eastAsia="Times New Roman" w:hAnsi="Times New Roman"/>
          <w:color w:val="1B1C1D"/>
        </w:rPr>
        <w:t xml:space="preserve">).</w:t>
      </w:r>
    </w:p>
    <w:p w14:paraId="1E047211" w14:textId="77777777" w:rsidR="00870F3C" w:rsidRDefault="00CD7CE4">
      <w:pPr>
        <w:pStyle w:val="a9"/>
        <w:widowControl/>
        <w:spacing w:beforeAutospacing="0" w:afterAutospacing="0"/>
        <w:rPr>
          <w:rFonts w:ascii="Times New Roman" w:eastAsia="宋体" w:hAnsi="Times New Roman"/>
          <w:color w:val="1B1C1D"/>
        </w:rPr>
      </w:pPr>
      <w:r>
        <w:rPr>
          <w:rFonts w:ascii="Times New Roman" w:eastAsia="Times New Roman" w:hAnsi="Times New Roman"/>
          <w:color w:val="1B1C1D"/>
        </w:rPr>
        <w:t xml:space="preserve">In persistent AF, higher BMI accompanied both TR (OR, 1.61; 95% CI, 1.21–2.15) and MR improvement (1.70; 1.23–2.36). Larger LV end-diastolic diameter and smaller RA diameter accompanied TR improvement; female sex accompanied less MR improvement. None of these selected associations showed significant between-cohort heterogeneity, including BMI–MR (p=0.10; Supplementary Table S</w:t>
      </w:r>
      <w:del w:id="91143" w:author="Claude (E29 修订)" w:date="2026-10-08T23:00:00Z">
        <w:r>
          <w:rPr>
            <w:rFonts w:ascii="Times New Roman" w:eastAsia="Times New Roman" w:hAnsi="Times New Roman"/>
            <w:color w:val="1B1C1D"/>
          </w:rPr>
          <w:delText xml:space="preserve">12</w:delText>
        </w:r>
      </w:del>
      <w:ins w:id="91144" w:author="Claude (E29 修订)" w:date="2026-10-08T23:00:00Z">
        <w:r>
          <w:rPr>
            <w:rFonts w:ascii="Times New Roman" w:eastAsia="Times New Roman" w:hAnsi="Times New Roman"/>
            <w:color w:val="1B1C1D"/>
          </w:rPr>
          <w:t xml:space="preserve">11</w:t>
        </w:r>
      </w:ins>
      <w:r>
        <w:rPr>
          <w:rFonts w:ascii="Times New Roman" w:eastAsia="Times New Roman" w:hAnsi="Times New Roman"/>
          <w:color w:val="1B1C1D"/>
        </w:rPr>
        <w:t xml:space="preserve">).</w:t>
      </w:r>
    </w:p>
    <w:p w14:paraId="2B98B724" w14:textId="77777777" w:rsidR="00870F3C" w:rsidRDefault="00CD7CE4">
      <w:pPr>
        <w:pStyle w:val="a9"/>
        <w:widowControl/>
        <w:spacing w:beforeAutospacing="0" w:afterAutospacing="0"/>
        <w:rPr>
          <w:rFonts w:ascii="Times New Roman" w:eastAsia="宋体" w:hAnsi="Times New Roman"/>
          <w:color w:val="1B1C1D"/>
        </w:rPr>
      </w:pPr>
      <w:r>
        <w:rPr>
          <w:rFonts w:ascii="Times New Roman" w:eastAsia="Times New Roman" w:hAnsi="Times New Roman"/>
          <w:color w:val="1B1C1D"/>
        </w:rPr>
        <w:t xml:space="preserve">Among grade ≥2 series, the BMI association persisted for both valves (each OR, 1.66), alongside the RA and LV associations for TR (Supplementary Table S5). Optimism-corrected C statistics were 0.57 for MR and 0.64 for TR. Standardized probabilities of improvement across BMI and RA and LV end-diastolic diameters are shown in Figure </w:t>
      </w:r>
      <w:del w:id="91114" w:author="Claude (E29 修订)" w:date="2026-10-08T23:00:00Z">
        <w:r>
          <w:rPr>
            <w:rFonts w:ascii="Times New Roman" w:eastAsia="Times New Roman" w:hAnsi="Times New Roman"/>
            <w:color w:val="1B1C1D"/>
          </w:rPr>
          <w:delText xml:space="preserve">4B–D, and exploratory LAAO results in Supplementary Table S7.</w:delText>
        </w:r>
      </w:del>
      <w:ins w:id="91115" w:author="Claude (E29 修订)" w:date="2026-10-08T23:00:00Z">
        <w:r>
          <w:rPr>
            <w:rFonts w:ascii="Times New Roman" w:eastAsia="Times New Roman" w:hAnsi="Times New Roman"/>
            <w:color w:val="1B1C1D"/>
          </w:rPr>
          <w:t xml:space="preserve">4B–D.</w:t>
        </w:r>
      </w:ins>
    </w:p>
    <w:p w14:paraId="1CB6A610" w14:textId="77777777" w:rsidR="00870F3C" w:rsidRDefault="00000000">
      <w:pPr>
        <w:pStyle w:val="a9"/>
        <w:keepNext/>
        <w:widowControl/>
        <w:spacing w:beforeAutospacing="0" w:after="80" w:afterAutospacing="0" w:line="240" w:lineRule="auto"/>
        <w:jc w:val="center"/>
        <w:rPr>
          <w:rFonts w:ascii="Calibri" w:eastAsia="宋体" w:hAnsi="Calibri"/>
        </w:rPr>
      </w:pPr>
      <w:r>
        <w:rPr>
          <w:noProof/>
        </w:rPr>
        <w:drawing>
          <wp:inline distT="0" distB="0" distL="114300" distR="114300" wp14:anchorId="36910E81" wp14:editId="75E632B7">
            <wp:extent cx="5733288" cy="4709386"/>
            <wp:effectExtent l="0" t="0" r="6350" b="6985"/>
            <wp:docPr id="91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733288" cy="4709386"/>
                    </a:xfrm>
                    <a:prstGeom prst="rect">
                      <a:avLst/>
                    </a:prstGeom>
                  </pic:spPr>
                </pic:pic>
              </a:graphicData>
            </a:graphic>
          </wp:inline>
        </w:drawing>
      </w:r>
    </w:p>
    <w:p w14:paraId="260D8051" w14:textId="77777777" w:rsidR="00870F3C" w:rsidRDefault="00000000">
      <w:pPr>
        <w:pStyle w:val="a9"/>
        <w:keepNext/>
        <w:widowControl/>
        <w:spacing w:beforeAutospacing="0" w:afterAutospacing="0"/>
        <w:jc w:val="both"/>
        <w:rPr>
          <w:rFonts w:ascii="Times New Roman" w:eastAsia="宋体" w:hAnsi="Times New Roman"/>
          <w:color w:val="1B1C1D"/>
        </w:rPr>
      </w:pPr>
      <w:r>
        <w:rPr>
          <w:rFonts w:ascii="Times New Roman" w:eastAsia="Times New Roman" w:hAnsi="Times New Roman" w:hint="eastAsia"/>
          <w:b/>
          <w:bCs/>
          <w:color w:val="1B1C1D"/>
        </w:rPr>
        <w:t>Figure 4. Baseline factors associated with 1-month MR and TR improvement.</w:t>
      </w:r>
    </w:p>
    <w:p w14:paraId="6F00685B" w14:textId="77777777" w:rsidR="00870F3C" w:rsidRDefault="00000000">
      <w:pPr>
        <w:pStyle w:val="3"/>
        <w:keepNext/>
        <w:widowControl/>
        <w:spacing w:beforeAutospacing="0" w:afterAutospacing="0"/>
        <w:rPr>
          <w:rFonts w:eastAsia="sans-serif" w:hint="default"/>
          <w:color w:val="1B1C1D"/>
        </w:rPr>
      </w:pPr>
      <w:r>
        <w:rPr>
          <w:rFonts w:hint="default"/>
          <w:i/>
          <w:color w:val="000000"/>
        </w:rPr>
        <w:t>Rhythm and atrial changes accompanying the response</w:t>
      </w:r>
    </w:p>
    <w:p w14:paraId="7DB06F74" w14:textId="77777777" w:rsidR="00CD7CE4" w:rsidRPr="00CD7CE4"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In paroxysmal AF, 311/343 procedures (90.7%) were in SR near the 1-month TTE. The whole-cohort interaction model showed no clear SR–TR association (OR, 0.91; 95% CI, 0.40–2.07; Figure 5A); the MR estimate was also imprecise (1.90; 0.69–5.25). In separate cohort models, TR improvement accompanied RA reduction (OR per 5 mm, 2.92; 95% CI, 1.88–4.52), but not LA reduction. MR improvement accompanied reduction of both atria. The MR–TR response OR remained 4.05 after baseline-factor and SR adjustment, then fell to 2.63 after atrial-change adjustment (95% CI, 0.93–7.41; Supplementary Table S</w:t>
      </w:r>
      <w:del w:id="91145" w:author="Claude (E29 修订)" w:date="2026-10-08T23:00:00Z">
        <w:r>
          <w:rPr>
            <w:rFonts w:ascii="Times New Roman" w:eastAsia="Times New Roman" w:hAnsi="Times New Roman" w:cs="Times New Roman"/>
            <w:color w:val="1B1C1D"/>
            <w:kern w:val="0"/>
            <w:lang w:bidi="ar"/>
          </w:rPr>
          <w:delText xml:space="preserve">12</w:delText>
        </w:r>
      </w:del>
      <w:ins w:id="91146" w:author="Claude (E29 修订)" w:date="2026-10-08T23:00:00Z">
        <w:r>
          <w:rPr>
            <w:rFonts w:ascii="Times New Roman" w:eastAsia="Times New Roman" w:hAnsi="Times New Roman" w:cs="Times New Roman"/>
            <w:color w:val="1B1C1D"/>
            <w:kern w:val="0"/>
            <w:lang w:bidi="ar"/>
          </w:rPr>
          <w:t xml:space="preserve">11</w:t>
        </w:r>
      </w:ins>
      <w:r>
        <w:rPr>
          <w:rFonts w:ascii="Times New Roman" w:eastAsia="Times New Roman" w:hAnsi="Times New Roman" w:cs="Times New Roman"/>
          <w:color w:val="1B1C1D"/>
          <w:kern w:val="0"/>
          <w:lang w:bidi="ar"/>
        </w:rPr>
        <w:t xml:space="preserve">).</w:t>
      </w:r>
    </w:p>
    <w:p w14:paraId="74B0B3D7" w14:textId="77777777" w:rsidR="00CD7CE4" w:rsidRPr="00CD7CE4" w:rsidRDefault="00CD7CE4">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lastRenderedPageBreak/>
        <w:t xml:space="preserve">In persistent AF, 335/501 procedures (66.9%) were in SR near the 1-month TTE. SR accompanied TR improvement (OR, 5.81; 95% CI, 3.62–9.33) and MR improvement (2.64; 1.60–4.34; Figure 5A). In separate cohort models, TR improvement accompanied RA reduction (OR per 5 mm, 2.54; 95% CI, 1.96–3.30), but not clearly LA reduction. MR improvement again accompanied reduction of both atria. The MR–TR response OR was 4.01 after baseline-factor and SR adjustment, then 2.82 after atrial-change adjustment (95% CI, 1.42–5.61; Supplementary Table S</w:t>
      </w:r>
      <w:del w:id="91147" w:author="Claude (E29 修订)" w:date="2026-10-08T23:00:00Z">
        <w:r>
          <w:rPr>
            <w:rFonts w:ascii="Times New Roman" w:eastAsia="Times New Roman" w:hAnsi="Times New Roman" w:cs="Times New Roman"/>
            <w:color w:val="1B1C1D"/>
            <w:kern w:val="0"/>
            <w:lang w:bidi="ar"/>
          </w:rPr>
          <w:lastRenderedPageBreak/>
          <w:delText xml:space="preserve">12</w:delText>
        </w:r>
      </w:del>
      <w:ins w:id="91148" w:author="Claude (E29 修订)" w:date="2026-10-08T23:00:00Z">
        <w:r>
          <w:rPr>
            <w:rFonts w:ascii="Times New Roman" w:eastAsia="Times New Roman" w:hAnsi="Times New Roman" w:cs="Times New Roman"/>
            <w:color w:val="1B1C1D"/>
            <w:kern w:val="0"/>
            <w:lang w:bidi="ar"/>
          </w:rPr>
          <w:lastRenderedPageBreak/>
          <w:t xml:space="preserve">11</w:t>
        </w:r>
      </w:ins>
      <w:r>
        <w:rPr>
          <w:rFonts w:ascii="Times New Roman" w:eastAsia="Times New Roman" w:hAnsi="Times New Roman" w:cs="Times New Roman"/>
          <w:color w:val="1B1C1D"/>
          <w:kern w:val="0"/>
          <w:lang w:bidi="ar"/>
        </w:rPr>
        <w:lastRenderedPageBreak/>
        <w:t xml:space="preserve">).</w:t>
      </w:r>
    </w:p>
    <w:p w14:paraId="39F0454E" w14:textId="77777777" w:rsidR="00891D03" w:rsidRDefault="00000000">
      <w:r>
        <w:rPr>
          <w:rFonts w:ascii="Times New Roman" w:eastAsia="Times New Roman" w:hAnsi="Times New Roman" w:cs="Times New Roman"/>
          <w:color w:val="1B1C1D"/>
          <w:kern w:val="0"/>
          <w:lang w:bidi="ar"/>
        </w:rPr>
        <w:t xml:space="preserve">SR–TR associations differed by AF type (interaction p&lt;0.001), whereas SR–MR associations did not (p=0.56). Overall, SR accompanied joint and TR-only improvement, but not clearly MR-only improvement (Figure 5B). Joint improvement rose from 15.1% to 56.3% across tertiles of biatrial reduction, while discordance remained at </w:t>
      </w:r>
      <w:r>
        <w:rPr>
          <w:rFonts w:ascii="Times New Roman" w:eastAsia="Times New Roman" w:hAnsi="Times New Roman" w:cs="Times New Roman"/>
          <w:color w:val="1B1C1D"/>
          <w:kern w:val="0"/>
          <w:lang w:bidi="ar"/>
        </w:rPr>
        <w:t>28.6–39.3% (Figure 5E).</w:t>
      </w:r>
      <w:r>
        <w:rPr>
          <w:rFonts w:ascii="Times New Roman" w:eastAsia="Times New Roman" w:hAnsi="Times New Roman" w:cs="Times New Roman"/>
          <w:color w:val="1B1C1D"/>
          <w:kern w:val="0"/>
          <w:lang w:bidi="ar"/>
        </w:rPr>
        <w:t xml:space="preserve"> Overall atrial associations, grade ≥2 analyses, and TRV changes are reported in Figure 5C–D and Supplementary Tables S5 and S</w:t>
      </w:r>
      <w:del w:id="91149" w:author="Claude (E29 修订)" w:date="2026-10-08T23:00:00Z">
        <w:r>
          <w:rPr>
            <w:rFonts w:ascii="Times New Roman" w:eastAsia="Times New Roman" w:hAnsi="Times New Roman" w:cs="Times New Roman"/>
            <w:color w:val="1B1C1D"/>
            <w:kern w:val="0"/>
            <w:lang w:bidi="ar"/>
          </w:rPr>
          <w:delText xml:space="preserve">8</w:delText>
        </w:r>
      </w:del>
      <w:ins w:id="91150" w:author="Claude (E29 修订)" w:date="2026-10-08T23:00:00Z">
        <w:r>
          <w:rPr>
            <w:rFonts w:ascii="Times New Roman" w:eastAsia="Times New Roman" w:hAnsi="Times New Roman" w:cs="Times New Roman"/>
            <w:color w:val="1B1C1D"/>
            <w:kern w:val="0"/>
            <w:lang w:bidi="ar"/>
          </w:rPr>
          <w:t xml:space="preserve">7</w:t>
        </w:r>
      </w:ins>
      <w:r>
        <w:rPr>
          <w:rFonts w:ascii="Times New Roman" w:eastAsia="Times New Roman" w:hAnsi="Times New Roman" w:cs="Times New Roman"/>
          <w:color w:val="1B1C1D"/>
          <w:kern w:val="0"/>
          <w:lang w:bidi="ar"/>
        </w:rPr>
        <w:t xml:space="preserve">–S</w:t>
      </w:r>
      <w:del w:id="91151" w:author="Claude (E29 修订)" w:date="2026-10-08T23:00:00Z">
        <w:r>
          <w:rPr>
            <w:rFonts w:ascii="Times New Roman" w:eastAsia="Times New Roman" w:hAnsi="Times New Roman" w:cs="Times New Roman"/>
            <w:color w:val="1B1C1D"/>
            <w:kern w:val="0"/>
            <w:lang w:bidi="ar"/>
          </w:rPr>
          <w:delText xml:space="preserve">10</w:delText>
        </w:r>
      </w:del>
      <w:ins w:id="91152" w:author="Claude (E29 修订)" w:date="2026-10-08T23:00:00Z">
        <w:r>
          <w:rPr>
            <w:rFonts w:ascii="Times New Roman" w:eastAsia="Times New Roman" w:hAnsi="Times New Roman" w:cs="Times New Roman"/>
            <w:color w:val="1B1C1D"/>
            <w:kern w:val="0"/>
            <w:lang w:bidi="ar"/>
          </w:rPr>
          <w:t xml:space="preserve">9</w:t>
        </w:r>
      </w:ins>
      <w:r>
        <w:rPr>
          <w:rFonts w:ascii="Times New Roman" w:eastAsia="Times New Roman" w:hAnsi="Times New Roman" w:cs="Times New Roman"/>
          <w:color w:val="1B1C1D"/>
          <w:kern w:val="0"/>
          <w:lang w:bidi="ar"/>
        </w:rPr>
        <w:t xml:space="preserve">.</w:t>
      </w:r>
    </w:p>
    <w:p w14:paraId="519F8119" w14:textId="77777777" w:rsidR="00870F3C" w:rsidRDefault="00000000">
      <w:pPr>
        <w:pStyle w:val="a9"/>
        <w:keepNext/>
        <w:widowControl/>
        <w:spacing w:beforeAutospacing="0" w:after="80" w:afterAutospacing="0" w:line="240" w:lineRule="auto"/>
        <w:jc w:val="center"/>
        <w:rPr>
          <w:rFonts w:ascii="Calibri" w:eastAsia="宋体" w:hAnsi="Calibri"/>
        </w:rPr>
      </w:pPr>
      <w:r>
        <w:rPr>
          <w:noProof/>
        </w:rPr>
        <w:drawing>
          <wp:inline distT="0" distB="0" distL="0" distR="0" wp14:anchorId="1B349E1A" wp14:editId="4CA21C71">
            <wp:extent cx="5733288" cy="4678697"/>
            <wp:effectExtent l="0" t="0" r="0" b="0"/>
            <wp:docPr id="91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hythm_atrial.png"/>
                    <pic:cNvPicPr/>
                  </pic:nvPicPr>
                  <pic:blipFill>
                    <a:blip r:embed="rId16"/>
                    <a:stretch>
                      <a:fillRect/>
                    </a:stretch>
                  </pic:blipFill>
                  <pic:spPr>
                    <a:xfrm>
                      <a:off x="0" y="0"/>
                      <a:ext cx="5733288" cy="4678697"/>
                    </a:xfrm>
                    <a:prstGeom prst="rect">
                      <a:avLst/>
                    </a:prstGeom>
                  </pic:spPr>
                </pic:pic>
              </a:graphicData>
            </a:graphic>
          </wp:inline>
        </w:drawing>
      </w:r>
    </w:p>
    <w:p w14:paraId="6F288C06" w14:textId="77777777" w:rsidR="00870F3C" w:rsidRDefault="00000000">
      <w:pPr>
        <w:pStyle w:val="a9"/>
        <w:keepNext/>
        <w:widowControl/>
        <w:spacing w:beforeAutospacing="0" w:afterAutospacing="0"/>
        <w:jc w:val="both"/>
        <w:rPr>
          <w:rFonts w:ascii="Times New Roman" w:eastAsia="宋体" w:hAnsi="Times New Roman"/>
          <w:color w:val="1B1C1D"/>
        </w:rPr>
      </w:pPr>
      <w:r>
        <w:rPr>
          <w:rFonts w:ascii="Times New Roman" w:eastAsia="Times New Roman" w:hAnsi="Times New Roman" w:hint="eastAsia"/>
          <w:b/>
          <w:bCs/>
          <w:color w:val="1B1C1D"/>
        </w:rPr>
        <w:t>Figure 5. Sinus rhythm, atrial remodeling, and 1-month MR and TR improvement.</w:t>
      </w:r>
    </w:p>
    <w:p w14:paraId="0190AA42" w14:textId="77777777" w:rsidR="00870F3C" w:rsidRDefault="00000000">
      <w:pPr>
        <w:pStyle w:val="3"/>
        <w:keepNext/>
        <w:widowControl/>
        <w:spacing w:beforeAutospacing="0" w:afterAutospacing="0"/>
        <w:rPr>
          <w:del w:id="91047" w:author="Claude (E29 修订)" w:date="2026-10-08T23:00:00Z"/>
          <w:rFonts w:eastAsia="宋体" w:hint="default"/>
          <w:color w:val="1B1C1D"/>
        </w:rPr>
      </w:pPr>
      <w:del w:id="91048" w:author="Claude (E29 修订)" w:date="2026-10-08T23:00:00Z">
        <w:r>
          <w:rPr>
            <w:color w:val="000000"/>
          </w:rPr>
          <w:delText>Depth of improvement and residual regurgitation</w:delText>
        </w:r>
      </w:del>
    </w:p>
    <w:p w14:paraId="25E064FE" w14:textId="77777777" w:rsidR="00870F3C" w:rsidRDefault="00000000">
      <w:pPr>
        <w:rPr>
          <w:del w:id="91049" w:author="Claude (E29 修订)" w:date="2026-10-08T23:00:00Z"/>
          <w:rFonts w:ascii="Times New Roman" w:eastAsia="Times New Roman" w:hAnsi="Times New Roman" w:cs="Times New Roman"/>
          <w:color w:val="1B1C1D"/>
          <w:kern w:val="0"/>
          <w:lang w:bidi="ar"/>
        </w:rPr>
      </w:pPr>
      <w:del w:id="91050" w:author="Claude (E29 修订)" w:date="2026-10-08T23:00:00Z">
        <w:r>
          <w:rPr>
            <w:rFonts w:ascii="Times New Roman" w:hAnsi="Times New Roman"/>
          </w:rPr>
          <w:delText xml:space="preserve">Among valve series with baseline analysis grade ≥2, 86/178 MR series (48.3%) and 176/307 TR series (57.3%) improved by ≥1 grade. Reductions of ≥2 grades occurred in 30/178 (16.9%) and 67/307 (21.8%), respectively. Regression to mild or less occurred in 77/178 MR (43.3%) and 150/307 TR series (48.9%; Table </w:delText>
        </w:r>
      </w:del>
      <w:del w:id="91051" w:author="Claude (E29 修订)" w:date="2026-10-08T23:00:00Z">
        <w:r>
          <w:rPr>
            <w:rFonts w:ascii="Times New Roman" w:hAnsi="Times New Roman"/>
          </w:rPr>
          <w:delText>4 and Figure 2D</w:delText>
        </w:r>
      </w:del>
      <w:del w:id="91052" w:author="Claude (E29 修订)" w:date="2026-10-08T23:00:00Z">
        <w:r>
          <w:rPr>
            <w:rFonts w:ascii="Times New Roman" w:hAnsi="Times New Roman"/>
          </w:rPr>
          <w:delText>).</w:delText>
        </w:r>
      </w:del>
    </w:p>
    <w:p w14:paraId="2C8F34E6" w14:textId="77777777" w:rsidR="00870F3C" w:rsidRDefault="00000000">
      <w:pPr>
        <w:rPr>
          <w:del w:id="91061" w:author="Claude (E29 修订)" w:date="2026-10-08T23:00:00Z"/>
          <w:rFonts w:ascii="Times New Roman" w:eastAsia="Times New Roman" w:hAnsi="Times New Roman" w:cs="Times New Roman"/>
          <w:color w:val="1B1C1D"/>
          <w:kern w:val="0"/>
          <w:lang w:bidi="ar"/>
        </w:rPr>
      </w:pPr>
      <w:del w:id="91062" w:author="Claude (E29 修订)" w:date="2026-10-08T23:00:00Z">
        <w:r>
          <w:rPr>
            <w:rFonts w:ascii="Times New Roman" w:hAnsi="Times New Roman"/>
          </w:rPr>
          <w:delText xml:space="preserve">Within the 387 combined-disease procedures, 142 had baseline MR grade ≥2 and 213 had TR grade ≥2; 98 met both criteria. In this 98-procedure subset, both valves improved in 40 (40.8%), TR alone in 19, MR alone in 10, and neither in 29 (observed/expected ratio, 1.33; </w:delText>
        </w:r>
      </w:del>
      <w:del w:id="91063" w:author="Claude (E29 修订)" w:date="2026-10-08T23:00:00Z">
        <w:r>
          <w:rPr>
            <w:rFonts w:ascii="Times New Roman" w:hAnsi="Times New Roman"/>
          </w:rPr>
          <w:lastRenderedPageBreak/>
          <w:delText>Supplementary Table S5).</w:delText>
        </w:r>
      </w:del>
    </w:p>
    <w:p w14:paraId="0CED2B9E" w14:textId="77777777" w:rsidR="00870F3C" w:rsidRDefault="00000000">
      <w:pPr>
        <w:rPr>
          <w:del w:id="91064" w:author="Claude (E29 修订)" w:date="2026-10-08T23:00:00Z"/>
          <w:rFonts w:ascii="Times New Roman" w:eastAsia="Times New Roman" w:hAnsi="Times New Roman" w:cs="Times New Roman"/>
          <w:color w:val="1B1C1D"/>
          <w:kern w:val="0"/>
          <w:lang w:bidi="ar"/>
        </w:rPr>
      </w:pPr>
      <w:del w:id="91065" w:author="Claude (E29 修订)" w:date="2026-10-08T23:00:00Z">
        <w:r>
          <w:rPr>
            <w:rFonts w:ascii="Times New Roman" w:hAnsi="Times New Roman"/>
          </w:rPr>
          <w:delText>In paroxysmal AF, 18 procedures met the dual grade ≥2 threshold. Both valves improved in 7 (38.9%) and only one in 7 (38.9%).</w:delText>
        </w:r>
      </w:del>
      <w:del w:id="91066" w:author="Claude (E29 修订)" w:date="2026-10-08T23:00:00Z">
        <w:r w:rsidR="00D16B92">
          <w:rPr>
            <w:rFonts w:ascii="Times New Roman" w:hAnsi="Times New Roman" w:hint="eastAsia"/>
          </w:rPr>
          <w:delText xml:space="preserve"> </w:delText>
        </w:r>
      </w:del>
      <w:del w:id="91067" w:author="Claude (E29 修订)" w:date="2026-10-08T23:00:00Z">
        <w:r>
          <w:rPr>
            <w:rFonts w:ascii="Times New Roman" w:hAnsi="Times New Roman"/>
          </w:rPr>
          <w:delText>In persistent AF, 80 procedures met the same threshold. Both valves improved in 33 (41.3%) and only one in 22 (27.5%; Supplementary Table S12).</w:delText>
        </w:r>
      </w:del>
    </w:p>
    <w:p w14:paraId="01AF163F" w14:textId="72C19A31" w:rsidR="00891D03" w:rsidRPr="009E329A" w:rsidRDefault="00000000">
      <w:pPr>
        <w:keepNext/>
        <w:rPr>
          <w:del w:id="91068" w:author="Claude (E29 修订)" w:date="2026-10-08T23:00:00Z"/>
          <w:rFonts w:ascii="Times New Roman" w:eastAsia="Times New Roman" w:hAnsi="Times New Roman" w:cs="Times New Roman"/>
          <w:b/>
          <w:bCs/>
          <w:color w:val="1B1C1D"/>
          <w:kern w:val="0"/>
        </w:rPr>
      </w:pPr>
      <w:del w:id="91069" w:author="Claude (E29 修订)" w:date="2026-10-08T23:00:00Z">
        <w:r w:rsidRPr="009E329A">
          <w:rPr>
            <w:rFonts w:ascii="Times New Roman" w:eastAsia="Times New Roman" w:hAnsi="Times New Roman" w:cs="Times New Roman"/>
            <w:b/>
            <w:bCs/>
            <w:color w:val="1B1C1D"/>
            <w:kern w:val="0"/>
          </w:rPr>
          <w:delText xml:space="preserve">Table </w:delText>
        </w:r>
      </w:del>
      <w:del w:id="91070" w:author="Claude (E29 修订)" w:date="2026-10-08T23:00:00Z">
        <w:r w:rsidRPr="009E329A">
          <w:rPr>
            <w:rFonts w:ascii="Times New Roman" w:eastAsia="Times New Roman" w:hAnsi="Times New Roman" w:cs="Times New Roman"/>
            <w:b/>
            <w:bCs/>
            <w:color w:val="1B1C1D"/>
            <w:kern w:val="0"/>
          </w:rPr>
          <w:delText>4.</w:delText>
        </w:r>
      </w:del>
      <w:del w:id="91071" w:author="Claude (E29 修订)" w:date="2026-10-08T23:00:00Z">
        <w:r w:rsidRPr="009E329A">
          <w:rPr>
            <w:rFonts w:ascii="Times New Roman" w:eastAsia="Times New Roman" w:hAnsi="Times New Roman" w:cs="Times New Roman"/>
            <w:b/>
            <w:bCs/>
            <w:color w:val="1B1C1D"/>
            <w:kern w:val="0"/>
          </w:rPr>
          <w:delText xml:space="preserve"> Depth of 1-month improvement in study-defined moderate-or-greater regurgitation.</w:delText>
        </w:r>
      </w:del>
    </w:p>
    <w:tbl>
      <w:tblPr>
        <w:tblW w:w="9242" w:type="dxa"/>
        <w:jc w:val="center"/>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098"/>
        <w:gridCol w:w="852"/>
        <w:gridCol w:w="1586"/>
        <w:gridCol w:w="1408"/>
        <w:gridCol w:w="2298"/>
      </w:tblGrid>
      <w:tr w:rsidR="00870F3C" w14:paraId="2489766C" w14:textId="77777777">
        <w:trPr>
          <w:cantSplit/>
          <w:tblHeader/>
          <w:tblCellSpacing w:w="15" w:type="dxa"/>
          <w:jc w:val="center"/>
          <w:del w:id="91102" w:author="Claude (E29 修订)" w:date="2026-10-08T23:00:00Z"/>
        </w:trPr>
        <w:tc>
          <w:tcPr>
            <w:tcW w:w="3142" w:type="dxa"/>
            <w:tcBorders>
              <w:bottom w:val="single" w:sz="4" w:space="0" w:color="auto"/>
            </w:tcBorders>
            <w:tcMar>
              <w:top w:w="96" w:type="dxa"/>
              <w:left w:w="144" w:type="dxa"/>
              <w:bottom w:w="96" w:type="dxa"/>
              <w:right w:w="144" w:type="dxa"/>
            </w:tcMar>
            <w:vAlign w:val="center"/>
          </w:tcPr>
          <w:p w14:paraId="34F50F72" w14:textId="77777777" w:rsidR="00870F3C" w:rsidRDefault="00000000">
            <w:pPr>
              <w:keepNext/>
              <w:widowControl/>
              <w:snapToGrid w:val="0"/>
              <w:spacing w:after="80" w:line="240" w:lineRule="auto"/>
              <w:jc w:val="center"/>
              <w:rPr>
                <w:del w:id="91072" w:author="Claude (E29 修订)" w:date="2026-10-08T23:00:00Z"/>
                <w:rFonts w:ascii="Times New Roman" w:eastAsia="Times New Roman" w:hAnsi="Times New Roman" w:cs="Times New Roman"/>
                <w:b/>
                <w:color w:val="1B1C1D"/>
                <w:sz w:val="20"/>
                <w:szCs w:val="20"/>
              </w:rPr>
            </w:pPr>
            <w:del w:id="91073" w:author="Claude (E29 修订)" w:date="2026-10-08T23:00:00Z">
              <w:r>
                <w:rPr>
                  <w:rStyle w:val="ad"/>
                  <w:rFonts w:ascii="Times New Roman" w:eastAsia="Times New Roman" w:hAnsi="Times New Roman" w:cs="Times New Roman"/>
                  <w:color w:val="1B1C1D"/>
                  <w:kern w:val="0"/>
                  <w:sz w:val="20"/>
                  <w:szCs w:val="20"/>
                  <w:lang w:bidi="ar"/>
                </w:rPr>
                <w:delText>Valve</w:delText>
              </w:r>
            </w:del>
          </w:p>
        </w:tc>
        <w:tc>
          <w:tcPr>
            <w:tcW w:w="831" w:type="dxa"/>
            <w:tcBorders>
              <w:bottom w:val="single" w:sz="4" w:space="0" w:color="auto"/>
            </w:tcBorders>
            <w:tcMar>
              <w:top w:w="96" w:type="dxa"/>
              <w:left w:w="144" w:type="dxa"/>
              <w:bottom w:w="96" w:type="dxa"/>
              <w:right w:w="144" w:type="dxa"/>
            </w:tcMar>
            <w:vAlign w:val="center"/>
          </w:tcPr>
          <w:p w14:paraId="385E4C1D" w14:textId="77777777" w:rsidR="00870F3C" w:rsidRDefault="00000000">
            <w:pPr>
              <w:keepNext/>
              <w:widowControl/>
              <w:snapToGrid w:val="0"/>
              <w:spacing w:after="80" w:line="240" w:lineRule="auto"/>
              <w:jc w:val="center"/>
              <w:rPr>
                <w:del w:id="91074" w:author="Claude (E29 修订)" w:date="2026-10-08T23:00:00Z"/>
                <w:rStyle w:val="ad"/>
                <w:rFonts w:ascii="Times New Roman" w:eastAsia="Times New Roman" w:hAnsi="Times New Roman" w:cs="Times New Roman"/>
                <w:color w:val="1B1C1D"/>
                <w:kern w:val="0"/>
                <w:sz w:val="20"/>
                <w:szCs w:val="20"/>
                <w:lang w:bidi="ar"/>
              </w:rPr>
            </w:pPr>
            <w:del w:id="91075" w:author="Claude (E29 修订)" w:date="2026-10-08T23:00:00Z">
              <w:r>
                <w:rPr>
                  <w:rStyle w:val="ad"/>
                  <w:rFonts w:ascii="Times New Roman" w:eastAsia="Times New Roman" w:hAnsi="Times New Roman" w:cs="Times New Roman"/>
                  <w:color w:val="1B1C1D"/>
                  <w:kern w:val="0"/>
                  <w:sz w:val="20"/>
                  <w:szCs w:val="20"/>
                  <w:lang w:bidi="ar"/>
                </w:rPr>
                <w:delText>n</w:delText>
              </w:r>
            </w:del>
          </w:p>
        </w:tc>
        <w:tc>
          <w:tcPr>
            <w:tcW w:w="1571" w:type="dxa"/>
            <w:tcBorders>
              <w:bottom w:val="single" w:sz="4" w:space="0" w:color="auto"/>
            </w:tcBorders>
            <w:tcMar>
              <w:top w:w="96" w:type="dxa"/>
              <w:left w:w="144" w:type="dxa"/>
              <w:bottom w:w="96" w:type="dxa"/>
              <w:right w:w="144" w:type="dxa"/>
            </w:tcMar>
            <w:vAlign w:val="center"/>
          </w:tcPr>
          <w:p w14:paraId="149AD682" w14:textId="77777777" w:rsidR="00870F3C" w:rsidRDefault="00000000">
            <w:pPr>
              <w:keepNext/>
              <w:widowControl/>
              <w:snapToGrid w:val="0"/>
              <w:spacing w:after="80" w:line="240" w:lineRule="auto"/>
              <w:jc w:val="center"/>
              <w:rPr>
                <w:del w:id="91076" w:author="Claude (E29 修订)" w:date="2026-10-08T23:00:00Z"/>
                <w:rStyle w:val="ad"/>
                <w:rFonts w:ascii="Times New Roman" w:eastAsia="Times New Roman" w:hAnsi="Times New Roman" w:cs="Times New Roman"/>
                <w:color w:val="1B1C1D"/>
                <w:kern w:val="0"/>
                <w:sz w:val="20"/>
                <w:szCs w:val="20"/>
                <w:lang w:bidi="ar"/>
              </w:rPr>
            </w:pPr>
            <w:del w:id="91077" w:author="Claude (E29 修订)" w:date="2026-10-08T23:00:00Z">
              <w:r>
                <w:rPr>
                  <w:rStyle w:val="ad"/>
                  <w:rFonts w:ascii="Times New Roman" w:eastAsia="Times New Roman" w:hAnsi="Times New Roman" w:cs="Times New Roman"/>
                  <w:color w:val="1B1C1D"/>
                  <w:kern w:val="0"/>
                  <w:sz w:val="20"/>
                  <w:szCs w:val="20"/>
                  <w:lang w:bidi="ar"/>
                </w:rPr>
                <w:delText>≥1-grade reduction, n (%)</w:delText>
              </w:r>
            </w:del>
          </w:p>
        </w:tc>
        <w:tc>
          <w:tcPr>
            <w:tcW w:w="1386" w:type="dxa"/>
            <w:tcBorders>
              <w:bottom w:val="single" w:sz="4" w:space="0" w:color="auto"/>
            </w:tcBorders>
            <w:tcMar>
              <w:top w:w="96" w:type="dxa"/>
              <w:left w:w="144" w:type="dxa"/>
              <w:bottom w:w="96" w:type="dxa"/>
              <w:right w:w="144" w:type="dxa"/>
            </w:tcMar>
            <w:vAlign w:val="center"/>
          </w:tcPr>
          <w:p w14:paraId="1323EC8E" w14:textId="77777777" w:rsidR="00870F3C" w:rsidRDefault="00000000">
            <w:pPr>
              <w:keepNext/>
              <w:widowControl/>
              <w:snapToGrid w:val="0"/>
              <w:spacing w:after="80" w:line="240" w:lineRule="auto"/>
              <w:jc w:val="center"/>
              <w:rPr>
                <w:del w:id="91078" w:author="Claude (E29 修订)" w:date="2026-10-08T23:00:00Z"/>
                <w:rStyle w:val="ad"/>
                <w:rFonts w:ascii="Times New Roman" w:eastAsia="Times New Roman" w:hAnsi="Times New Roman" w:cs="Times New Roman"/>
                <w:color w:val="1B1C1D"/>
                <w:kern w:val="0"/>
                <w:sz w:val="20"/>
                <w:szCs w:val="20"/>
                <w:lang w:bidi="ar"/>
              </w:rPr>
            </w:pPr>
            <w:del w:id="91079" w:author="Claude (E29 修订)" w:date="2026-10-08T23:00:00Z">
              <w:r>
                <w:rPr>
                  <w:rStyle w:val="ad"/>
                  <w:rFonts w:ascii="Times New Roman" w:eastAsia="Times New Roman" w:hAnsi="Times New Roman" w:cs="Times New Roman"/>
                  <w:color w:val="1B1C1D"/>
                  <w:kern w:val="0"/>
                  <w:sz w:val="20"/>
                  <w:szCs w:val="20"/>
                  <w:lang w:bidi="ar"/>
                </w:rPr>
                <w:delText>≥2-grade reduction, n (%)</w:delText>
              </w:r>
            </w:del>
          </w:p>
        </w:tc>
        <w:tc>
          <w:tcPr>
            <w:tcW w:w="2310" w:type="dxa"/>
            <w:tcBorders>
              <w:bottom w:val="single" w:sz="4" w:space="0" w:color="auto"/>
            </w:tcBorders>
            <w:tcMar>
              <w:top w:w="96" w:type="dxa"/>
              <w:left w:w="144" w:type="dxa"/>
              <w:bottom w:w="96" w:type="dxa"/>
              <w:right w:w="144" w:type="dxa"/>
            </w:tcMar>
            <w:vAlign w:val="center"/>
          </w:tcPr>
          <w:p w14:paraId="6436C752" w14:textId="77777777" w:rsidR="00870F3C" w:rsidRDefault="00000000">
            <w:pPr>
              <w:keepNext/>
              <w:widowControl/>
              <w:snapToGrid w:val="0"/>
              <w:spacing w:after="80" w:line="240" w:lineRule="auto"/>
              <w:jc w:val="center"/>
              <w:rPr>
                <w:del w:id="91080" w:author="Claude (E29 修订)" w:date="2026-10-08T23:00:00Z"/>
                <w:rFonts w:ascii="Times New Roman" w:eastAsia="Times New Roman" w:hAnsi="Times New Roman" w:cs="Times New Roman"/>
                <w:b/>
                <w:color w:val="1B1C1D"/>
                <w:sz w:val="20"/>
                <w:szCs w:val="20"/>
              </w:rPr>
            </w:pPr>
            <w:del w:id="91081" w:author="Claude (E29 修订)" w:date="2026-10-08T23:00:00Z">
              <w:r>
                <w:rPr>
                  <w:rStyle w:val="ad"/>
                  <w:rFonts w:ascii="Times New Roman" w:eastAsia="Times New Roman" w:hAnsi="Times New Roman" w:cs="Times New Roman"/>
                  <w:color w:val="1B1C1D"/>
                  <w:kern w:val="0"/>
                  <w:sz w:val="20"/>
                  <w:szCs w:val="20"/>
                  <w:lang w:bidi="ar"/>
                </w:rPr>
                <w:delText>To mild or less, n (%)</w:delText>
              </w:r>
            </w:del>
          </w:p>
        </w:tc>
      </w:tr>
      <w:tr w:rsidR="00870F3C" w14:paraId="2D3795E7" w14:textId="77777777">
        <w:trPr>
          <w:cantSplit/>
          <w:tblCellSpacing w:w="15" w:type="dxa"/>
          <w:jc w:val="center"/>
          <w:del w:id="91103" w:author="Claude (E29 修订)" w:date="2026-10-08T23:00:00Z"/>
        </w:trPr>
        <w:tc>
          <w:tcPr>
            <w:tcW w:w="3142" w:type="dxa"/>
            <w:tcMar>
              <w:top w:w="96" w:type="dxa"/>
              <w:left w:w="144" w:type="dxa"/>
              <w:bottom w:w="96" w:type="dxa"/>
              <w:right w:w="144" w:type="dxa"/>
            </w:tcMar>
            <w:vAlign w:val="center"/>
          </w:tcPr>
          <w:p w14:paraId="4890DAB6" w14:textId="77777777" w:rsidR="00870F3C" w:rsidRDefault="00000000">
            <w:pPr>
              <w:widowControl/>
              <w:snapToGrid w:val="0"/>
              <w:spacing w:after="80" w:line="240" w:lineRule="auto"/>
              <w:jc w:val="left"/>
              <w:rPr>
                <w:del w:id="91082" w:author="Claude (E29 修订)" w:date="2026-10-08T23:00:00Z"/>
                <w:rFonts w:ascii="Times New Roman" w:eastAsia="Times New Roman" w:hAnsi="Times New Roman" w:cs="Times New Roman"/>
                <w:color w:val="1B1C1D"/>
                <w:sz w:val="20"/>
                <w:szCs w:val="20"/>
              </w:rPr>
            </w:pPr>
            <w:del w:id="91083" w:author="Claude (E29 修订)" w:date="2026-10-08T23:00:00Z">
              <w:r>
                <w:rPr>
                  <w:rFonts w:ascii="Times New Roman" w:eastAsia="Times New Roman" w:hAnsi="Times New Roman" w:cs="Times New Roman"/>
                  <w:color w:val="1B1C1D"/>
                  <w:kern w:val="0"/>
                  <w:sz w:val="20"/>
                  <w:szCs w:val="20"/>
                  <w:lang w:bidi="ar"/>
                </w:rPr>
                <w:delText>MR</w:delText>
              </w:r>
            </w:del>
          </w:p>
        </w:tc>
        <w:tc>
          <w:tcPr>
            <w:tcW w:w="831" w:type="dxa"/>
            <w:tcMar>
              <w:top w:w="96" w:type="dxa"/>
              <w:left w:w="144" w:type="dxa"/>
              <w:bottom w:w="96" w:type="dxa"/>
              <w:right w:w="144" w:type="dxa"/>
            </w:tcMar>
            <w:vAlign w:val="center"/>
          </w:tcPr>
          <w:p w14:paraId="78234AE9" w14:textId="77777777" w:rsidR="00870F3C" w:rsidRDefault="00000000">
            <w:pPr>
              <w:widowControl/>
              <w:snapToGrid w:val="0"/>
              <w:spacing w:after="80" w:line="240" w:lineRule="auto"/>
              <w:jc w:val="center"/>
              <w:rPr>
                <w:del w:id="91084" w:author="Claude (E29 修订)" w:date="2026-10-08T23:00:00Z"/>
                <w:rFonts w:ascii="Times New Roman" w:eastAsia="Times New Roman" w:hAnsi="Times New Roman" w:cs="Times New Roman"/>
                <w:color w:val="1B1C1D"/>
                <w:sz w:val="20"/>
                <w:szCs w:val="20"/>
              </w:rPr>
            </w:pPr>
            <w:del w:id="91085" w:author="Claude (E29 修订)" w:date="2026-10-08T23:00:00Z">
              <w:r>
                <w:rPr>
                  <w:rFonts w:ascii="Times New Roman" w:eastAsia="Times New Roman" w:hAnsi="Times New Roman" w:cs="Times New Roman"/>
                  <w:color w:val="1B1C1D"/>
                  <w:kern w:val="0"/>
                  <w:sz w:val="20"/>
                  <w:szCs w:val="20"/>
                  <w:lang w:bidi="ar"/>
                </w:rPr>
                <w:delText>178</w:delText>
              </w:r>
            </w:del>
          </w:p>
        </w:tc>
        <w:tc>
          <w:tcPr>
            <w:tcW w:w="1571" w:type="dxa"/>
            <w:tcMar>
              <w:top w:w="96" w:type="dxa"/>
              <w:left w:w="144" w:type="dxa"/>
              <w:bottom w:w="96" w:type="dxa"/>
              <w:right w:w="144" w:type="dxa"/>
            </w:tcMar>
            <w:vAlign w:val="center"/>
          </w:tcPr>
          <w:p w14:paraId="7CFDC1D4" w14:textId="77777777" w:rsidR="00870F3C" w:rsidRDefault="00000000">
            <w:pPr>
              <w:widowControl/>
              <w:snapToGrid w:val="0"/>
              <w:spacing w:after="80" w:line="240" w:lineRule="auto"/>
              <w:jc w:val="center"/>
              <w:rPr>
                <w:del w:id="91086" w:author="Claude (E29 修订)" w:date="2026-10-08T23:00:00Z"/>
                <w:rFonts w:ascii="Times New Roman" w:eastAsia="Times New Roman" w:hAnsi="Times New Roman" w:cs="Times New Roman"/>
                <w:color w:val="1B1C1D"/>
                <w:sz w:val="20"/>
                <w:szCs w:val="20"/>
              </w:rPr>
            </w:pPr>
            <w:del w:id="91087" w:author="Claude (E29 修订)" w:date="2026-10-08T23:00:00Z">
              <w:r>
                <w:rPr>
                  <w:rFonts w:ascii="Times New Roman" w:eastAsia="Times New Roman" w:hAnsi="Times New Roman" w:cs="Times New Roman"/>
                  <w:color w:val="1B1C1D"/>
                  <w:kern w:val="0"/>
                  <w:sz w:val="20"/>
                  <w:szCs w:val="20"/>
                  <w:lang w:bidi="ar"/>
                </w:rPr>
                <w:delText>86 (48.3)</w:delText>
              </w:r>
            </w:del>
          </w:p>
        </w:tc>
        <w:tc>
          <w:tcPr>
            <w:tcW w:w="1386" w:type="dxa"/>
            <w:tcMar>
              <w:top w:w="96" w:type="dxa"/>
              <w:left w:w="144" w:type="dxa"/>
              <w:bottom w:w="96" w:type="dxa"/>
              <w:right w:w="144" w:type="dxa"/>
            </w:tcMar>
            <w:vAlign w:val="center"/>
          </w:tcPr>
          <w:p w14:paraId="2E01E584" w14:textId="77777777" w:rsidR="00870F3C" w:rsidRDefault="00000000">
            <w:pPr>
              <w:widowControl/>
              <w:snapToGrid w:val="0"/>
              <w:spacing w:after="80" w:line="240" w:lineRule="auto"/>
              <w:jc w:val="center"/>
              <w:rPr>
                <w:del w:id="91088" w:author="Claude (E29 修订)" w:date="2026-10-08T23:00:00Z"/>
                <w:rFonts w:ascii="Times New Roman" w:eastAsia="Times New Roman" w:hAnsi="Times New Roman" w:cs="Times New Roman"/>
                <w:color w:val="1B1C1D"/>
                <w:sz w:val="20"/>
                <w:szCs w:val="20"/>
              </w:rPr>
            </w:pPr>
            <w:del w:id="91089" w:author="Claude (E29 修订)" w:date="2026-10-08T23:00:00Z">
              <w:r>
                <w:rPr>
                  <w:rFonts w:ascii="Times New Roman" w:eastAsia="Times New Roman" w:hAnsi="Times New Roman" w:cs="Times New Roman"/>
                  <w:color w:val="1B1C1D"/>
                  <w:kern w:val="0"/>
                  <w:sz w:val="20"/>
                  <w:szCs w:val="20"/>
                  <w:lang w:bidi="ar"/>
                </w:rPr>
                <w:delText>30 (16.9)</w:delText>
              </w:r>
            </w:del>
          </w:p>
        </w:tc>
        <w:tc>
          <w:tcPr>
            <w:tcW w:w="2310" w:type="dxa"/>
            <w:tcMar>
              <w:top w:w="96" w:type="dxa"/>
              <w:left w:w="144" w:type="dxa"/>
              <w:bottom w:w="96" w:type="dxa"/>
              <w:right w:w="144" w:type="dxa"/>
            </w:tcMar>
            <w:vAlign w:val="center"/>
          </w:tcPr>
          <w:p w14:paraId="19CECA67" w14:textId="77777777" w:rsidR="00870F3C" w:rsidRDefault="00000000">
            <w:pPr>
              <w:widowControl/>
              <w:snapToGrid w:val="0"/>
              <w:spacing w:after="80" w:line="240" w:lineRule="auto"/>
              <w:jc w:val="center"/>
              <w:rPr>
                <w:del w:id="91090" w:author="Claude (E29 修订)" w:date="2026-10-08T23:00:00Z"/>
                <w:rFonts w:ascii="Times New Roman" w:eastAsia="Times New Roman" w:hAnsi="Times New Roman" w:cs="Times New Roman"/>
                <w:color w:val="1B1C1D"/>
                <w:sz w:val="20"/>
                <w:szCs w:val="20"/>
              </w:rPr>
            </w:pPr>
            <w:del w:id="91091" w:author="Claude (E29 修订)" w:date="2026-10-08T23:00:00Z">
              <w:r>
                <w:rPr>
                  <w:rFonts w:ascii="Times New Roman" w:eastAsia="Times New Roman" w:hAnsi="Times New Roman" w:cs="Times New Roman"/>
                  <w:color w:val="1B1C1D"/>
                  <w:kern w:val="0"/>
                  <w:sz w:val="20"/>
                  <w:szCs w:val="20"/>
                  <w:lang w:bidi="ar"/>
                </w:rPr>
                <w:delText>77 (43.3)</w:delText>
              </w:r>
            </w:del>
          </w:p>
        </w:tc>
      </w:tr>
      <w:tr w:rsidR="00870F3C" w14:paraId="5C9875AB" w14:textId="77777777">
        <w:trPr>
          <w:cantSplit/>
          <w:tblCellSpacing w:w="15" w:type="dxa"/>
          <w:jc w:val="center"/>
          <w:del w:id="91104" w:author="Claude (E29 修订)" w:date="2026-10-08T23:00:00Z"/>
        </w:trPr>
        <w:tc>
          <w:tcPr>
            <w:tcW w:w="3142" w:type="dxa"/>
            <w:tcMar>
              <w:top w:w="96" w:type="dxa"/>
              <w:left w:w="144" w:type="dxa"/>
              <w:bottom w:w="96" w:type="dxa"/>
              <w:right w:w="144" w:type="dxa"/>
            </w:tcMar>
            <w:vAlign w:val="center"/>
          </w:tcPr>
          <w:p w14:paraId="487E9982" w14:textId="77777777" w:rsidR="00870F3C" w:rsidRDefault="00000000">
            <w:pPr>
              <w:widowControl/>
              <w:snapToGrid w:val="0"/>
              <w:spacing w:after="80" w:line="240" w:lineRule="auto"/>
              <w:jc w:val="left"/>
              <w:rPr>
                <w:del w:id="91092" w:author="Claude (E29 修订)" w:date="2026-10-08T23:00:00Z"/>
                <w:rFonts w:ascii="Times New Roman" w:eastAsia="Times New Roman" w:hAnsi="Times New Roman" w:cs="Times New Roman"/>
                <w:color w:val="1B1C1D"/>
                <w:sz w:val="20"/>
                <w:szCs w:val="20"/>
              </w:rPr>
            </w:pPr>
            <w:del w:id="91093" w:author="Claude (E29 修订)" w:date="2026-10-08T23:00:00Z">
              <w:r>
                <w:rPr>
                  <w:rFonts w:ascii="Times New Roman" w:eastAsia="Times New Roman" w:hAnsi="Times New Roman" w:cs="Times New Roman"/>
                  <w:color w:val="1B1C1D"/>
                  <w:kern w:val="0"/>
                  <w:sz w:val="20"/>
                  <w:szCs w:val="20"/>
                  <w:lang w:bidi="ar"/>
                </w:rPr>
                <w:delText>TR</w:delText>
              </w:r>
            </w:del>
          </w:p>
        </w:tc>
        <w:tc>
          <w:tcPr>
            <w:tcW w:w="831" w:type="dxa"/>
            <w:tcMar>
              <w:top w:w="96" w:type="dxa"/>
              <w:left w:w="144" w:type="dxa"/>
              <w:bottom w:w="96" w:type="dxa"/>
              <w:right w:w="144" w:type="dxa"/>
            </w:tcMar>
            <w:vAlign w:val="center"/>
          </w:tcPr>
          <w:p w14:paraId="3BD3DADB" w14:textId="77777777" w:rsidR="00870F3C" w:rsidRDefault="00000000">
            <w:pPr>
              <w:widowControl/>
              <w:snapToGrid w:val="0"/>
              <w:spacing w:after="80" w:line="240" w:lineRule="auto"/>
              <w:jc w:val="center"/>
              <w:rPr>
                <w:del w:id="91094" w:author="Claude (E29 修订)" w:date="2026-10-08T23:00:00Z"/>
                <w:rFonts w:ascii="Times New Roman" w:eastAsia="Times New Roman" w:hAnsi="Times New Roman" w:cs="Times New Roman"/>
                <w:color w:val="1B1C1D"/>
                <w:sz w:val="20"/>
                <w:szCs w:val="20"/>
              </w:rPr>
            </w:pPr>
            <w:del w:id="91095" w:author="Claude (E29 修订)" w:date="2026-10-08T23:00:00Z">
              <w:r>
                <w:rPr>
                  <w:rFonts w:ascii="Times New Roman" w:eastAsia="Times New Roman" w:hAnsi="Times New Roman" w:cs="Times New Roman"/>
                  <w:color w:val="1B1C1D"/>
                  <w:kern w:val="0"/>
                  <w:sz w:val="20"/>
                  <w:szCs w:val="20"/>
                  <w:lang w:bidi="ar"/>
                </w:rPr>
                <w:delText>307</w:delText>
              </w:r>
            </w:del>
          </w:p>
        </w:tc>
        <w:tc>
          <w:tcPr>
            <w:tcW w:w="1571" w:type="dxa"/>
            <w:tcMar>
              <w:top w:w="96" w:type="dxa"/>
              <w:left w:w="144" w:type="dxa"/>
              <w:bottom w:w="96" w:type="dxa"/>
              <w:right w:w="144" w:type="dxa"/>
            </w:tcMar>
            <w:vAlign w:val="center"/>
          </w:tcPr>
          <w:p w14:paraId="497FDA1A" w14:textId="77777777" w:rsidR="00870F3C" w:rsidRDefault="00000000">
            <w:pPr>
              <w:widowControl/>
              <w:snapToGrid w:val="0"/>
              <w:spacing w:after="80" w:line="240" w:lineRule="auto"/>
              <w:jc w:val="center"/>
              <w:rPr>
                <w:del w:id="91096" w:author="Claude (E29 修订)" w:date="2026-10-08T23:00:00Z"/>
                <w:rFonts w:ascii="Times New Roman" w:eastAsia="Times New Roman" w:hAnsi="Times New Roman" w:cs="Times New Roman"/>
                <w:color w:val="1B1C1D"/>
                <w:sz w:val="20"/>
                <w:szCs w:val="20"/>
              </w:rPr>
            </w:pPr>
            <w:del w:id="91097" w:author="Claude (E29 修订)" w:date="2026-10-08T23:00:00Z">
              <w:r>
                <w:rPr>
                  <w:rFonts w:ascii="Times New Roman" w:eastAsia="Times New Roman" w:hAnsi="Times New Roman" w:cs="Times New Roman"/>
                  <w:color w:val="1B1C1D"/>
                  <w:kern w:val="0"/>
                  <w:sz w:val="20"/>
                  <w:szCs w:val="20"/>
                  <w:lang w:bidi="ar"/>
                </w:rPr>
                <w:delText>176 (57.3)</w:delText>
              </w:r>
            </w:del>
          </w:p>
        </w:tc>
        <w:tc>
          <w:tcPr>
            <w:tcW w:w="1386" w:type="dxa"/>
            <w:tcMar>
              <w:top w:w="96" w:type="dxa"/>
              <w:left w:w="144" w:type="dxa"/>
              <w:bottom w:w="96" w:type="dxa"/>
              <w:right w:w="144" w:type="dxa"/>
            </w:tcMar>
            <w:vAlign w:val="center"/>
          </w:tcPr>
          <w:p w14:paraId="48DEE96B" w14:textId="77777777" w:rsidR="00870F3C" w:rsidRDefault="00000000">
            <w:pPr>
              <w:widowControl/>
              <w:snapToGrid w:val="0"/>
              <w:spacing w:after="80" w:line="240" w:lineRule="auto"/>
              <w:jc w:val="center"/>
              <w:rPr>
                <w:del w:id="91098" w:author="Claude (E29 修订)" w:date="2026-10-08T23:00:00Z"/>
                <w:rFonts w:ascii="Times New Roman" w:eastAsia="Times New Roman" w:hAnsi="Times New Roman" w:cs="Times New Roman"/>
                <w:color w:val="1B1C1D"/>
                <w:sz w:val="20"/>
                <w:szCs w:val="20"/>
              </w:rPr>
            </w:pPr>
            <w:del w:id="91099" w:author="Claude (E29 修订)" w:date="2026-10-08T23:00:00Z">
              <w:r>
                <w:rPr>
                  <w:rFonts w:ascii="Times New Roman" w:eastAsia="Times New Roman" w:hAnsi="Times New Roman" w:cs="Times New Roman"/>
                  <w:color w:val="1B1C1D"/>
                  <w:kern w:val="0"/>
                  <w:sz w:val="20"/>
                  <w:szCs w:val="20"/>
                  <w:lang w:bidi="ar"/>
                </w:rPr>
                <w:delText>67 (21.8)</w:delText>
              </w:r>
            </w:del>
          </w:p>
        </w:tc>
        <w:tc>
          <w:tcPr>
            <w:tcW w:w="2310" w:type="dxa"/>
            <w:tcMar>
              <w:top w:w="96" w:type="dxa"/>
              <w:left w:w="144" w:type="dxa"/>
              <w:bottom w:w="96" w:type="dxa"/>
              <w:right w:w="144" w:type="dxa"/>
            </w:tcMar>
            <w:vAlign w:val="center"/>
          </w:tcPr>
          <w:p w14:paraId="2AAD7CC6" w14:textId="77777777" w:rsidR="00870F3C" w:rsidRDefault="00000000">
            <w:pPr>
              <w:widowControl/>
              <w:snapToGrid w:val="0"/>
              <w:spacing w:after="80" w:line="240" w:lineRule="auto"/>
              <w:jc w:val="center"/>
              <w:rPr>
                <w:del w:id="91100" w:author="Claude (E29 修订)" w:date="2026-10-08T23:00:00Z"/>
                <w:rFonts w:ascii="Times New Roman" w:eastAsia="Times New Roman" w:hAnsi="Times New Roman" w:cs="Times New Roman"/>
                <w:color w:val="1B1C1D"/>
                <w:sz w:val="20"/>
                <w:szCs w:val="20"/>
              </w:rPr>
            </w:pPr>
            <w:del w:id="91101" w:author="Claude (E29 修订)" w:date="2026-10-08T23:00:00Z">
              <w:r>
                <w:rPr>
                  <w:rFonts w:ascii="Times New Roman" w:eastAsia="Times New Roman" w:hAnsi="Times New Roman" w:cs="Times New Roman"/>
                  <w:color w:val="1B1C1D"/>
                  <w:kern w:val="0"/>
                  <w:sz w:val="20"/>
                  <w:szCs w:val="20"/>
                  <w:lang w:bidi="ar"/>
                </w:rPr>
                <w:delText>150 (48.9)</w:delText>
              </w:r>
            </w:del>
          </w:p>
        </w:tc>
      </w:tr>
    </w:tbl>
    <w:p w14:paraId="5FE714BC" w14:textId="77777777" w:rsidR="00870F3C" w:rsidRDefault="00000000">
      <w:pPr>
        <w:spacing w:line="240" w:lineRule="auto"/>
        <w:rPr>
          <w:del w:id="91105" w:author="Claude (E29 修订)" w:date="2026-10-08T23:00:00Z"/>
          <w:rFonts w:ascii="Times New Roman" w:eastAsia="Times New Roman" w:hAnsi="Times New Roman" w:cs="Times New Roman"/>
          <w:color w:val="1B1C1D"/>
          <w:kern w:val="0"/>
          <w:lang w:bidi="ar"/>
        </w:rPr>
      </w:pPr>
      <w:del w:id="91106" w:author="Claude (E29 修订)" w:date="2026-10-08T23:00:00Z">
        <w:r>
          <w:rPr>
            <w:rFonts w:ascii="Times New Roman" w:hAnsi="Times New Roman"/>
            <w:sz w:val="20"/>
          </w:rPr>
          <w:delText>Baseline analysis grade ≥2 defines the study-defined moderate-or-greater category, including report-labelled mild-to-moderate regurgitation (Methods). Improvement is a reduction of ≥1 or ≥2 analysis grades; regression to grade ≤1 means mild or less. Values are n (%); denominators are valve series. MR, mitral regurgitation; TR, tricuspid regurgitation.</w:delText>
        </w:r>
      </w:del>
    </w:p>
    <w:p w14:paraId="3F13548D" w14:textId="77777777" w:rsidR="00EB4A39" w:rsidRPr="00A07A84" w:rsidRDefault="00000000" w:rsidP="00A07A84">
      <w:pPr>
        <w:pStyle w:val="3"/>
        <w:keepNext/>
        <w:widowControl/>
        <w:spacing w:beforeAutospacing="0" w:afterAutospacing="0"/>
        <w:rPr>
          <w:rFonts w:hint="default"/>
          <w:color w:val="000000"/>
        </w:rPr>
      </w:pPr>
      <w:r w:rsidRPr="00A07A84">
        <w:rPr>
          <w:color w:val="000000"/>
        </w:rPr>
        <w:t xml:space="preserve">One-year trajectories </w:t>
      </w:r>
    </w:p>
    <w:p w14:paraId="639F8069" w14:textId="77777777" w:rsidR="00EB4A39" w:rsidRDefault="00000000">
      <w:r>
        <w:rPr>
          <w:rFonts w:ascii="Times New Roman" w:eastAsia="Times New Roman" w:hAnsi="Times New Roman" w:cs="Times New Roman"/>
          <w:color w:val="1B1C1D"/>
          <w:kern w:val="0"/>
          <w:lang w:bidi="ar"/>
        </w:rPr>
        <w:t>Clinically indicated TTE at approximately 1 year was available for 155 MR and 219 TR series. Early improvement persisted in 58/71 MR (81.7%) and 102/118 TR series (86.4%); delayed improvement occurred in 26/84 (31.0%) and 37/101 (36.6%), respectively (</w:t>
      </w:r>
      <w:r>
        <w:rPr>
          <w:rFonts w:ascii="Times New Roman" w:eastAsia="Times New Roman" w:hAnsi="Times New Roman" w:cs="Times New Roman"/>
          <w:color w:val="1B1C1D"/>
          <w:kern w:val="0"/>
          <w:lang w:bidi="ar"/>
        </w:rPr>
        <w:t xml:space="preserve">Figure 2E; </w:t>
      </w:r>
      <w:r>
        <w:rPr>
          <w:rFonts w:ascii="Times New Roman" w:eastAsia="Times New Roman" w:hAnsi="Times New Roman" w:cs="Times New Roman"/>
          <w:color w:val="1B1C1D"/>
          <w:kern w:val="0"/>
          <w:lang w:bidi="ar"/>
        </w:rPr>
        <w:t xml:space="preserve">Supplementary Table S</w:t>
      </w:r>
      <w:del w:id="91153" w:author="Claude (E29 修订)" w:date="2026-10-08T23:00:00Z">
        <w:r>
          <w:rPr>
            <w:rFonts w:ascii="Times New Roman" w:eastAsia="Times New Roman" w:hAnsi="Times New Roman" w:cs="Times New Roman"/>
            <w:color w:val="1B1C1D"/>
            <w:kern w:val="0"/>
            <w:lang w:bidi="ar"/>
          </w:rPr>
          <w:delText xml:space="preserve">11</w:delText>
        </w:r>
      </w:del>
      <w:ins w:id="91154" w:author="Claude (E29 修订)" w:date="2026-10-08T23:00:00Z">
        <w:r>
          <w:rPr>
            <w:rFonts w:ascii="Times New Roman" w:eastAsia="Times New Roman" w:hAnsi="Times New Roman" w:cs="Times New Roman"/>
            <w:color w:val="1B1C1D"/>
            <w:kern w:val="0"/>
            <w:lang w:bidi="ar"/>
          </w:rPr>
          <w:t xml:space="preserve">10</w:t>
        </w:r>
      </w:ins>
      <w:r>
        <w:rPr>
          <w:rFonts w:ascii="Times New Roman" w:eastAsia="Times New Roman" w:hAnsi="Times New Roman" w:cs="Times New Roman"/>
          <w:color w:val="1B1C1D"/>
          <w:kern w:val="0"/>
          <w:lang w:bidi="ar"/>
        </w:rPr>
        <w:t xml:space="preserve">).</w:t>
      </w:r>
    </w:p>
    <w:p w14:paraId="790E1827" w14:textId="77777777" w:rsidR="00EB4A39" w:rsidRDefault="00000000">
      <w:r>
        <w:rPr>
          <w:rFonts w:ascii="Times New Roman" w:eastAsia="Times New Roman" w:hAnsi="Times New Roman" w:cs="Times New Roman"/>
          <w:color w:val="1B1C1D"/>
          <w:kern w:val="0"/>
          <w:lang w:bidi="ar"/>
        </w:rPr>
        <w:t xml:space="preserve">In paroxysmal AF, early improvement persisted at 1 year in 20/27 MR series (74.1%) and 29/35 TR series (82.9%). Both valves remained improved in 6/10 procedures with early joint improvement (60.0%; Supplementary Table S</w:t>
      </w:r>
      <w:del w:id="91155" w:author="Claude (E29 修订)" w:date="2026-10-08T23:00:00Z">
        <w:r>
          <w:rPr>
            <w:rFonts w:ascii="Times New Roman" w:eastAsia="Times New Roman" w:hAnsi="Times New Roman" w:cs="Times New Roman"/>
            <w:color w:val="1B1C1D"/>
            <w:kern w:val="0"/>
            <w:lang w:bidi="ar"/>
          </w:rPr>
          <w:delText xml:space="preserve">12</w:delText>
        </w:r>
      </w:del>
      <w:ins w:id="91156" w:author="Claude (E29 修订)" w:date="2026-10-08T23:00:00Z">
        <w:r>
          <w:rPr>
            <w:rFonts w:ascii="Times New Roman" w:eastAsia="Times New Roman" w:hAnsi="Times New Roman" w:cs="Times New Roman"/>
            <w:color w:val="1B1C1D"/>
            <w:kern w:val="0"/>
            <w:lang w:bidi="ar"/>
          </w:rPr>
          <w:t xml:space="preserve">11</w:t>
        </w:r>
      </w:ins>
      <w:r>
        <w:rPr>
          <w:rFonts w:ascii="Times New Roman" w:eastAsia="Times New Roman" w:hAnsi="Times New Roman" w:cs="Times New Roman"/>
          <w:color w:val="1B1C1D"/>
          <w:kern w:val="0"/>
          <w:lang w:bidi="ar"/>
        </w:rPr>
        <w:t xml:space="preserve">).</w:t>
      </w:r>
    </w:p>
    <w:p w14:paraId="2CC19278" w14:textId="77777777" w:rsidR="00EB4A39" w:rsidRDefault="00000000">
      <w:r>
        <w:rPr>
          <w:rFonts w:ascii="Times New Roman" w:eastAsia="Times New Roman" w:hAnsi="Times New Roman" w:cs="Times New Roman"/>
          <w:color w:val="1B1C1D"/>
          <w:kern w:val="0"/>
          <w:lang w:bidi="ar"/>
        </w:rPr>
        <w:t xml:space="preserve">In persistent AF, early improvement persisted in 38/44 MR series (86.4%) and 73/83 TR series (88.0%). Both remained improved in 28/31 procedures with early joint improvement (90.3%). </w:t>
      </w:r>
      <w:r>
        <w:rPr>
          <w:rFonts w:ascii="Times New Roman" w:eastAsia="Times New Roman" w:hAnsi="Times New Roman" w:cs="Times New Roman"/>
          <w:color w:val="1B1C1D"/>
          <w:kern w:val="0"/>
          <w:lang w:bidi="ar"/>
        </w:rPr>
        <w:lastRenderedPageBreak/>
        <w:t xml:space="preserve">Overall, late joint improvement occurred in 34/41 procedures with early joint improvement versus 7/37 with neither initially improved (Figure </w:t>
      </w:r>
      <w:r>
        <w:rPr>
          <w:rFonts w:ascii="Times New Roman" w:eastAsia="Times New Roman" w:hAnsi="Times New Roman" w:cs="Times New Roman"/>
          <w:color w:val="1B1C1D"/>
          <w:kern w:val="0"/>
          <w:lang w:bidi="ar"/>
        </w:rPr>
        <w:t>2F</w:t>
      </w:r>
      <w:r>
        <w:rPr>
          <w:rFonts w:ascii="Times New Roman" w:eastAsia="Times New Roman" w:hAnsi="Times New Roman" w:cs="Times New Roman"/>
          <w:color w:val="1B1C1D"/>
          <w:kern w:val="0"/>
          <w:lang w:bidi="ar"/>
        </w:rPr>
        <w:t>).</w:t>
      </w:r>
    </w:p>
    <w:p w14:paraId="191CDAA4" w14:textId="77777777" w:rsidR="00870F3C" w:rsidRDefault="00000000">
      <w:pPr>
        <w:pStyle w:val="2"/>
        <w:keepNext/>
        <w:widowControl/>
        <w:spacing w:beforeAutospacing="0" w:afterAutospacing="0"/>
        <w:rPr>
          <w:rFonts w:hint="default"/>
          <w:color w:val="1B1C1D"/>
        </w:rPr>
      </w:pPr>
      <w:r>
        <w:rPr>
          <w:rFonts w:hint="default"/>
          <w:color w:val="000000"/>
        </w:rPr>
        <w:t>Discussion</w:t>
      </w:r>
    </w:p>
    <w:p w14:paraId="02FC7F47" w14:textId="77777777" w:rsidR="00870F3C" w:rsidRDefault="00000000">
      <w:pPr>
        <w:widowControl/>
        <w:rPr>
          <w:rFonts w:eastAsia="宋体"/>
          <w:color w:val="1B1C1D"/>
          <w:lang w:bidi="ar"/>
        </w:rPr>
      </w:pPr>
      <w:r>
        <w:rPr>
          <w:rFonts w:ascii="Times New Roman" w:hAnsi="Times New Roman"/>
          <w:color w:val="1B1C1D"/>
        </w:rPr>
        <w:t>Parallel analyses in paroxysmal and persistent AF identified excess joint MR/TR improvement alongside frequent discordance. Individual-valve improvement occurred in isolated and combined disease, with no clear adjusted difference between phenotypes. Shared and valve-specific baseline associations, followed by differing rhythm and atrial associations, placed the joint response pattern in clinical context. The moderate-or-greater analyses showed why each valve’s residual severity matters even when its grade decreases.</w:t>
      </w:r>
    </w:p>
    <w:p w14:paraId="2BAB7506" w14:textId="77777777" w:rsidR="00870F3C" w:rsidRDefault="00000000">
      <w:pPr>
        <w:pStyle w:val="3"/>
        <w:keepNext/>
        <w:widowControl/>
        <w:rPr>
          <w:rFonts w:eastAsia="sans-serif" w:hint="default"/>
          <w:color w:val="1B1C1D"/>
          <w:lang w:bidi="ar"/>
        </w:rPr>
      </w:pPr>
      <w:r>
        <w:rPr>
          <w:color w:val="1B1C1D"/>
          <w:lang w:bidi="ar"/>
        </w:rPr>
        <w:t>Shared response patterns across AF types</w:t>
      </w:r>
    </w:p>
    <w:p w14:paraId="6BB543CB"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The 2,322-patient baseline phenotype cohort described the distribution of isolated and combined regurgitation among ablation candidates: combined regurgitation was more frequent in persistent AF and accompanied greater </w:t>
      </w:r>
      <w:proofErr w:type="spellStart"/>
      <w:r>
        <w:rPr>
          <w:rFonts w:ascii="Times New Roman" w:eastAsia="Times New Roman" w:hAnsi="Times New Roman" w:cs="Times New Roman"/>
          <w:color w:val="1B1C1D"/>
          <w:kern w:val="0"/>
          <w:lang w:bidi="ar"/>
        </w:rPr>
        <w:t>biatrial</w:t>
      </w:r>
      <w:proofErr w:type="spellEnd"/>
      <w:r>
        <w:rPr>
          <w:rFonts w:ascii="Times New Roman" w:eastAsia="Times New Roman" w:hAnsi="Times New Roman" w:cs="Times New Roman"/>
          <w:color w:val="1B1C1D"/>
          <w:kern w:val="0"/>
          <w:lang w:bidi="ar"/>
        </w:rPr>
        <w:t xml:space="preserve"> enlargement and higher grades. MR–TR co-occurrence remained associated after adjustment in both AF types, consistent with an atrial substrate.</w:t>
      </w:r>
      <w:r>
        <w:rPr>
          <w:rFonts w:ascii="Times New Roman" w:eastAsia="Times New Roman" w:hAnsi="Times New Roman" w:cs="Times New Roman"/>
          <w:color w:val="1B1C1D"/>
          <w:kern w:val="0"/>
          <w:vertAlign w:val="superscript"/>
          <w:lang w:bidi="ar"/>
        </w:rPr>
        <w:t>1,2,7,8</w:t>
      </w:r>
      <w:r>
        <w:rPr>
          <w:rFonts w:ascii="Times New Roman" w:eastAsia="Times New Roman" w:hAnsi="Times New Roman" w:cs="Times New Roman"/>
          <w:color w:val="1B1C1D"/>
          <w:kern w:val="0"/>
          <w:lang w:bidi="ar"/>
        </w:rPr>
        <w:t xml:space="preserve"> These data extend the baseline phenotype described before cardioversion to a larger ablation population that includes both AF types.</w:t>
      </w:r>
      <w:r>
        <w:rPr>
          <w:rFonts w:ascii="Times New Roman" w:eastAsia="Times New Roman" w:hAnsi="Times New Roman" w:cs="Times New Roman"/>
          <w:color w:val="1B1C1D"/>
          <w:kern w:val="0"/>
          <w:vertAlign w:val="superscript"/>
          <w:lang w:bidi="ar"/>
        </w:rPr>
        <w:t>9</w:t>
      </w:r>
      <w:r>
        <w:rPr>
          <w:rFonts w:ascii="Times New Roman" w:eastAsia="Times New Roman" w:hAnsi="Times New Roman" w:cs="Times New Roman"/>
          <w:color w:val="1B1C1D"/>
          <w:kern w:val="0"/>
          <w:lang w:bidi="ar"/>
        </w:rPr>
        <w:t xml:space="preserve"> The isolated-versus-combined comparison showed that individual-valve improvement was not confined to combined disease. This comparison provided the reference for the within-patient analysis, which asked whether the two responses were associated rather than simply frequent. Nonsignificant phenotype comparisons do not establish equivalence.</w:t>
      </w:r>
    </w:p>
    <w:p w14:paraId="23F6A0B5" w14:textId="77777777" w:rsidR="00870F3C" w:rsidRDefault="00000000">
      <w:pPr>
        <w:pStyle w:val="3"/>
        <w:keepNext/>
        <w:widowControl/>
        <w:rPr>
          <w:rFonts w:eastAsia="sans-serif" w:hint="default"/>
          <w:color w:val="1B1C1D"/>
          <w:lang w:bidi="ar"/>
        </w:rPr>
      </w:pPr>
      <w:r>
        <w:rPr>
          <w:color w:val="1B1C1D"/>
          <w:lang w:bidi="ar"/>
        </w:rPr>
        <w:lastRenderedPageBreak/>
        <w:t>Joint improvement and valve-specific variation</w:t>
      </w:r>
    </w:p>
    <w:p w14:paraId="4780110D"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Excess joint improvement in both AF types supports a shared response pattern across different clinical settings. Common definitions and model contrasts made this comparison interpretable, although nonsignificant heterogeneity does not establish identical associations. Shared rhythm, loading, or atrial changes could contribute to joint improvement. Frequent discordance shows that improvement in one valve cannot stand in for assessment of the other. Concurrent atrial adjustment cannot establish mediation.</w:t>
      </w:r>
    </w:p>
    <w:p w14:paraId="171AFCA3"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Blinded re-reading supported the overall finding and the persistent AF estimate; the smaller paroxysmal estimate remained inconclusive. Adjustment for baseline severity and the AR comparison provide additional checks, although selective AR documentation limits its value as a negative control. Shared acquisition conditions, rhythm-related grading variation, and regression to the mean remain possible contributors. The two AF-type groups therefore broaden the clinical setting examined, while sharing important sources of measurement and selection bias.</w:t>
      </w:r>
    </w:p>
    <w:p w14:paraId="015AB5B0" w14:textId="77777777" w:rsidR="00870F3C" w:rsidRDefault="00000000">
      <w:pPr>
        <w:pStyle w:val="3"/>
        <w:keepNext/>
        <w:widowControl/>
        <w:rPr>
          <w:rFonts w:eastAsia="sans-serif" w:hint="default"/>
          <w:color w:val="1B1C1D"/>
          <w:lang w:bidi="ar"/>
        </w:rPr>
      </w:pPr>
      <w:r>
        <w:rPr>
          <w:color w:val="1B1C1D"/>
          <w:lang w:bidi="ar"/>
        </w:rPr>
        <w:t>Shared atrial associations and differences in rhythm associations</w:t>
      </w:r>
    </w:p>
    <w:p w14:paraId="0FF8C475"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The parallel framework also revealed differences: SR accompanied TR improvement mainly in persistent AF, whereas SR was nearly universal in paroxysmal AF, limiting the rhythm contrast. In contrast, RA reduction accompanied TR improvement in both AF types, and MR improvement accompanied reduction of both atria. These observations extend earlier individual-valve findings.</w:t>
      </w:r>
      <w:r>
        <w:rPr>
          <w:rFonts w:ascii="Times New Roman" w:eastAsia="Times New Roman" w:hAnsi="Times New Roman" w:cs="Times New Roman"/>
          <w:color w:val="1B1C1D"/>
          <w:kern w:val="0"/>
          <w:vertAlign w:val="superscript"/>
          <w:lang w:bidi="ar"/>
        </w:rPr>
        <w:t>6,10,11</w:t>
      </w:r>
      <w:r>
        <w:rPr>
          <w:rFonts w:ascii="Times New Roman" w:eastAsia="Times New Roman" w:hAnsi="Times New Roman" w:cs="Times New Roman"/>
          <w:color w:val="1B1C1D"/>
          <w:kern w:val="0"/>
          <w:lang w:bidi="ar"/>
        </w:rPr>
        <w:t xml:space="preserve"> Changes in atrial contraction and annular geometry are </w:t>
      </w:r>
      <w:r>
        <w:rPr>
          <w:rFonts w:ascii="Times New Roman" w:eastAsia="Times New Roman" w:hAnsi="Times New Roman" w:cs="Times New Roman"/>
          <w:color w:val="1B1C1D"/>
          <w:kern w:val="0"/>
          <w:lang w:bidi="ar"/>
        </w:rPr>
        <w:lastRenderedPageBreak/>
        <w:t>plausible contributors</w:t>
      </w:r>
      <w:r>
        <w:rPr>
          <w:rFonts w:ascii="Times New Roman" w:eastAsia="Times New Roman" w:hAnsi="Times New Roman" w:cs="Times New Roman"/>
          <w:color w:val="1B1C1D"/>
          <w:kern w:val="0"/>
          <w:vertAlign w:val="superscript"/>
          <w:lang w:bidi="ar"/>
        </w:rPr>
        <w:t>19–21</w:t>
      </w:r>
      <w:r>
        <w:rPr>
          <w:rFonts w:ascii="Times New Roman" w:eastAsia="Times New Roman" w:hAnsi="Times New Roman" w:cs="Times New Roman"/>
          <w:color w:val="1B1C1D"/>
          <w:kern w:val="0"/>
          <w:lang w:bidi="ar"/>
        </w:rPr>
        <w:t xml:space="preserve"> but these were not directly measured. The results characterize shared and differing associations without determining which change preceded or caused another.</w:t>
      </w:r>
    </w:p>
    <w:p w14:paraId="559573BA" w14:textId="77777777" w:rsidR="00891D03" w:rsidRDefault="00000000">
      <w:pPr>
        <w:pStyle w:val="3"/>
        <w:keepNext/>
        <w:widowControl/>
        <w:rPr>
          <w:rFonts w:hint="default"/>
        </w:rPr>
      </w:pPr>
      <w:r>
        <w:rPr>
          <w:color w:val="1B1C1D"/>
          <w:lang w:bidi="ar"/>
        </w:rPr>
        <w:t>Baseline features and improvement expectations</w:t>
      </w:r>
    </w:p>
    <w:p w14:paraId="618586E4" w14:textId="77777777" w:rsidR="00891D03" w:rsidRDefault="00000000">
      <w:r>
        <w:rPr>
          <w:rFonts w:ascii="Times New Roman" w:eastAsia="Times New Roman" w:hAnsi="Times New Roman" w:cs="Times New Roman"/>
          <w:color w:val="1B1C1D"/>
          <w:kern w:val="0"/>
          <w:lang w:bidi="ar"/>
        </w:rPr>
        <w:t>The 12 baseline factors connect the response pattern to information available before ablation. BMI provided a shared association with improvement, whereas sex and chamber dimensions showed valve-specific associations. Thus, combined regurgitation can reflect a shared substrate while each valve retains a different improvement tendency. Higher BMI was associated with improvement of both valves overall and in moderate-or-greater series. The BMI–TR estimates had a similar direction across AF types, while the BMI–MR association was clearer in persistent AF without a confirmed between-group difference. These associations may help clinicians discuss the likelihood of a reversible component in functional regurgitation among suitable ablation candidates. They describe the patient’s baseline phenotype and do not imply that increasing weight improves regurgitation. Unindexed chamber diameters and residual body-size-related confounding also require consideration.</w:t>
      </w:r>
    </w:p>
    <w:p w14:paraId="5A94B2AA" w14:textId="77777777" w:rsidR="00891D03" w:rsidRDefault="00000000">
      <w:r>
        <w:rPr>
          <w:rFonts w:ascii="Times New Roman" w:hAnsi="Times New Roman"/>
        </w:rPr>
        <w:t>The valve-specific associations refine these expectations. Larger RA diameter was associated with less TR improvement after mutual adjustment, while larger LV end-diastolic diameter was associated with more improvement. These conditional estimates may reflect different structural and loading backgrounds.</w:t>
      </w:r>
      <w:r>
        <w:rPr>
          <w:rFonts w:ascii="Times New Roman" w:hAnsi="Times New Roman"/>
          <w:vertAlign w:val="superscript"/>
        </w:rPr>
        <w:t>22–25</w:t>
      </w:r>
      <w:r>
        <w:rPr>
          <w:rFonts w:ascii="Times New Roman" w:hAnsi="Times New Roman"/>
        </w:rPr>
        <w:t xml:space="preserve"> Female sex was associated with less MR improvement, and higher baseline TR grade with more grade reduction, partly reflecting greater opportunity to decrease. Such findings may indicate different degrees of reversibility within treated </w:t>
      </w:r>
      <w:r>
        <w:rPr>
          <w:rFonts w:ascii="Times New Roman" w:hAnsi="Times New Roman"/>
        </w:rPr>
        <w:lastRenderedPageBreak/>
        <w:t>populations; they do not define an irreversible state or a treatment threshold. Limited discrimination restricts individual prediction without negating the group-level associations.</w:t>
      </w:r>
    </w:p>
    <w:p w14:paraId="15971BCC" w14:textId="77777777" w:rsidR="00870F3C" w:rsidRDefault="00000000">
      <w:pPr>
        <w:pStyle w:val="3"/>
        <w:keepNext/>
        <w:widowControl/>
        <w:spacing w:beforeAutospacing="0" w:afterAutospacing="0"/>
        <w:rPr>
          <w:rFonts w:eastAsia="sans-serif" w:hint="default"/>
          <w:color w:val="1B1C1D"/>
        </w:rPr>
      </w:pPr>
      <w:r>
        <w:rPr>
          <w:rFonts w:hint="default"/>
          <w:color w:val="000000"/>
        </w:rPr>
        <w:t>Persistence and implications for valve assessment</w:t>
      </w:r>
    </w:p>
    <w:p w14:paraId="61121422" w14:textId="77777777" w:rsidR="00870F3C" w:rsidRDefault="00000000">
      <w:pPr>
        <w:widowControl/>
        <w:rPr>
          <w:rFonts w:ascii="Times New Roman" w:eastAsia="sans-serif" w:hAnsi="Times New Roman" w:cs="Times New Roman"/>
          <w:color w:val="1B1C1D"/>
        </w:rPr>
      </w:pPr>
      <w:r>
        <w:rPr>
          <w:rFonts w:ascii="Times New Roman" w:eastAsia="Times New Roman" w:hAnsi="Times New Roman" w:cs="Times New Roman"/>
          <w:color w:val="1B1C1D"/>
          <w:kern w:val="0"/>
          <w:lang w:bidi="ar"/>
        </w:rPr>
        <w:t>Selected later imaging showed sustained and delayed improvement, adding a temporal perspective to the early response states. Early joint improvement often persisted, but the paroxysmal estimate rested on only 10 procedures. Loss or delay of TR improvement accompanied changes in RA size, consistent with previous observations of TR evolution.</w:t>
      </w:r>
      <w:r>
        <w:rPr>
          <w:rFonts w:ascii="Times New Roman" w:eastAsia="Times New Roman" w:hAnsi="Times New Roman" w:cs="Times New Roman"/>
          <w:color w:val="1B1C1D"/>
          <w:kern w:val="0"/>
          <w:vertAlign w:val="superscript"/>
          <w:lang w:bidi="ar"/>
        </w:rPr>
        <w:t>26</w:t>
      </w:r>
      <w:r>
        <w:rPr>
          <w:rFonts w:ascii="Times New Roman" w:eastAsia="Times New Roman" w:hAnsi="Times New Roman" w:cs="Times New Roman"/>
          <w:color w:val="1B1C1D"/>
          <w:kern w:val="0"/>
          <w:lang w:bidi="ar"/>
        </w:rPr>
        <w:t xml:space="preserve"> These findings support attention to the severity remaining in each valve and its subsequent trajectory; they cannot establish long-term durability across the full population.</w:t>
      </w:r>
    </w:p>
    <w:p w14:paraId="0D9B50F2" w14:textId="77777777" w:rsidR="00870F3C" w:rsidRDefault="00000000">
      <w:pPr>
        <w:widowControl/>
        <w:rPr>
          <w:rFonts w:ascii="Times New Roman" w:eastAsia="sans-serif" w:hAnsi="Times New Roman" w:cs="Times New Roman"/>
          <w:color w:val="1B1C1D"/>
        </w:rPr>
      </w:pPr>
      <w:r>
        <w:rPr>
          <w:rFonts w:ascii="Times New Roman" w:hAnsi="Times New Roman"/>
        </w:rPr>
        <w:t>Current guidelines incorporate treatment of underlying AF and appropriate rhythm control into functional-regurgitation management, alongside assessment of valve-intervention indications.</w:t>
      </w:r>
      <w:r>
        <w:rPr>
          <w:rFonts w:ascii="Times New Roman" w:hAnsi="Times New Roman"/>
          <w:vertAlign w:val="superscript"/>
        </w:rPr>
        <w:t>27</w:t>
      </w:r>
      <w:r>
        <w:rPr>
          <w:rFonts w:ascii="Times New Roman" w:hAnsi="Times New Roman"/>
        </w:rPr>
        <w:t xml:space="preserve"> For suitable ablation candidates, favorable baseline associations can support a reasonable expectation of valve improvement and planned reassessment after rhythm treatment. That expectation must be checked against the observed response: nearly half of procedures with any improvement showed discordance, and grade reduction often left more than mild residual regurgitation. Decisions about further valve evaluation therefore depend on each valve’s residual severity, symptoms, and cardiac consequences. Whether baseline features can guide treatment sequencing requires comparative treatment data and subsequent valve-intervention and clinical outcomes.</w:t>
      </w:r>
    </w:p>
    <w:p w14:paraId="1A7CF94E" w14:textId="77777777" w:rsidR="00870F3C" w:rsidRDefault="00000000">
      <w:pPr>
        <w:pStyle w:val="2"/>
        <w:keepNext/>
        <w:widowControl/>
        <w:spacing w:beforeAutospacing="0" w:afterAutospacing="0"/>
        <w:rPr>
          <w:rFonts w:hint="default"/>
          <w:color w:val="1B1C1D"/>
        </w:rPr>
      </w:pPr>
      <w:r>
        <w:rPr>
          <w:rFonts w:hint="default"/>
          <w:color w:val="000000"/>
        </w:rPr>
        <w:lastRenderedPageBreak/>
        <w:t>Limitations</w:t>
      </w:r>
    </w:p>
    <w:p w14:paraId="4774F150" w14:textId="77777777" w:rsidR="00870F3C" w:rsidRDefault="00B233E8">
      <w:pPr>
        <w:widowControl/>
        <w:rPr>
          <w:rFonts w:eastAsia="sans-serif"/>
          <w:color w:val="1B1C1D"/>
        </w:rPr>
      </w:pPr>
      <w:r>
        <w:rPr>
          <w:rFonts w:ascii="Times New Roman" w:hAnsi="Times New Roman"/>
          <w:color w:val="1B1C1D"/>
        </w:rPr>
        <w:t>Semi-quantitative clinical reports lacked comprehensive core-laboratory adjudication or quantitative TTE/CMR. The study-defined moderate category included mild-to-moderate reports; individual examinations were not independently classified against guideline thresholds. Rhythm and examination variability and regression to the mean can influence grade changes. Re-reading covered part of the cohort; exact eight-level agreement between readers was 80% for MR and 60% for TR in 20 shared examinations. Selection remains possible: 43% of eligible admissions lacked 1-month TTE, and the baseline cohort represented 43% of first ablations. Weighting and scenario analyses cannot exclude this bias. The AF-type framework was added after initial analyses; both groups shared the center and readers, one patient contributed to both, and several estimates were imprecise. It provides internal corroboration; higher-grade analyses were also post hoc. Without a nonablated comparator, baseline associations cannot establish treatment effects or modifiers. Valve intervention, symptoms, HF admissions, and survival were not endpoints. Concurrent rhythm and chamber changes cannot establish temporal mechanisms, and 24-hour Holter monitoring cannot establish long-term rhythm control. Clinically indicated late TTE was available in about 30%, limiting generalization of persistence estimates.</w:t>
      </w:r>
    </w:p>
    <w:p w14:paraId="6C5A6AF1" w14:textId="77777777" w:rsidR="00870F3C" w:rsidRDefault="00000000">
      <w:pPr>
        <w:pStyle w:val="2"/>
        <w:keepNext/>
        <w:widowControl/>
        <w:spacing w:beforeAutospacing="0" w:afterAutospacing="0"/>
        <w:rPr>
          <w:rFonts w:eastAsia="sans-serif" w:hint="default"/>
          <w:color w:val="1B1C1D"/>
        </w:rPr>
      </w:pPr>
      <w:r>
        <w:rPr>
          <w:rFonts w:hint="default"/>
          <w:color w:val="000000"/>
        </w:rPr>
        <w:t>Conclusion</w:t>
      </w:r>
    </w:p>
    <w:p w14:paraId="63C59A6E" w14:textId="77777777" w:rsidR="00870F3C" w:rsidRDefault="00C6177A">
      <w:pPr>
        <w:rPr>
          <w:rFonts w:ascii="Times New Roman" w:eastAsia="Times New Roman" w:hAnsi="Times New Roman" w:cs="Times New Roman"/>
          <w:color w:val="1B1C1D"/>
          <w:kern w:val="0"/>
          <w:szCs w:val="36"/>
          <w:lang w:bidi="ar"/>
        </w:rPr>
      </w:pPr>
      <w:r>
        <w:rPr>
          <w:rFonts w:ascii="Times New Roman" w:eastAsia="Times New Roman" w:hAnsi="Times New Roman" w:cs="Times New Roman"/>
          <w:color w:val="1B1C1D"/>
          <w:kern w:val="0"/>
          <w:szCs w:val="36"/>
        </w:rPr>
        <w:t xml:space="preserve">Paroxysmal and persistent AF shared excess joint MR/TR improvement alongside frequent discordant responses after ablation. Isolated-versus-combined comparisons and shared or valve-specific baseline associations contextualized this pattern. Baseline features may inform </w:t>
      </w:r>
      <w:r>
        <w:rPr>
          <w:rFonts w:ascii="Times New Roman" w:eastAsia="Times New Roman" w:hAnsi="Times New Roman" w:cs="Times New Roman"/>
          <w:color w:val="1B1C1D"/>
          <w:kern w:val="0"/>
          <w:szCs w:val="36"/>
        </w:rPr>
        <w:lastRenderedPageBreak/>
        <w:t>expectations of reversibility, while observed response depth and later trajectories support separate reassessment of each valve.</w:t>
      </w:r>
    </w:p>
    <w:p w14:paraId="2EC269F8"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Funding</w:t>
      </w:r>
    </w:p>
    <w:p w14:paraId="73681A2B"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This work was supported financially by grants from the 135 Project for Disciplines of Excellence-Clinical Research Incubation Project of West China Hospital of Sichuan University (2023HXFH002), and the Sichuan Science and Technology Program (2024YFFK0046, 2026NSFSC1723).</w:t>
      </w:r>
    </w:p>
    <w:p w14:paraId="7BC0E3F8"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Acknowledgments:</w:t>
      </w:r>
    </w:p>
    <w:p w14:paraId="31F6A724"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We thank the clinical staff at West China Hospital of Sichuan University for their assistance with patient enrollment and data collection.</w:t>
      </w:r>
    </w:p>
    <w:p w14:paraId="5E76E844"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Conflict of interest: none declared.</w:t>
      </w:r>
    </w:p>
    <w:p w14:paraId="12B970E4"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Ethics Approval: This study was approved by the Institutional Ethics Committee of West China Hospital, Sichuan University (approval number: 2022-306), which waived the requirement for informed consent because of the retrospective design.</w:t>
      </w:r>
    </w:p>
    <w:p w14:paraId="6F2C9BCA"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Data Availability: The data underlying this article will be shared on reasonable request to the corresponding author.</w:t>
      </w:r>
    </w:p>
    <w:p w14:paraId="1D6180BB"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Code Availability: The analysis code is available from the corresponding author on reasonable request.</w:t>
      </w:r>
    </w:p>
    <w:p w14:paraId="40945270"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 xml:space="preserve">References </w:t>
      </w:r>
    </w:p>
    <w:p w14:paraId="152B57A0"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 </w:t>
      </w:r>
      <w:proofErr w:type="spellStart"/>
      <w:r>
        <w:rPr>
          <w:rFonts w:ascii="Times New Roman" w:eastAsia="Times New Roman" w:hAnsi="Times New Roman" w:cs="Times New Roman" w:hint="eastAsia"/>
          <w:color w:val="1B1C1D"/>
          <w:kern w:val="0"/>
          <w:szCs w:val="22"/>
          <w:lang w:bidi="ar"/>
        </w:rPr>
        <w:t>Moiud</w:t>
      </w:r>
      <w:proofErr w:type="spellEnd"/>
      <w:r>
        <w:rPr>
          <w:rFonts w:ascii="Times New Roman" w:eastAsia="Times New Roman" w:hAnsi="Times New Roman" w:cs="Times New Roman" w:hint="eastAsia"/>
          <w:color w:val="1B1C1D"/>
          <w:kern w:val="0"/>
          <w:szCs w:val="22"/>
          <w:lang w:bidi="ar"/>
        </w:rPr>
        <w:t xml:space="preserve"> Mohyeldin, Ahmed Abdelghafar, Sai Allu, et al. Atrial Functional Tricuspid Regurgitation: A Comprehensive Review of Pathophysiology, Diagnosis, and Management </w:t>
      </w:r>
      <w:r>
        <w:rPr>
          <w:rFonts w:ascii="Times New Roman" w:eastAsia="Times New Roman" w:hAnsi="Times New Roman" w:cs="Times New Roman" w:hint="eastAsia"/>
          <w:color w:val="1B1C1D"/>
          <w:kern w:val="0"/>
          <w:szCs w:val="22"/>
          <w:lang w:bidi="ar"/>
        </w:rPr>
        <w:lastRenderedPageBreak/>
        <w:t>Strategies. Rev. Cardiovasc. Med. 2024, 25(12), 435.</w:t>
      </w:r>
    </w:p>
    <w:p w14:paraId="3ACD4CCC"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2. Muraru D, Guta AC, Ochoa-Jimenez RC, et al. Functional Regurgitation of Atrioventricular Valves and Atrial Fibrillation: An Elusive Pathophysiological Link Deserving Further Attention. J Am Soc </w:t>
      </w:r>
      <w:proofErr w:type="spellStart"/>
      <w:r>
        <w:rPr>
          <w:rFonts w:ascii="Times New Roman" w:eastAsia="Times New Roman" w:hAnsi="Times New Roman" w:cs="Times New Roman" w:hint="eastAsia"/>
          <w:color w:val="1B1C1D"/>
          <w:kern w:val="0"/>
          <w:szCs w:val="22"/>
          <w:lang w:bidi="ar"/>
        </w:rPr>
        <w:t>Echocardiogr</w:t>
      </w:r>
      <w:proofErr w:type="spellEnd"/>
      <w:r>
        <w:rPr>
          <w:rFonts w:ascii="Times New Roman" w:eastAsia="Times New Roman" w:hAnsi="Times New Roman" w:cs="Times New Roman" w:hint="eastAsia"/>
          <w:color w:val="1B1C1D"/>
          <w:kern w:val="0"/>
          <w:szCs w:val="22"/>
          <w:lang w:bidi="ar"/>
        </w:rPr>
        <w:t xml:space="preserve">. 2020 Jan;33(1):42-53. </w:t>
      </w:r>
    </w:p>
    <w:p w14:paraId="7108065F"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3. Saito C, Minami Y, Arai K, Haruki S, et al. Prevalence, clinical characteristics, and outcome of atrial functional mitral regurgitation in hospitalized heart failure patients with atrial fibrillation. J Cardiol. 2018 Oct;72(4):292-299.</w:t>
      </w:r>
    </w:p>
    <w:p w14:paraId="5BE969A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4. Chang KC, Lin TT, Wang TC, et al. Fibrosis-4 index reflects the severity of tricuspid regurgitation and patient prognosis in atrial fibrillation.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J Heart Fail. 2025 Jul 14.</w:t>
      </w:r>
    </w:p>
    <w:p w14:paraId="2487820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5. Al-</w:t>
      </w:r>
      <w:proofErr w:type="spellStart"/>
      <w:r>
        <w:rPr>
          <w:rFonts w:ascii="Times New Roman" w:eastAsia="Times New Roman" w:hAnsi="Times New Roman" w:cs="Times New Roman" w:hint="eastAsia"/>
          <w:color w:val="1B1C1D"/>
          <w:kern w:val="0"/>
          <w:szCs w:val="22"/>
          <w:lang w:bidi="ar"/>
        </w:rPr>
        <w:t>Hashedi</w:t>
      </w:r>
      <w:proofErr w:type="spellEnd"/>
      <w:r>
        <w:rPr>
          <w:rFonts w:ascii="Times New Roman" w:eastAsia="Times New Roman" w:hAnsi="Times New Roman" w:cs="Times New Roman" w:hint="eastAsia"/>
          <w:color w:val="1B1C1D"/>
          <w:kern w:val="0"/>
          <w:szCs w:val="22"/>
          <w:lang w:bidi="ar"/>
        </w:rPr>
        <w:t xml:space="preserve"> EM, Abdu FA, Ahmad A, et al. Impact of Atrial Fibrillation Catheter Ablation on Functional Mitral Regurgitation. Am J Cardiol. 2025 Nov </w:t>
      </w:r>
      <w:proofErr w:type="gramStart"/>
      <w:r>
        <w:rPr>
          <w:rFonts w:ascii="Times New Roman" w:eastAsia="Times New Roman" w:hAnsi="Times New Roman" w:cs="Times New Roman" w:hint="eastAsia"/>
          <w:color w:val="1B1C1D"/>
          <w:kern w:val="0"/>
          <w:szCs w:val="22"/>
          <w:lang w:bidi="ar"/>
        </w:rPr>
        <w:t>1;254:127</w:t>
      </w:r>
      <w:proofErr w:type="gramEnd"/>
      <w:r>
        <w:rPr>
          <w:rFonts w:ascii="Times New Roman" w:eastAsia="Times New Roman" w:hAnsi="Times New Roman" w:cs="Times New Roman" w:hint="eastAsia"/>
          <w:color w:val="1B1C1D"/>
          <w:kern w:val="0"/>
          <w:szCs w:val="22"/>
          <w:lang w:bidi="ar"/>
        </w:rPr>
        <w:t>-138.</w:t>
      </w:r>
    </w:p>
    <w:p w14:paraId="7D9486F5"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6. Attanasio P, Schwarz F, Barbieri F, et al. Improvement of functional mitral and tricuspid regurgitation in patients with atrial fibrillation after sinus rhythm restoration—the Berlin FMTR registry. Clin Res </w:t>
      </w:r>
      <w:proofErr w:type="spellStart"/>
      <w:r>
        <w:rPr>
          <w:rFonts w:ascii="Times New Roman" w:eastAsia="Times New Roman" w:hAnsi="Times New Roman" w:cs="Times New Roman" w:hint="eastAsia"/>
          <w:color w:val="1B1C1D"/>
          <w:kern w:val="0"/>
          <w:szCs w:val="22"/>
          <w:lang w:bidi="ar"/>
        </w:rPr>
        <w:t>Cardiol</w:t>
      </w:r>
      <w:proofErr w:type="spellEnd"/>
      <w:r>
        <w:rPr>
          <w:rFonts w:ascii="Times New Roman" w:eastAsia="Times New Roman" w:hAnsi="Times New Roman" w:cs="Times New Roman" w:hint="eastAsia"/>
          <w:color w:val="1B1C1D"/>
          <w:kern w:val="0"/>
          <w:szCs w:val="22"/>
          <w:lang w:bidi="ar"/>
        </w:rPr>
        <w:t>. 2026. doi:10.1007/s00392-026-02877-8.</w:t>
      </w:r>
    </w:p>
    <w:p w14:paraId="460A503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7. </w:t>
      </w:r>
      <w:proofErr w:type="spellStart"/>
      <w:r>
        <w:rPr>
          <w:rFonts w:ascii="Times New Roman" w:eastAsia="Times New Roman" w:hAnsi="Times New Roman" w:cs="Times New Roman" w:hint="eastAsia"/>
          <w:color w:val="1B1C1D"/>
          <w:kern w:val="0"/>
          <w:szCs w:val="22"/>
          <w:lang w:bidi="ar"/>
        </w:rPr>
        <w:t>Lv</w:t>
      </w:r>
      <w:proofErr w:type="spellEnd"/>
      <w:r>
        <w:rPr>
          <w:rFonts w:ascii="Times New Roman" w:eastAsia="Times New Roman" w:hAnsi="Times New Roman" w:cs="Times New Roman" w:hint="eastAsia"/>
          <w:color w:val="1B1C1D"/>
          <w:kern w:val="0"/>
          <w:szCs w:val="22"/>
          <w:lang w:bidi="ar"/>
        </w:rPr>
        <w:t xml:space="preserve"> J, Lu Q, Wang W, et al; CHINA-VHD Collaborators. Clinical Characteristics, Outcomes, and Risk Stratification of Combined Mitral and Tricuspid Regurgitation: The China-VHD Study. JACC Asia. 2025 Mar;5(3 Pt 2):436-452.</w:t>
      </w:r>
    </w:p>
    <w:p w14:paraId="14B49837"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8. Murata A, Kaneko T, Amano M, et al. Qualitative and quantitative assessment of atrial functional mitral regurgitation: analysis from the REVEAL-AFMR registry.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Heart J Cardiovasc Imaging. 2025 Jan 31;26(2):299-306.</w:t>
      </w:r>
    </w:p>
    <w:p w14:paraId="6F4032F8"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9. Nour AA, </w:t>
      </w:r>
      <w:proofErr w:type="spellStart"/>
      <w:r>
        <w:rPr>
          <w:rFonts w:ascii="Times New Roman" w:eastAsia="Times New Roman" w:hAnsi="Times New Roman" w:cs="Times New Roman" w:hint="eastAsia"/>
          <w:color w:val="1B1C1D"/>
          <w:kern w:val="0"/>
          <w:szCs w:val="22"/>
          <w:lang w:bidi="ar"/>
        </w:rPr>
        <w:t>Hădăreanu</w:t>
      </w:r>
      <w:proofErr w:type="spellEnd"/>
      <w:r>
        <w:rPr>
          <w:rFonts w:ascii="Times New Roman" w:eastAsia="Times New Roman" w:hAnsi="Times New Roman" w:cs="Times New Roman" w:hint="eastAsia"/>
          <w:color w:val="1B1C1D"/>
          <w:kern w:val="0"/>
          <w:szCs w:val="22"/>
          <w:lang w:bidi="ar"/>
        </w:rPr>
        <w:t xml:space="preserve"> DR, Toader DM, </w:t>
      </w:r>
      <w:proofErr w:type="spellStart"/>
      <w:r>
        <w:rPr>
          <w:rFonts w:ascii="Times New Roman" w:eastAsia="Times New Roman" w:hAnsi="Times New Roman" w:cs="Times New Roman" w:hint="eastAsia"/>
          <w:color w:val="1B1C1D"/>
          <w:kern w:val="0"/>
          <w:szCs w:val="22"/>
          <w:lang w:bidi="ar"/>
        </w:rPr>
        <w:t>Hădăreanu</w:t>
      </w:r>
      <w:proofErr w:type="spellEnd"/>
      <w:r>
        <w:rPr>
          <w:rFonts w:ascii="Times New Roman" w:eastAsia="Times New Roman" w:hAnsi="Times New Roman" w:cs="Times New Roman" w:hint="eastAsia"/>
          <w:color w:val="1B1C1D"/>
          <w:kern w:val="0"/>
          <w:szCs w:val="22"/>
          <w:lang w:bidi="ar"/>
        </w:rPr>
        <w:t xml:space="preserve"> CD, </w:t>
      </w:r>
      <w:proofErr w:type="spellStart"/>
      <w:r>
        <w:rPr>
          <w:rFonts w:ascii="Times New Roman" w:eastAsia="Times New Roman" w:hAnsi="Times New Roman" w:cs="Times New Roman" w:hint="eastAsia"/>
          <w:color w:val="1B1C1D"/>
          <w:kern w:val="0"/>
          <w:szCs w:val="22"/>
          <w:lang w:bidi="ar"/>
        </w:rPr>
        <w:t>Iovănescu</w:t>
      </w:r>
      <w:proofErr w:type="spellEnd"/>
      <w:r>
        <w:rPr>
          <w:rFonts w:ascii="Times New Roman" w:eastAsia="Times New Roman" w:hAnsi="Times New Roman" w:cs="Times New Roman" w:hint="eastAsia"/>
          <w:color w:val="1B1C1D"/>
          <w:kern w:val="0"/>
          <w:szCs w:val="22"/>
          <w:lang w:bidi="ar"/>
        </w:rPr>
        <w:t xml:space="preserve"> ML, Mihu-Marinescu A, </w:t>
      </w:r>
      <w:r>
        <w:rPr>
          <w:rFonts w:ascii="Times New Roman" w:eastAsia="Times New Roman" w:hAnsi="Times New Roman" w:cs="Times New Roman" w:hint="eastAsia"/>
          <w:color w:val="1B1C1D"/>
          <w:kern w:val="0"/>
          <w:szCs w:val="22"/>
          <w:lang w:bidi="ar"/>
        </w:rPr>
        <w:lastRenderedPageBreak/>
        <w:t>et al. Combined Atrial Functional Mitral and Tricuspid Regurgitation in Atrial Fibrillation: Prevalence, Associated Factors, and Three-Dimensional Valve Remodeling. J Clin Med. 2026;15(13):5198. doi:10.3390/jcm15135198.</w:t>
      </w:r>
    </w:p>
    <w:p w14:paraId="0CF04EC1"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10. </w:t>
      </w:r>
      <w:proofErr w:type="spellStart"/>
      <w:r>
        <w:rPr>
          <w:rFonts w:ascii="Times New Roman" w:eastAsia="Times New Roman" w:hAnsi="Times New Roman" w:cs="Times New Roman" w:hint="eastAsia"/>
          <w:color w:val="1B1C1D"/>
          <w:kern w:val="0"/>
          <w:szCs w:val="22"/>
          <w:lang w:bidi="ar"/>
        </w:rPr>
        <w:t>Soulat</w:t>
      </w:r>
      <w:proofErr w:type="spellEnd"/>
      <w:r>
        <w:rPr>
          <w:rFonts w:ascii="Times New Roman" w:eastAsia="Times New Roman" w:hAnsi="Times New Roman" w:cs="Times New Roman" w:hint="eastAsia"/>
          <w:color w:val="1B1C1D"/>
          <w:kern w:val="0"/>
          <w:szCs w:val="22"/>
          <w:lang w:bidi="ar"/>
        </w:rPr>
        <w:t xml:space="preserve">-Dufour L, Lang S, Addetia K, et al. Restoring Sinus Rhythm Reverses Cardiac Remodeling and Reduces Valvular Regurgitation in Patients </w:t>
      </w:r>
      <w:proofErr w:type="gramStart"/>
      <w:r>
        <w:rPr>
          <w:rFonts w:ascii="Times New Roman" w:eastAsia="Times New Roman" w:hAnsi="Times New Roman" w:cs="Times New Roman" w:hint="eastAsia"/>
          <w:color w:val="1B1C1D"/>
          <w:kern w:val="0"/>
          <w:szCs w:val="22"/>
          <w:lang w:bidi="ar"/>
        </w:rPr>
        <w:t>With</w:t>
      </w:r>
      <w:proofErr w:type="gramEnd"/>
      <w:r>
        <w:rPr>
          <w:rFonts w:ascii="Times New Roman" w:eastAsia="Times New Roman" w:hAnsi="Times New Roman" w:cs="Times New Roman" w:hint="eastAsia"/>
          <w:color w:val="1B1C1D"/>
          <w:kern w:val="0"/>
          <w:szCs w:val="22"/>
          <w:lang w:bidi="ar"/>
        </w:rPr>
        <w:t xml:space="preserve"> Atrial Fibrillation. J Am Coll </w:t>
      </w:r>
      <w:proofErr w:type="spellStart"/>
      <w:r>
        <w:rPr>
          <w:rFonts w:ascii="Times New Roman" w:eastAsia="Times New Roman" w:hAnsi="Times New Roman" w:cs="Times New Roman" w:hint="eastAsia"/>
          <w:color w:val="1B1C1D"/>
          <w:kern w:val="0"/>
          <w:szCs w:val="22"/>
          <w:lang w:bidi="ar"/>
        </w:rPr>
        <w:t>Cardiol</w:t>
      </w:r>
      <w:proofErr w:type="spellEnd"/>
      <w:r>
        <w:rPr>
          <w:rFonts w:ascii="Times New Roman" w:eastAsia="Times New Roman" w:hAnsi="Times New Roman" w:cs="Times New Roman" w:hint="eastAsia"/>
          <w:color w:val="1B1C1D"/>
          <w:kern w:val="0"/>
          <w:szCs w:val="22"/>
          <w:lang w:bidi="ar"/>
        </w:rPr>
        <w:t xml:space="preserve">. 2022 Mar 15;79(10):951-961. </w:t>
      </w:r>
    </w:p>
    <w:p w14:paraId="7A0A02EC"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11. Park J, Choi HM, Lee JH, et al. Influence of Rhythm Control on Functional Mitral and Tricuspid Regurgitation Severity and Clinical Outcome in Patients </w:t>
      </w:r>
      <w:proofErr w:type="gramStart"/>
      <w:r>
        <w:rPr>
          <w:rFonts w:ascii="Times New Roman" w:eastAsia="Times New Roman" w:hAnsi="Times New Roman" w:cs="Times New Roman" w:hint="eastAsia"/>
          <w:color w:val="1B1C1D"/>
          <w:kern w:val="0"/>
          <w:szCs w:val="22"/>
          <w:lang w:bidi="ar"/>
        </w:rPr>
        <w:t>With</w:t>
      </w:r>
      <w:proofErr w:type="gramEnd"/>
      <w:r>
        <w:rPr>
          <w:rFonts w:ascii="Times New Roman" w:eastAsia="Times New Roman" w:hAnsi="Times New Roman" w:cs="Times New Roman" w:hint="eastAsia"/>
          <w:color w:val="1B1C1D"/>
          <w:kern w:val="0"/>
          <w:szCs w:val="22"/>
          <w:lang w:bidi="ar"/>
        </w:rPr>
        <w:t xml:space="preserve"> Atrial Fibrillation: A Propensity-Matched Cohort Study. Korean Circ J. 2025 Jul 1.</w:t>
      </w:r>
    </w:p>
    <w:p w14:paraId="6D1F1C81"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12. Baumgartner H, Falk V, Bax JJ, et al; ESC Scientific Document Group. 2017 ESC/EACTS Guidelines for the management of valvular heart disease.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Heart J. 2017 Sep 21;38(36):2739-2791. </w:t>
      </w:r>
    </w:p>
    <w:p w14:paraId="5D957BF8"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13. Zoghbi WA, Adams D, Bonow RO, et al. Recommendations for noninvasive evaluation of native valvular regurgitation: a report from the American Society of Echocardiography developed in collaboration with the Society for Cardiovascular Magnetic Resonance. J Am Soc </w:t>
      </w:r>
      <w:proofErr w:type="spellStart"/>
      <w:r>
        <w:rPr>
          <w:rFonts w:ascii="Times New Roman" w:eastAsia="Times New Roman" w:hAnsi="Times New Roman" w:cs="Times New Roman" w:hint="eastAsia"/>
          <w:color w:val="1B1C1D"/>
          <w:kern w:val="0"/>
          <w:szCs w:val="22"/>
          <w:lang w:bidi="ar"/>
        </w:rPr>
        <w:t>Echocardiogr</w:t>
      </w:r>
      <w:proofErr w:type="spellEnd"/>
      <w:r>
        <w:rPr>
          <w:rFonts w:ascii="Times New Roman" w:eastAsia="Times New Roman" w:hAnsi="Times New Roman" w:cs="Times New Roman" w:hint="eastAsia"/>
          <w:color w:val="1B1C1D"/>
          <w:kern w:val="0"/>
          <w:szCs w:val="22"/>
          <w:lang w:bidi="ar"/>
        </w:rPr>
        <w:t>. 2017;30(4):303-371.</w:t>
      </w:r>
    </w:p>
    <w:p w14:paraId="4AC1C3B7"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14. Lancellotti P, </w:t>
      </w:r>
      <w:proofErr w:type="spellStart"/>
      <w:r>
        <w:rPr>
          <w:rFonts w:ascii="Times New Roman" w:eastAsia="Times New Roman" w:hAnsi="Times New Roman" w:cs="Times New Roman" w:hint="eastAsia"/>
          <w:color w:val="1B1C1D"/>
          <w:kern w:val="0"/>
          <w:szCs w:val="22"/>
          <w:lang w:bidi="ar"/>
        </w:rPr>
        <w:t>Pibarot</w:t>
      </w:r>
      <w:proofErr w:type="spellEnd"/>
      <w:r>
        <w:rPr>
          <w:rFonts w:ascii="Times New Roman" w:eastAsia="Times New Roman" w:hAnsi="Times New Roman" w:cs="Times New Roman" w:hint="eastAsia"/>
          <w:color w:val="1B1C1D"/>
          <w:kern w:val="0"/>
          <w:szCs w:val="22"/>
          <w:lang w:bidi="ar"/>
        </w:rPr>
        <w:t xml:space="preserve"> P, Chambers J, et al. </w:t>
      </w:r>
      <w:proofErr w:type="gramStart"/>
      <w:r>
        <w:rPr>
          <w:rFonts w:ascii="Times New Roman" w:eastAsia="Times New Roman" w:hAnsi="Times New Roman" w:cs="Times New Roman" w:hint="eastAsia"/>
          <w:color w:val="1B1C1D"/>
          <w:kern w:val="0"/>
          <w:szCs w:val="22"/>
          <w:lang w:bidi="ar"/>
        </w:rPr>
        <w:t>Multi-modality</w:t>
      </w:r>
      <w:proofErr w:type="gramEnd"/>
      <w:r>
        <w:rPr>
          <w:rFonts w:ascii="Times New Roman" w:eastAsia="Times New Roman" w:hAnsi="Times New Roman" w:cs="Times New Roman" w:hint="eastAsia"/>
          <w:color w:val="1B1C1D"/>
          <w:kern w:val="0"/>
          <w:szCs w:val="22"/>
          <w:lang w:bidi="ar"/>
        </w:rPr>
        <w:t xml:space="preserve"> imaging assessment of native valvular regurgitation: an EACVI and ESC Council of Valvular Heart Disease position paper.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Heart J Cardiovasc Imaging. 2022;23(5</w:t>
      </w:r>
      <w:proofErr w:type="gramStart"/>
      <w:r>
        <w:rPr>
          <w:rFonts w:ascii="Times New Roman" w:eastAsia="Times New Roman" w:hAnsi="Times New Roman" w:cs="Times New Roman" w:hint="eastAsia"/>
          <w:color w:val="1B1C1D"/>
          <w:kern w:val="0"/>
          <w:szCs w:val="22"/>
          <w:lang w:bidi="ar"/>
        </w:rPr>
        <w:t>):e</w:t>
      </w:r>
      <w:proofErr w:type="gramEnd"/>
      <w:r>
        <w:rPr>
          <w:rFonts w:ascii="Times New Roman" w:eastAsia="Times New Roman" w:hAnsi="Times New Roman" w:cs="Times New Roman" w:hint="eastAsia"/>
          <w:color w:val="1B1C1D"/>
          <w:kern w:val="0"/>
          <w:szCs w:val="22"/>
          <w:lang w:bidi="ar"/>
        </w:rPr>
        <w:t>171-e232.</w:t>
      </w:r>
    </w:p>
    <w:p w14:paraId="067E2F88"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 w:val="22"/>
          <w:szCs w:val="22"/>
          <w:lang w:bidi="ar"/>
        </w:rPr>
        <w:t xml:space="preserve">15. Hahn RT, Zamorano JL. The need for a new tricuspid regurgitation grading scheme. </w:t>
      </w:r>
      <w:proofErr w:type="spellStart"/>
      <w:r>
        <w:rPr>
          <w:rFonts w:ascii="Times New Roman" w:eastAsia="Times New Roman" w:hAnsi="Times New Roman" w:cs="Times New Roman" w:hint="eastAsia"/>
          <w:color w:val="1B1C1D"/>
          <w:kern w:val="0"/>
          <w:sz w:val="22"/>
          <w:szCs w:val="22"/>
          <w:lang w:bidi="ar"/>
        </w:rPr>
        <w:t>Eur</w:t>
      </w:r>
      <w:proofErr w:type="spellEnd"/>
      <w:r>
        <w:rPr>
          <w:rFonts w:ascii="Times New Roman" w:eastAsia="Times New Roman" w:hAnsi="Times New Roman" w:cs="Times New Roman" w:hint="eastAsia"/>
          <w:color w:val="1B1C1D"/>
          <w:kern w:val="0"/>
          <w:sz w:val="22"/>
          <w:szCs w:val="22"/>
          <w:lang w:bidi="ar"/>
        </w:rPr>
        <w:t xml:space="preserve"> Heart J Cardiovasc Imaging. 2017;18(12):1342-1343.</w:t>
      </w:r>
    </w:p>
    <w:p w14:paraId="31F22509"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 w:val="22"/>
          <w:szCs w:val="22"/>
          <w:lang w:bidi="ar"/>
        </w:rPr>
        <w:lastRenderedPageBreak/>
        <w:t xml:space="preserve">16. Bohbot Y, </w:t>
      </w:r>
      <w:proofErr w:type="spellStart"/>
      <w:r>
        <w:rPr>
          <w:rFonts w:ascii="Times New Roman" w:eastAsia="Times New Roman" w:hAnsi="Times New Roman" w:cs="Times New Roman" w:hint="eastAsia"/>
          <w:color w:val="1B1C1D"/>
          <w:kern w:val="0"/>
          <w:sz w:val="22"/>
          <w:szCs w:val="22"/>
          <w:lang w:bidi="ar"/>
        </w:rPr>
        <w:t>Tordjman</w:t>
      </w:r>
      <w:proofErr w:type="spellEnd"/>
      <w:r>
        <w:rPr>
          <w:rFonts w:ascii="Times New Roman" w:eastAsia="Times New Roman" w:hAnsi="Times New Roman" w:cs="Times New Roman" w:hint="eastAsia"/>
          <w:color w:val="1B1C1D"/>
          <w:kern w:val="0"/>
          <w:sz w:val="22"/>
          <w:szCs w:val="22"/>
          <w:lang w:bidi="ar"/>
        </w:rPr>
        <w:t xml:space="preserve"> L, Dreyfus J, Le Tourneau T, Lavie-Badie Y, Selton-</w:t>
      </w:r>
      <w:proofErr w:type="spellStart"/>
      <w:r>
        <w:rPr>
          <w:rFonts w:ascii="Times New Roman" w:eastAsia="Times New Roman" w:hAnsi="Times New Roman" w:cs="Times New Roman" w:hint="eastAsia"/>
          <w:color w:val="1B1C1D"/>
          <w:kern w:val="0"/>
          <w:sz w:val="22"/>
          <w:szCs w:val="22"/>
          <w:lang w:bidi="ar"/>
        </w:rPr>
        <w:t>Suty</w:t>
      </w:r>
      <w:proofErr w:type="spellEnd"/>
      <w:r>
        <w:rPr>
          <w:rFonts w:ascii="Times New Roman" w:eastAsia="Times New Roman" w:hAnsi="Times New Roman" w:cs="Times New Roman" w:hint="eastAsia"/>
          <w:color w:val="1B1C1D"/>
          <w:kern w:val="0"/>
          <w:sz w:val="22"/>
          <w:szCs w:val="22"/>
          <w:lang w:bidi="ar"/>
        </w:rPr>
        <w:t xml:space="preserve"> C, et al. Comparison of effective regurgitant orifice area by the PISA method and tricuspid coaptation gap measurement to identify very severe tricuspid regurgitation and stratify mortality risk. Front Cardiovasc Med. </w:t>
      </w:r>
      <w:proofErr w:type="gramStart"/>
      <w:r>
        <w:rPr>
          <w:rFonts w:ascii="Times New Roman" w:eastAsia="Times New Roman" w:hAnsi="Times New Roman" w:cs="Times New Roman" w:hint="eastAsia"/>
          <w:color w:val="1B1C1D"/>
          <w:kern w:val="0"/>
          <w:sz w:val="22"/>
          <w:szCs w:val="22"/>
          <w:lang w:bidi="ar"/>
        </w:rPr>
        <w:t>2023;10:1090572</w:t>
      </w:r>
      <w:proofErr w:type="gramEnd"/>
      <w:r>
        <w:rPr>
          <w:rFonts w:ascii="Times New Roman" w:eastAsia="Times New Roman" w:hAnsi="Times New Roman" w:cs="Times New Roman" w:hint="eastAsia"/>
          <w:color w:val="1B1C1D"/>
          <w:kern w:val="0"/>
          <w:sz w:val="22"/>
          <w:szCs w:val="22"/>
          <w:lang w:bidi="ar"/>
        </w:rPr>
        <w:t>. doi:10.3389/fcvm.2023.1090572.</w:t>
      </w:r>
    </w:p>
    <w:p w14:paraId="31839FB0"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 w:val="22"/>
          <w:szCs w:val="22"/>
          <w:lang w:bidi="ar"/>
        </w:rPr>
        <w:t xml:space="preserve">17. McDonagh TA, Metra M, Adamo M, Gardner RS, Baumbach A, Böhm M, et al. 2021 ESC Guidelines for the diagnosis and treatment of acute and chronic heart failure. </w:t>
      </w:r>
      <w:proofErr w:type="spellStart"/>
      <w:r>
        <w:rPr>
          <w:rFonts w:ascii="Times New Roman" w:eastAsia="Times New Roman" w:hAnsi="Times New Roman" w:cs="Times New Roman" w:hint="eastAsia"/>
          <w:color w:val="1B1C1D"/>
          <w:kern w:val="0"/>
          <w:sz w:val="22"/>
          <w:szCs w:val="22"/>
          <w:lang w:bidi="ar"/>
        </w:rPr>
        <w:t>Eur</w:t>
      </w:r>
      <w:proofErr w:type="spellEnd"/>
      <w:r>
        <w:rPr>
          <w:rFonts w:ascii="Times New Roman" w:eastAsia="Times New Roman" w:hAnsi="Times New Roman" w:cs="Times New Roman" w:hint="eastAsia"/>
          <w:color w:val="1B1C1D"/>
          <w:kern w:val="0"/>
          <w:sz w:val="22"/>
          <w:szCs w:val="22"/>
          <w:lang w:bidi="ar"/>
        </w:rPr>
        <w:t xml:space="preserve"> Heart J. 2021;42(36):3599–3726. doi:10.1093/</w:t>
      </w:r>
      <w:proofErr w:type="spellStart"/>
      <w:r>
        <w:rPr>
          <w:rFonts w:ascii="Times New Roman" w:eastAsia="Times New Roman" w:hAnsi="Times New Roman" w:cs="Times New Roman" w:hint="eastAsia"/>
          <w:color w:val="1B1C1D"/>
          <w:kern w:val="0"/>
          <w:sz w:val="22"/>
          <w:szCs w:val="22"/>
          <w:lang w:bidi="ar"/>
        </w:rPr>
        <w:t>eurheartj</w:t>
      </w:r>
      <w:proofErr w:type="spellEnd"/>
      <w:r>
        <w:rPr>
          <w:rFonts w:ascii="Times New Roman" w:eastAsia="Times New Roman" w:hAnsi="Times New Roman" w:cs="Times New Roman" w:hint="eastAsia"/>
          <w:color w:val="1B1C1D"/>
          <w:kern w:val="0"/>
          <w:sz w:val="22"/>
          <w:szCs w:val="22"/>
          <w:lang w:bidi="ar"/>
        </w:rPr>
        <w:t>/ehab368.</w:t>
      </w:r>
    </w:p>
    <w:p w14:paraId="2191FF7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18. Humbert M, Kovacs G, Hoeper MM, et al; ESC/ERS Scientific Document Group. 2022 ESC/ERS Guidelines for the diagnosis and treatment of pulmonary hypertension.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Heart J. 2022;43(38):3618-3731.</w:t>
      </w:r>
    </w:p>
    <w:p w14:paraId="7902AB4E"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19. Farhan S, Silbiger JJ, Halperin JL, et al. Pathophysiology, Echocardiographic Diagnosis, and Treatment of Atrial Functional Mitral Regurgitation: JACC State-of-the-Art Review. J Am Coll </w:t>
      </w:r>
      <w:proofErr w:type="spellStart"/>
      <w:r>
        <w:rPr>
          <w:rFonts w:ascii="Times New Roman" w:eastAsia="Times New Roman" w:hAnsi="Times New Roman" w:cs="Times New Roman" w:hint="eastAsia"/>
          <w:color w:val="1B1C1D"/>
          <w:kern w:val="0"/>
          <w:szCs w:val="22"/>
          <w:lang w:bidi="ar"/>
        </w:rPr>
        <w:t>Cardiol</w:t>
      </w:r>
      <w:proofErr w:type="spellEnd"/>
      <w:r>
        <w:rPr>
          <w:rFonts w:ascii="Times New Roman" w:eastAsia="Times New Roman" w:hAnsi="Times New Roman" w:cs="Times New Roman" w:hint="eastAsia"/>
          <w:color w:val="1B1C1D"/>
          <w:kern w:val="0"/>
          <w:szCs w:val="22"/>
          <w:lang w:bidi="ar"/>
        </w:rPr>
        <w:t>. 2022 Dec 13;80(24):2314-2330.</w:t>
      </w:r>
    </w:p>
    <w:p w14:paraId="7672D42E"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20. Liang JJ, Silvestry FE. Mechanistic insights into mitral regurgitation due to atrial fibrillation: “Atrial functional mitral regurgitation”. Trends in Cardiovascular Medicine 2016; 26(8): 681–9.</w:t>
      </w:r>
    </w:p>
    <w:p w14:paraId="2E42EADD"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21. </w:t>
      </w:r>
      <w:proofErr w:type="spellStart"/>
      <w:r>
        <w:rPr>
          <w:rFonts w:ascii="Times New Roman" w:eastAsia="Times New Roman" w:hAnsi="Times New Roman" w:cs="Times New Roman" w:hint="eastAsia"/>
          <w:color w:val="1B1C1D"/>
          <w:kern w:val="0"/>
          <w:szCs w:val="22"/>
          <w:lang w:bidi="ar"/>
        </w:rPr>
        <w:t>Deferm</w:t>
      </w:r>
      <w:proofErr w:type="spellEnd"/>
      <w:r>
        <w:rPr>
          <w:rFonts w:ascii="Times New Roman" w:eastAsia="Times New Roman" w:hAnsi="Times New Roman" w:cs="Times New Roman" w:hint="eastAsia"/>
          <w:color w:val="1B1C1D"/>
          <w:kern w:val="0"/>
          <w:szCs w:val="22"/>
          <w:lang w:bidi="ar"/>
        </w:rPr>
        <w:t xml:space="preserve"> S, Bertrand PB, Verbrugge FH, et al. Atrial Functional Mitral Regurgitation: JACC Review Topic of the Week. J Am Coll </w:t>
      </w:r>
      <w:proofErr w:type="spellStart"/>
      <w:r>
        <w:rPr>
          <w:rFonts w:ascii="Times New Roman" w:eastAsia="Times New Roman" w:hAnsi="Times New Roman" w:cs="Times New Roman" w:hint="eastAsia"/>
          <w:color w:val="1B1C1D"/>
          <w:kern w:val="0"/>
          <w:szCs w:val="22"/>
          <w:lang w:bidi="ar"/>
        </w:rPr>
        <w:t>Cardiol</w:t>
      </w:r>
      <w:proofErr w:type="spellEnd"/>
      <w:r>
        <w:rPr>
          <w:rFonts w:ascii="Times New Roman" w:eastAsia="Times New Roman" w:hAnsi="Times New Roman" w:cs="Times New Roman" w:hint="eastAsia"/>
          <w:color w:val="1B1C1D"/>
          <w:kern w:val="0"/>
          <w:szCs w:val="22"/>
          <w:lang w:bidi="ar"/>
        </w:rPr>
        <w:t>. 2019 May 21;73(19):2465-2476.</w:t>
      </w:r>
    </w:p>
    <w:p w14:paraId="5838E764"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22. Barrows RK, Augustin CM, Gsell MAF, et al. Rhythm control benefits left ventricular function compared with rate control in patients with atrial fibrillation: A computational study. Heart Rhythm O2. 2025 May 9;6(7):1011-1019.</w:t>
      </w:r>
    </w:p>
    <w:p w14:paraId="1A11CFA2"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lastRenderedPageBreak/>
        <w:t xml:space="preserve">23. Lam CS, Rienstra M, Tay WT, et al. Atrial Fibrillation in Heart Failure </w:t>
      </w:r>
      <w:proofErr w:type="gramStart"/>
      <w:r>
        <w:rPr>
          <w:rFonts w:ascii="Times New Roman" w:eastAsia="Times New Roman" w:hAnsi="Times New Roman" w:cs="Times New Roman" w:hint="eastAsia"/>
          <w:color w:val="1B1C1D"/>
          <w:kern w:val="0"/>
          <w:szCs w:val="22"/>
          <w:lang w:bidi="ar"/>
        </w:rPr>
        <w:t>With</w:t>
      </w:r>
      <w:proofErr w:type="gramEnd"/>
      <w:r>
        <w:rPr>
          <w:rFonts w:ascii="Times New Roman" w:eastAsia="Times New Roman" w:hAnsi="Times New Roman" w:cs="Times New Roman" w:hint="eastAsia"/>
          <w:color w:val="1B1C1D"/>
          <w:kern w:val="0"/>
          <w:szCs w:val="22"/>
          <w:lang w:bidi="ar"/>
        </w:rPr>
        <w:t xml:space="preserve"> Preserved Ejection Fraction: Association </w:t>
      </w:r>
      <w:proofErr w:type="gramStart"/>
      <w:r>
        <w:rPr>
          <w:rFonts w:ascii="Times New Roman" w:eastAsia="Times New Roman" w:hAnsi="Times New Roman" w:cs="Times New Roman" w:hint="eastAsia"/>
          <w:color w:val="1B1C1D"/>
          <w:kern w:val="0"/>
          <w:szCs w:val="22"/>
          <w:lang w:bidi="ar"/>
        </w:rPr>
        <w:t>With</w:t>
      </w:r>
      <w:proofErr w:type="gramEnd"/>
      <w:r>
        <w:rPr>
          <w:rFonts w:ascii="Times New Roman" w:eastAsia="Times New Roman" w:hAnsi="Times New Roman" w:cs="Times New Roman" w:hint="eastAsia"/>
          <w:color w:val="1B1C1D"/>
          <w:kern w:val="0"/>
          <w:szCs w:val="22"/>
          <w:lang w:bidi="ar"/>
        </w:rPr>
        <w:t xml:space="preserve"> Exercise Capacity, Left Ventricular Filling Pressures, Natriuretic Peptides, and Left Atrial Volume. JACC Heart Fail. 2017 Feb;5(2):92-98. </w:t>
      </w:r>
    </w:p>
    <w:p w14:paraId="38572755"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24. </w:t>
      </w:r>
      <w:proofErr w:type="spellStart"/>
      <w:r>
        <w:rPr>
          <w:rFonts w:ascii="Times New Roman" w:eastAsia="Times New Roman" w:hAnsi="Times New Roman" w:cs="Times New Roman" w:hint="eastAsia"/>
          <w:color w:val="1B1C1D"/>
          <w:kern w:val="0"/>
          <w:szCs w:val="22"/>
          <w:lang w:bidi="ar"/>
        </w:rPr>
        <w:t>Doldi</w:t>
      </w:r>
      <w:proofErr w:type="spellEnd"/>
      <w:r>
        <w:rPr>
          <w:rFonts w:ascii="Times New Roman" w:eastAsia="Times New Roman" w:hAnsi="Times New Roman" w:cs="Times New Roman" w:hint="eastAsia"/>
          <w:color w:val="1B1C1D"/>
          <w:kern w:val="0"/>
          <w:szCs w:val="22"/>
          <w:lang w:bidi="ar"/>
        </w:rPr>
        <w:t xml:space="preserve"> PM, Thienel M, Willy K. Right Ventricular Dynamics in Tricuspid Regurgitation: Insights into Reverse Remodeling and Outcome Prediction Post Transcatheter Valve Intervention. Int J Mol Sci. 2025 Jun 30;26(13):6322.</w:t>
      </w:r>
    </w:p>
    <w:p w14:paraId="028CCB8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25. Melillo F, Fabiani D, Santoro A, et al. Multimodality Imaging for Right Ventricular Function Assessment in Severe Tricuspid Regurgitation. J Clin Med. 2024 Aug 27;13(17):5076.</w:t>
      </w:r>
    </w:p>
    <w:p w14:paraId="6E691092"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26. </w:t>
      </w:r>
      <w:proofErr w:type="spellStart"/>
      <w:r>
        <w:rPr>
          <w:rFonts w:ascii="Times New Roman" w:eastAsia="Times New Roman" w:hAnsi="Times New Roman" w:cs="Times New Roman" w:hint="eastAsia"/>
          <w:color w:val="1B1C1D"/>
          <w:kern w:val="0"/>
          <w:szCs w:val="22"/>
          <w:lang w:bidi="ar"/>
        </w:rPr>
        <w:t>Arteagoitia</w:t>
      </w:r>
      <w:proofErr w:type="spellEnd"/>
      <w:r>
        <w:rPr>
          <w:rFonts w:ascii="Times New Roman" w:eastAsia="Times New Roman" w:hAnsi="Times New Roman" w:cs="Times New Roman" w:hint="eastAsia"/>
          <w:color w:val="1B1C1D"/>
          <w:kern w:val="0"/>
          <w:szCs w:val="22"/>
          <w:lang w:bidi="ar"/>
        </w:rPr>
        <w:t xml:space="preserve"> </w:t>
      </w:r>
      <w:proofErr w:type="spellStart"/>
      <w:r>
        <w:rPr>
          <w:rFonts w:ascii="Times New Roman" w:eastAsia="Times New Roman" w:hAnsi="Times New Roman" w:cs="Times New Roman" w:hint="eastAsia"/>
          <w:color w:val="1B1C1D"/>
          <w:kern w:val="0"/>
          <w:szCs w:val="22"/>
          <w:lang w:bidi="ar"/>
        </w:rPr>
        <w:t>Bolumburu</w:t>
      </w:r>
      <w:proofErr w:type="spellEnd"/>
      <w:r>
        <w:rPr>
          <w:rFonts w:ascii="Times New Roman" w:eastAsia="Times New Roman" w:hAnsi="Times New Roman" w:cs="Times New Roman" w:hint="eastAsia"/>
          <w:color w:val="1B1C1D"/>
          <w:kern w:val="0"/>
          <w:szCs w:val="22"/>
          <w:lang w:bidi="ar"/>
        </w:rPr>
        <w:t xml:space="preserve"> A, Monteagudo Ruiz JM, Mahia P, et al. Determinants of Tricuspid Regurgitation Progression and Its Implications for Adequate Management. JACC Cardiovasc Imaging. 2024;17(6):579-591.</w:t>
      </w:r>
    </w:p>
    <w:p w14:paraId="4FADAE05" w14:textId="77777777" w:rsidR="00870F3C" w:rsidRDefault="00000000">
      <w:pPr>
        <w:rPr>
          <w:rFonts w:ascii="Times New Roman" w:eastAsia="Times New Roman" w:hAnsi="Times New Roman" w:cs="Times New Roman"/>
          <w:color w:val="1B1C1D"/>
          <w:kern w:val="0"/>
          <w:sz w:val="22"/>
          <w:szCs w:val="22"/>
          <w:lang w:bidi="ar"/>
        </w:rPr>
      </w:pPr>
      <w:r>
        <w:rPr>
          <w:rFonts w:ascii="Times New Roman" w:hAnsi="Times New Roman"/>
        </w:rPr>
        <w:t xml:space="preserve">27. </w:t>
      </w:r>
      <w:proofErr w:type="spellStart"/>
      <w:r>
        <w:rPr>
          <w:rFonts w:ascii="Times New Roman" w:hAnsi="Times New Roman"/>
        </w:rPr>
        <w:t>Praz</w:t>
      </w:r>
      <w:proofErr w:type="spellEnd"/>
      <w:r>
        <w:rPr>
          <w:rFonts w:ascii="Times New Roman" w:hAnsi="Times New Roman"/>
        </w:rPr>
        <w:t xml:space="preserve"> F, Borger MA, Lanz J, et al; ESC/EACTS Scientific Document Group. 2025 ESC/EACTS Guidelines for the management of valvular heart disease. </w:t>
      </w:r>
      <w:proofErr w:type="spellStart"/>
      <w:r>
        <w:rPr>
          <w:rFonts w:ascii="Times New Roman" w:hAnsi="Times New Roman"/>
        </w:rPr>
        <w:t>Eur</w:t>
      </w:r>
      <w:proofErr w:type="spellEnd"/>
      <w:r>
        <w:rPr>
          <w:rFonts w:ascii="Times New Roman" w:hAnsi="Times New Roman"/>
        </w:rPr>
        <w:t xml:space="preserve"> Heart J. 2025;46(44):4635–4736. doi:10.1093/</w:t>
      </w:r>
      <w:proofErr w:type="spellStart"/>
      <w:r>
        <w:rPr>
          <w:rFonts w:ascii="Times New Roman" w:hAnsi="Times New Roman"/>
        </w:rPr>
        <w:t>eurheartj</w:t>
      </w:r>
      <w:proofErr w:type="spellEnd"/>
      <w:r>
        <w:rPr>
          <w:rFonts w:ascii="Times New Roman" w:hAnsi="Times New Roman"/>
        </w:rPr>
        <w:t>/ehaf194.</w:t>
      </w:r>
    </w:p>
    <w:p w14:paraId="54F9E5AF"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Supplementary Material</w:t>
      </w:r>
    </w:p>
    <w:p w14:paraId="11ED4BAF"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 w:val="22"/>
          <w:szCs w:val="22"/>
          <w:lang w:bidi="ar"/>
        </w:rPr>
        <w:t xml:space="preserve">Tables S1A, S1B, S2, S3A–S3D, and S4–S</w:t>
      </w:r>
      <w:del w:id="91157" w:author="Claude (E29 修订)" w:date="2026-10-08T23:00:00Z">
        <w:r>
          <w:rPr>
            <w:rFonts w:ascii="Times New Roman" w:eastAsia="Times New Roman" w:hAnsi="Times New Roman" w:cs="Times New Roman" w:hint="eastAsia"/>
            <w:color w:val="1B1C1D"/>
            <w:kern w:val="0"/>
            <w:sz w:val="22"/>
            <w:szCs w:val="22"/>
            <w:lang w:bidi="ar"/>
          </w:rPr>
          <w:delText xml:space="preserve">13</w:delText>
        </w:r>
      </w:del>
      <w:ins w:id="91158" w:author="Claude (E29 修订)" w:date="2026-10-08T23:00:00Z">
        <w:r>
          <w:rPr>
            <w:rFonts w:ascii="Times New Roman" w:eastAsia="Times New Roman" w:hAnsi="Times New Roman" w:cs="Times New Roman" w:hint="eastAsia"/>
            <w:color w:val="1B1C1D"/>
            <w:kern w:val="0"/>
            <w:sz w:val="22"/>
            <w:szCs w:val="22"/>
            <w:lang w:bidi="ar"/>
          </w:rPr>
          <w:t xml:space="preserve">12</w:t>
        </w:r>
      </w:ins>
      <w:r>
        <w:rPr>
          <w:rFonts w:ascii="Times New Roman" w:eastAsia="Times New Roman" w:hAnsi="Times New Roman" w:cs="Times New Roman" w:hint="eastAsia"/>
          <w:color w:val="1B1C1D"/>
          <w:kern w:val="0"/>
          <w:sz w:val="22"/>
          <w:szCs w:val="22"/>
          <w:lang w:bidi="ar"/>
        </w:rPr>
        <w:t xml:space="preserve">; </w:t>
      </w:r>
      <w:r>
        <w:rPr>
          <w:rFonts w:ascii="Times New Roman" w:eastAsia="Times New Roman" w:hAnsi="Times New Roman" w:cs="Times New Roman" w:hint="eastAsia"/>
          <w:color w:val="1B1C1D"/>
          <w:kern w:val="0"/>
          <w:sz w:val="22"/>
          <w:szCs w:val="22"/>
          <w:lang w:bidi="ar"/>
        </w:rPr>
        <w:t>Figure</w:t>
      </w:r>
      <w:r>
        <w:rPr>
          <w:rFonts w:ascii="Times New Roman" w:eastAsia="Times New Roman" w:hAnsi="Times New Roman" w:cs="Times New Roman" w:hint="eastAsia"/>
          <w:color w:val="1B1C1D"/>
          <w:kern w:val="0"/>
          <w:sz w:val="22"/>
          <w:szCs w:val="22"/>
          <w:lang w:bidi="ar"/>
        </w:rPr>
        <w:t xml:space="preserve"> </w:t>
      </w:r>
      <w:r>
        <w:rPr>
          <w:rFonts w:ascii="Times New Roman" w:eastAsia="Times New Roman" w:hAnsi="Times New Roman" w:cs="Times New Roman" w:hint="eastAsia"/>
          <w:color w:val="1B1C1D"/>
          <w:kern w:val="0"/>
          <w:sz w:val="22"/>
          <w:szCs w:val="22"/>
          <w:lang w:bidi="ar"/>
        </w:rPr>
        <w:t>S1</w:t>
      </w:r>
    </w:p>
    <w:p w14:paraId="577D3BA2" w14:textId="77777777" w:rsidR="00870F3C" w:rsidRDefault="00000000">
      <w:pPr>
        <w:keepNext/>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Figure legends</w:t>
      </w:r>
    </w:p>
    <w:p w14:paraId="288AC557" w14:textId="77777777" w:rsidR="00870F3C" w:rsidRDefault="00000000">
      <w:pPr>
        <w:keepNext/>
        <w:rPr/>
      </w:pPr>
      <w:r>
        <w:rPr>
          <w:rFonts w:ascii="Times New Roman" w:eastAsia="Times New Roman" w:hAnsi="Times New Roman" w:cs="Times New Roman" w:hint="eastAsia"/>
          <w:b/>
          <w:color w:val="1B1C1D"/>
          <w:kern w:val="0"/>
          <w:lang w:bidi="ar"/>
        </w:rPr>
        <w:t>Figure 1. Study populations.</w:t>
      </w:r>
    </w:p>
    <w:p w14:paraId="6EC16A1A" w14:textId="77777777" w:rsidR="00870F3C" w:rsidRDefault="00000000">
      <w:pPr>
        <w:rPr>
          <w:rFonts w:ascii="Times New Roman" w:eastAsia="Times New Roman" w:hAnsi="Times New Roman" w:cs="Times New Roman"/>
          <w:i/>
          <w:iCs/>
          <w:color w:val="1B1C1D"/>
          <w:kern w:val="0"/>
          <w:lang w:bidi="ar"/>
        </w:rPr>
      </w:pPr>
      <w:r>
        <w:rPr>
          <w:rFonts w:ascii="Times New Roman" w:eastAsia="Times New Roman" w:hAnsi="Times New Roman" w:cs="Times New Roman" w:hint="eastAsia"/>
          <w:i/>
          <w:iCs/>
          <w:color w:val="1B1C1D"/>
          <w:kern w:val="0"/>
          <w:lang w:bidi="ar"/>
        </w:rPr>
        <w:t xml:space="preserve">Flow of the baseline phenotype cohort, starting from 2,425 patients whose first AF ablation admission (January 2020 to September 2024) included a TTE report confirmed as pre-procedural (derivation from discharge records in Supplementary Table S1A), and of the paired </w:t>
      </w:r>
      <w:r>
        <w:rPr>
          <w:rFonts w:ascii="Times New Roman" w:eastAsia="Times New Roman" w:hAnsi="Times New Roman" w:cs="Times New Roman" w:hint="eastAsia"/>
          <w:i/>
          <w:iCs/>
          <w:color w:val="1B1C1D"/>
          <w:kern w:val="0"/>
          <w:lang w:bidi="ar"/>
        </w:rPr>
        <w:lastRenderedPageBreak/>
        <w:t>response cohort of procedures with MR and/or TR of analysis grade ≥1 (very mild or worse) on pre-procedural TTE. Organic valve disease comprised rheumatic heart disease, mitral stenosis worse than very mild, aortic stenosis of mild-to-moderate or worse, and valve prolapse; congenital heart disease comprised unrepaired atrial septal defect with shunt, residual shunt after repair or closure, and complex congenital heart disease; prior or concurrent valve surgery includes 2 operations identified on review. Each cohort was analyzed separately in paroxysmal and persistent AF. The cohorts shared 357 patients, for whom the baseline grades of the paired analysis were used. Eligible admissions without a 1-month TTE were compared with included procedures in Supplementary Table S1B. AF indicates atrial fibrillation; HCM, hypertrophic cardiomyopathy; MR, mitral regurgitation; TR, tricuspid regurgitation; TTE, transthoracic echocardiography.</w:t>
      </w:r>
    </w:p>
    <w:p w14:paraId="47CA0F78" w14:textId="77777777" w:rsidR="00870F3C" w:rsidRDefault="00000000">
      <w:pPr>
        <w:keepNext/>
        <w:rPr/>
      </w:pPr>
      <w:r>
        <w:rPr>
          <w:b/>
        </w:rPr>
        <w:t>Figure 2. Regurgitation burden before ablation and its course at 1 month and about 1 year.</w:t>
      </w:r>
    </w:p>
    <w:p w14:paraId="2DC055D9" w14:textId="77777777" w:rsidR="00870F3C" w:rsidRDefault="00000000">
      <w:pPr>
        <w:rPr>
          <w:rFonts w:ascii="Times New Roman" w:eastAsia="Times New Roman" w:hAnsi="Times New Roman" w:cs="Times New Roman"/>
          <w:i/>
          <w:iCs/>
          <w:color w:val="1B1C1D"/>
          <w:kern w:val="0"/>
          <w:lang w:bidi="ar"/>
        </w:rPr>
      </w:pPr>
      <w:r>
        <w:rPr>
          <w:rFonts w:ascii="Times New Roman" w:eastAsia="Times New Roman" w:hAnsi="Times New Roman" w:cs="Times New Roman" w:hint="eastAsia"/>
          <w:i/>
          <w:iCs/>
          <w:color w:val="1B1C1D"/>
          <w:kern w:val="0"/>
          <w:lang w:bidi="ar"/>
        </w:rPr>
        <w:t xml:space="preserve">(A) MR/TR phenotypes (analysis grade ≥1) in the baseline phenotype cohort, overall and by AF type; numbers are percentages. (B) Prevalence with Wilson 95% CIs of any MR or TR, combined MR/TR, any MR, any TR, and study-defined moderate-or-greater MR and TR (analysis grade ≥2) in all patients (diamonds), paroxysmal AF (open circles), and persistent AF (filled circles); point estimates (%) are listed on the right. (C) ≥1-grade improvement at 1 month (Wilson 95% CIs) in all MR and TR valve series, by AF type (circles) and by phenotype (squares; open, isolated disease; filled, combined MR/TR). (D) </w:t>
      </w:r>
      <w:del w:id="91119" w:author="Claude (E29 修订)" w:date="2026-10-08T23:00:00Z">
        <w:r>
          <w:rPr>
            <w:rFonts w:ascii="Times New Roman" w:eastAsia="Times New Roman" w:hAnsi="Times New Roman" w:cs="Times New Roman" w:hint="eastAsia"/>
            <w:i/>
            <w:iCs/>
            <w:color w:val="1B1C1D"/>
            <w:kern w:val="0"/>
            <w:lang w:bidi="ar"/>
          </w:rPr>
          <w:delText xml:space="preserve">Grade</w:delText>
        </w:r>
      </w:del>
      <w:ins w:id="91120" w:author="Claude (E29 修订)" w:date="2026-10-08T23:00:00Z">
        <w:r>
          <w:rPr>
            <w:rFonts w:ascii="Times New Roman" w:eastAsia="Times New Roman" w:hAnsi="Times New Roman" w:cs="Times New Roman" w:hint="eastAsia"/>
            <w:i/>
            <w:iCs/>
            <w:color w:val="1B1C1D"/>
            <w:kern w:val="0"/>
            <w:lang w:bidi="ar"/>
          </w:rPr>
          <w:t xml:space="preserve">Change</w:t>
        </w:r>
      </w:ins>
      <w:r>
        <w:rPr>
          <w:rFonts w:ascii="Times New Roman" w:eastAsia="Times New Roman" w:hAnsi="Times New Roman" w:cs="Times New Roman" w:hint="eastAsia"/>
          <w:i/>
          <w:iCs/>
          <w:color w:val="1B1C1D"/>
          <w:kern w:val="0"/>
          <w:lang w:bidi="ar"/>
        </w:rPr>
        <w:t xml:space="preserve"> at 1 month in valve series with baseline analysis grade ≥2: </w:t>
      </w:r>
      <w:del w:id="91121" w:author="Claude (E29 修订)" w:date="2026-10-08T23:00:00Z">
        <w:r>
          <w:rPr>
            <w:rFonts w:ascii="Times New Roman" w:eastAsia="Times New Roman" w:hAnsi="Times New Roman" w:cs="Times New Roman" w:hint="eastAsia"/>
            <w:i/>
            <w:iCs/>
            <w:color w:val="1B1C1D"/>
            <w:kern w:val="0"/>
            <w:lang w:bidi="ar"/>
          </w:rPr>
          <w:delText xml:space="preserve">regression</w:delText>
        </w:r>
      </w:del>
      <w:ins w:id="91122" w:author="Claude (E29 修订)" w:date="2026-10-08T23:00:00Z">
        <w:r>
          <w:rPr>
            <w:rFonts w:ascii="Times New Roman" w:eastAsia="Times New Roman" w:hAnsi="Times New Roman" w:cs="Times New Roman" w:hint="eastAsia"/>
            <w:i/>
            <w:iCs/>
            <w:color w:val="1B1C1D"/>
            <w:kern w:val="0"/>
            <w:lang w:bidi="ar"/>
          </w:rPr>
          <w:t xml:space="preserve">reduction by ≥2 grades (all reaching grade ≤1), 1-grade reduction</w:t>
        </w:r>
      </w:ins>
      <w:r>
        <w:rPr>
          <w:rFonts w:ascii="Times New Roman" w:eastAsia="Times New Roman" w:hAnsi="Times New Roman" w:cs="Times New Roman" w:hint="eastAsia"/>
          <w:i/>
          <w:iCs/>
          <w:color w:val="1B1C1D"/>
          <w:kern w:val="0"/>
          <w:lang w:bidi="ar"/>
        </w:rPr>
        <w:t xml:space="preserve"> to grade ≤1 (mild or less), </w:t>
      </w:r>
      <w:del w:id="91123" w:author="Claude (E29 修订)" w:date="2026-10-08T23:00:00Z">
        <w:r>
          <w:rPr>
            <w:rFonts w:ascii="Times New Roman" w:eastAsia="Times New Roman" w:hAnsi="Times New Roman" w:cs="Times New Roman" w:hint="eastAsia"/>
            <w:i/>
            <w:iCs/>
            <w:color w:val="1B1C1D"/>
            <w:kern w:val="0"/>
            <w:lang w:bidi="ar"/>
          </w:rPr>
          <w:delText xml:space="preserve">≥1-grade</w:delText>
        </w:r>
      </w:del>
      <w:ins w:id="91124" w:author="Claude (E29 修订)" w:date="2026-10-08T23:00:00Z">
        <w:r>
          <w:rPr>
            <w:rFonts w:ascii="Times New Roman" w:eastAsia="Times New Roman" w:hAnsi="Times New Roman" w:cs="Times New Roman" w:hint="eastAsia"/>
            <w:i/>
            <w:iCs/>
            <w:color w:val="1B1C1D"/>
            <w:kern w:val="0"/>
            <w:lang w:bidi="ar"/>
          </w:rPr>
          <w:t xml:space="preserve">1-grade</w:t>
        </w:r>
      </w:ins>
      <w:r>
        <w:rPr>
          <w:rFonts w:ascii="Times New Roman" w:eastAsia="Times New Roman" w:hAnsi="Times New Roman" w:cs="Times New Roman" w:hint="eastAsia"/>
          <w:i/>
          <w:iCs/>
          <w:color w:val="1B1C1D"/>
          <w:kern w:val="0"/>
          <w:lang w:bidi="ar"/>
        </w:rPr>
        <w:t xml:space="preserve"> </w:t>
      </w:r>
      <w:del w:id="91125" w:author="Claude (E29 修订)" w:date="2026-10-08T23:00:00Z">
        <w:r>
          <w:rPr>
            <w:rFonts w:ascii="Times New Roman" w:eastAsia="Times New Roman" w:hAnsi="Times New Roman" w:cs="Times New Roman" w:hint="eastAsia"/>
            <w:i/>
            <w:iCs/>
            <w:color w:val="1B1C1D"/>
            <w:kern w:val="0"/>
            <w:lang w:bidi="ar"/>
          </w:rPr>
          <w:delText xml:space="preserve">improvement</w:delText>
        </w:r>
      </w:del>
      <w:ins w:id="91126" w:author="Claude (E29 修订)" w:date="2026-10-08T23:00:00Z">
        <w:r>
          <w:rPr>
            <w:rFonts w:ascii="Times New Roman" w:eastAsia="Times New Roman" w:hAnsi="Times New Roman" w:cs="Times New Roman" w:hint="eastAsia"/>
            <w:i/>
            <w:iCs/>
            <w:color w:val="1B1C1D"/>
            <w:kern w:val="0"/>
            <w:lang w:bidi="ar"/>
          </w:rPr>
          <w:t xml:space="preserve">reduction</w:t>
        </w:r>
      </w:ins>
      <w:r>
        <w:rPr>
          <w:rFonts w:ascii="Times New Roman" w:eastAsia="Times New Roman" w:hAnsi="Times New Roman" w:cs="Times New Roman" w:hint="eastAsia"/>
          <w:i/>
          <w:iCs/>
          <w:color w:val="1B1C1D"/>
          <w:kern w:val="0"/>
          <w:lang w:bidi="ar"/>
        </w:rPr>
        <w:t xml:space="preserve"> with residual grade ≥2, unchanged grade, or a higher grade; numbers are </w:t>
      </w:r>
      <w:del w:id="91127" w:author="Claude (E29 修订)" w:date="2026-10-08T23:00:00Z">
        <w:r>
          <w:rPr>
            <w:rFonts w:ascii="Times New Roman" w:eastAsia="Times New Roman" w:hAnsi="Times New Roman" w:cs="Times New Roman" w:hint="eastAsia"/>
            <w:i/>
            <w:iCs/>
            <w:color w:val="1B1C1D"/>
            <w:kern w:val="0"/>
            <w:lang w:bidi="ar"/>
          </w:rPr>
          <w:delText xml:space="preserve">percentages.</w:delText>
        </w:r>
      </w:del>
      <w:ins w:id="91128" w:author="Claude (E29 修订)" w:date="2026-10-08T23:00:00Z">
        <w:r>
          <w:rPr>
            <w:rFonts w:ascii="Times New Roman" w:eastAsia="Times New Roman" w:hAnsi="Times New Roman" w:cs="Times New Roman" w:hint="eastAsia"/>
            <w:i/>
            <w:iCs/>
            <w:color w:val="1B1C1D"/>
            <w:kern w:val="0"/>
            <w:lang w:bidi="ar"/>
          </w:rPr>
          <w:t xml:space="preserve">percentages, and the summaries on the right give ≥1-grade reduction, regression to mild or less, and ≥2-grade reduction.</w:t>
        </w:r>
      </w:ins>
      <w:r>
        <w:rPr>
          <w:rFonts w:ascii="Times New Roman" w:eastAsia="Times New Roman" w:hAnsi="Times New Roman" w:cs="Times New Roman" w:hint="eastAsia"/>
          <w:i/>
          <w:iCs/>
          <w:color w:val="1B1C1D"/>
          <w:kern w:val="0"/>
          <w:lang w:bidi="ar"/>
        </w:rPr>
        <w:t xml:space="preserve"> (E) MR (n=155) and TR (n=219) series with a clinically indicated TTE at 8–18 months: sustained improvement (improved at 1 month and still improved) and delayed improvement (not improved at 1 month but improved later); improvement at about 1 year is defined relative to baseline. (F) Joint state at 1 month and at about 1 year in combined MR/TR procedures with late TTE (n=123); ribbons are coloured by the state at about 1 year, and the percentage under each 1-month state is the proportion with both valves improved at about 1 year. Panels A–B describe patients of the baseline phenotype cohort and panels C–F valve series or procedures of the paired response cohort; because the two populations were assembled separately and only partially overlap, no flow is drawn between them. Late TTE was clinically indicated and available in about 30% of series (unweighted; weighted estimates in Supplementary Table S</w:t>
      </w:r>
      <w:del w:id="91159" w:author="Claude (E29 修订)" w:date="2026-10-08T23:00:00Z">
        <w:r>
          <w:rPr>
            <w:rFonts w:ascii="Times New Roman" w:eastAsia="Times New Roman" w:hAnsi="Times New Roman" w:cs="Times New Roman" w:hint="eastAsia"/>
            <w:i/>
            <w:iCs/>
            <w:color w:val="1B1C1D"/>
            <w:kern w:val="0"/>
            <w:lang w:bidi="ar"/>
          </w:rPr>
          <w:delText xml:space="preserve">11</w:delText>
        </w:r>
      </w:del>
      <w:ins w:id="91160" w:author="Claude (E29 修订)" w:date="2026-10-08T23:00:00Z">
        <w:r>
          <w:rPr>
            <w:rFonts w:ascii="Times New Roman" w:eastAsia="Times New Roman" w:hAnsi="Times New Roman" w:cs="Times New Roman" w:hint="eastAsia"/>
            <w:i/>
            <w:iCs/>
            <w:color w:val="1B1C1D"/>
            <w:kern w:val="0"/>
            <w:lang w:bidi="ar"/>
          </w:rPr>
          <w:t xml:space="preserve">10</w:t>
        </w:r>
      </w:ins>
      <w:r>
        <w:rPr>
          <w:rFonts w:ascii="Times New Roman" w:eastAsia="Times New Roman" w:hAnsi="Times New Roman" w:cs="Times New Roman" w:hint="eastAsia"/>
          <w:i/>
          <w:iCs/>
          <w:color w:val="1B1C1D"/>
          <w:kern w:val="0"/>
          <w:lang w:bidi="ar"/>
        </w:rPr>
        <w:t xml:space="preserve">). AF indicates atrial fibrillation; MR, mitral regurgitation; TR, tricuspid regurgitation; TTE, transthoracic echocardiography.</w:t>
      </w:r>
    </w:p>
    <w:p w14:paraId="08546975" w14:textId="77777777" w:rsidR="00870F3C" w:rsidRDefault="00000000">
      <w:pPr>
        <w:keepNext/>
        <w:rPr/>
      </w:pPr>
      <w:r>
        <w:rPr>
          <w:b/>
        </w:rPr>
        <w:t>Figure 3. Individual-valve grade transitions and joint MR/TR responses in paroxysmal and persistent AF.</w:t>
      </w:r>
    </w:p>
    <w:p w14:paraId="295E7211" w14:textId="77777777" w:rsidR="00870F3C" w:rsidRDefault="00000000">
      <w:pPr>
        <w:rPr>
          <w:rFonts w:ascii="Times New Roman" w:eastAsia="Times New Roman" w:hAnsi="Times New Roman" w:cs="Times New Roman"/>
          <w:i/>
          <w:iCs/>
          <w:color w:val="1B1C1D"/>
          <w:kern w:val="0"/>
          <w:lang w:bidi="ar"/>
        </w:rPr>
      </w:pPr>
      <w:r>
        <w:rPr>
          <w:rFonts w:ascii="Times New Roman" w:hAnsi="Times New Roman"/>
        </w:rPr>
        <w:t>(A</w:t>
      </w:r>
      <w:r>
        <w:rPr>
          <w:rFonts w:ascii="Times New Roman" w:hAnsi="Times New Roman"/>
        </w:rPr>
        <w:t>) Grade transition matrices from baseline (rows) to 1 month (columns) for each valve series; cells show numbers of valve series, coloured cells indicate ≥1-grade improvement and grey cells no improvement, shading is proportional to row percentages, and dotted outlines mark unchanged grades. (B</w:t>
      </w:r>
      <w:r>
        <w:rPr>
          <w:rFonts w:ascii="Times New Roman" w:hAnsi="Times New Roman"/>
        </w:rPr>
        <w:t xml:space="preserve">) Four response states at 1 month in combined </w:t>
      </w:r>
      <w:r>
        <w:rPr>
          <w:rFonts w:ascii="Times New Roman" w:hAnsi="Times New Roman"/>
        </w:rPr>
        <w:t>MR/TR</w:t>
      </w:r>
      <w:r>
        <w:rPr>
          <w:rFonts w:ascii="Times New Roman" w:hAnsi="Times New Roman"/>
        </w:rPr>
        <w:t>, overall (n=387), in paroxysmal AF (n=109), and in persistent AF (n=278)</w:t>
      </w:r>
      <w:r>
        <w:rPr>
          <w:rFonts w:ascii="Times New Roman" w:hAnsi="Times New Roman"/>
        </w:rPr>
        <w:t>;</w:t>
      </w:r>
      <w:r>
        <w:rPr>
          <w:rFonts w:ascii="Times New Roman" w:hAnsi="Times New Roman"/>
        </w:rPr>
        <w:t xml:space="preserve"> </w:t>
      </w:r>
      <w:r>
        <w:rPr>
          <w:rFonts w:ascii="Times New Roman" w:hAnsi="Times New Roman"/>
        </w:rPr>
        <w:t>numbers</w:t>
      </w:r>
      <w:r>
        <w:rPr>
          <w:rFonts w:ascii="Times New Roman" w:hAnsi="Times New Roman"/>
        </w:rPr>
        <w:t xml:space="preserve"> </w:t>
      </w:r>
      <w:r>
        <w:rPr>
          <w:rFonts w:ascii="Times New Roman" w:hAnsi="Times New Roman"/>
        </w:rPr>
        <w:t>are percentages, and the yellow mark shows</w:t>
      </w:r>
      <w:r>
        <w:rPr>
          <w:rFonts w:ascii="Times New Roman" w:hAnsi="Times New Roman"/>
        </w:rPr>
        <w:t xml:space="preserve"> joint improvement </w:t>
      </w:r>
      <w:r>
        <w:rPr>
          <w:rFonts w:ascii="Times New Roman" w:hAnsi="Times New Roman"/>
        </w:rPr>
        <w:t>expected</w:t>
      </w:r>
      <w:r>
        <w:rPr>
          <w:rFonts w:ascii="Times New Roman" w:hAnsi="Times New Roman"/>
        </w:rPr>
        <w:t xml:space="preserve"> under independence</w:t>
      </w:r>
      <w:r>
        <w:rPr>
          <w:rFonts w:ascii="Times New Roman" w:hAnsi="Times New Roman"/>
        </w:rPr>
        <w:t xml:space="preserve"> </w:t>
      </w:r>
      <w:r>
        <w:rPr>
          <w:rFonts w:ascii="Times New Roman" w:hAnsi="Times New Roman"/>
        </w:rPr>
        <w:t>(</w:t>
      </w:r>
      <w:r>
        <w:rPr>
          <w:rFonts w:ascii="Times New Roman" w:hAnsi="Times New Roman"/>
        </w:rPr>
        <w:t>product of</w:t>
      </w:r>
      <w:r>
        <w:rPr>
          <w:rFonts w:ascii="Times New Roman" w:hAnsi="Times New Roman"/>
        </w:rPr>
        <w:t xml:space="preserve"> the</w:t>
      </w:r>
      <w:r>
        <w:rPr>
          <w:rFonts w:ascii="Times New Roman" w:hAnsi="Times New Roman"/>
        </w:rPr>
        <w:t xml:space="preserve"> marginal MR and TR improvement probabilities </w:t>
      </w:r>
      <w:r>
        <w:rPr>
          <w:rFonts w:ascii="Times New Roman" w:hAnsi="Times New Roman"/>
        </w:rPr>
        <w:t>in</w:t>
      </w:r>
      <w:r>
        <w:rPr>
          <w:rFonts w:ascii="Times New Roman" w:hAnsi="Times New Roman"/>
        </w:rPr>
        <w:t xml:space="preserve"> each </w:t>
      </w:r>
      <w:r>
        <w:rPr>
          <w:rFonts w:ascii="Times New Roman" w:hAnsi="Times New Roman"/>
        </w:rPr>
        <w:t xml:space="preserve">group). O/E, observed/expected ratio of joint </w:t>
      </w:r>
      <w:r>
        <w:rPr>
          <w:rFonts w:ascii="Times New Roman" w:hAnsi="Times New Roman"/>
        </w:rPr>
        <w:lastRenderedPageBreak/>
        <w:t>improvement with bootstrap 95% CI.</w:t>
      </w:r>
      <w:r>
        <w:rPr>
          <w:rFonts w:ascii="Times New Roman" w:hAnsi="Times New Roman"/>
        </w:rPr>
        <w:t xml:space="preserve"> (C) Odds ratios (95% CIs) between MR and TR improvement from clinical reports </w:t>
      </w:r>
      <w:r>
        <w:rPr>
          <w:rFonts w:ascii="Times New Roman" w:hAnsi="Times New Roman"/>
        </w:rPr>
        <w:t xml:space="preserve">in all combined MR/TR procedures, from clinical reports in the procedures that were re-read, </w:t>
      </w:r>
      <w:r>
        <w:rPr>
          <w:rFonts w:ascii="Times New Roman" w:hAnsi="Times New Roman"/>
        </w:rPr>
        <w:t>and</w:t>
      </w:r>
      <w:r>
        <w:rPr>
          <w:rFonts w:ascii="Times New Roman" w:hAnsi="Times New Roman"/>
        </w:rPr>
        <w:t xml:space="preserve"> from</w:t>
      </w:r>
      <w:r>
        <w:rPr>
          <w:rFonts w:ascii="Times New Roman" w:hAnsi="Times New Roman"/>
        </w:rPr>
        <w:t xml:space="preserve"> blinded re-reading, by AF type. The paroxysmal re-read estimate is imprecise and its CI includes 1.</w:t>
      </w:r>
      <w:r>
        <w:rPr>
          <w:rFonts w:ascii="Times New Roman" w:hAnsi="Times New Roman"/>
        </w:rPr>
        <w:t xml:space="preserve"> (D) Proportion of combined MR/TR procedures with TR improvement according to whether MR improved, with Wilson 95% CIs; numbers above the symbols are n/N.</w:t>
      </w:r>
      <w:r>
        <w:rPr>
          <w:rFonts w:ascii="Times New Roman" w:hAnsi="Times New Roman"/>
        </w:rPr>
        <w:t xml:space="preserve"> The AF-type groups come from the same center; analysis timing is described in Methods. Numeric estimates are reported in Supplementary </w:t>
      </w:r>
      <w:r>
        <w:rPr>
          <w:rFonts w:ascii="Times New Roman" w:hAnsi="Times New Roman"/>
        </w:rPr>
        <w:t xml:space="preserve">Tables S2, S</w:t>
      </w:r>
      <w:del w:id="91161" w:author="Claude (E29 修订)" w:date="2026-10-08T23:00:00Z">
        <w:r>
          <w:rPr>
            <w:rFonts w:ascii="Times New Roman" w:hAnsi="Times New Roman"/>
          </w:rPr>
          <w:delText xml:space="preserve">8</w:delText>
        </w:r>
      </w:del>
      <w:ins w:id="91162" w:author="Claude (E29 修订)" w:date="2026-10-08T23:00:00Z">
        <w:r>
          <w:rPr>
            <w:rFonts w:ascii="Times New Roman" w:hAnsi="Times New Roman"/>
          </w:rPr>
          <w:t xml:space="preserve">7</w:t>
        </w:r>
      </w:ins>
      <w:r>
        <w:rPr>
          <w:rFonts w:ascii="Times New Roman" w:hAnsi="Times New Roman"/>
        </w:rPr>
        <w:t xml:space="preserve">, and</w:t>
      </w:r>
      <w:r>
        <w:rPr>
          <w:rFonts w:ascii="Times New Roman" w:hAnsi="Times New Roman"/>
        </w:rPr>
        <w:t xml:space="preserve"> S</w:t>
      </w:r>
      <w:del w:id="91163" w:author="Claude (E29 修订)" w:date="2026-10-08T23:00:00Z">
        <w:r>
          <w:rPr>
            <w:rFonts w:ascii="Times New Roman" w:hAnsi="Times New Roman"/>
          </w:rPr>
          <w:delText xml:space="preserve">12</w:delText>
        </w:r>
      </w:del>
      <w:ins w:id="91164" w:author="Claude (E29 修订)" w:date="2026-10-08T23:00:00Z">
        <w:r>
          <w:rPr>
            <w:rFonts w:ascii="Times New Roman" w:hAnsi="Times New Roman"/>
          </w:rPr>
          <w:t xml:space="preserve">11</w:t>
        </w:r>
      </w:ins>
      <w:r>
        <w:rPr>
          <w:rFonts w:ascii="Times New Roman" w:hAnsi="Times New Roman"/>
        </w:rPr>
        <w:t xml:space="preserve">. AF indicates atrial fibrillation; MR, mitral regurgitation; TR, tricuspid regurgitation.</w:t>
      </w:r>
    </w:p>
    <w:p w14:paraId="274AB15F" w14:textId="77777777" w:rsidR="00870F3C" w:rsidRDefault="00000000">
      <w:pPr>
        <w:keepNext/>
        <w:numPr>
          <w:ilvl w:val="255"/>
          <w:numId w:val="0"/>
        </w:numPr>
        <w:rPr>
          <w:rFonts w:ascii="Times New Roman" w:eastAsia="Times New Roman" w:hAnsi="Times New Roman" w:cs="Times New Roman"/>
          <w:b/>
          <w:bCs/>
          <w:color w:val="1B1C1D"/>
          <w:kern w:val="0"/>
          <w:lang w:bidi="ar"/>
        </w:rPr>
      </w:pPr>
      <w:r>
        <w:rPr>
          <w:rFonts w:ascii="Times New Roman" w:eastAsia="Times New Roman" w:hAnsi="Times New Roman" w:cs="Times New Roman" w:hint="eastAsia"/>
          <w:b/>
          <w:bCs/>
          <w:color w:val="1B1C1D"/>
          <w:kern w:val="0"/>
          <w:lang w:bidi="ar"/>
        </w:rPr>
        <w:t>Figure 4. Baseline factors associated with 1-month MR and TR improvement.</w:t>
      </w:r>
    </w:p>
    <w:p w14:paraId="77835004" w14:textId="77777777" w:rsidR="00870F3C" w:rsidRDefault="00000000">
      <w:pPr>
        <w:numPr>
          <w:ilvl w:val="255"/>
          <w:numId w:val="0"/>
        </w:numPr>
        <w:rPr>
          <w:rFonts w:ascii="Times New Roman" w:eastAsia="Times New Roman" w:hAnsi="Times New Roman" w:cs="Times New Roman"/>
          <w:i/>
          <w:iCs/>
          <w:color w:val="1B1C1D"/>
          <w:kern w:val="0"/>
          <w:lang w:bidi="ar"/>
        </w:rPr>
      </w:pPr>
      <w:r>
        <w:rPr>
          <w:rFonts w:ascii="Times New Roman" w:eastAsia="Times New Roman" w:hAnsi="Times New Roman" w:cs="Times New Roman" w:hint="eastAsia"/>
          <w:i/>
          <w:iCs/>
          <w:color w:val="1B1C1D"/>
          <w:kern w:val="0"/>
          <w:lang w:bidi="ar"/>
        </w:rPr>
        <w:t xml:space="preserve">(A) </w:t>
      </w:r>
      <w:r>
        <w:rPr>
          <w:rFonts w:ascii="Times New Roman" w:eastAsia="Times New Roman" w:hAnsi="Times New Roman" w:cs="Times New Roman" w:hint="eastAsia"/>
          <w:b/>
          <w:bCs/>
          <w:i/>
          <w:iCs/>
          <w:color w:val="1B1C1D"/>
          <w:kern w:val="0"/>
          <w:lang w:bidi="ar"/>
        </w:rPr>
        <w:t>Mutually adjusted odds ratios (95% CIs) for</w:t>
      </w:r>
      <w:r>
        <w:rPr>
          <w:rFonts w:ascii="Times New Roman" w:eastAsia="Times New Roman" w:hAnsi="Times New Roman" w:cs="Times New Roman" w:hint="eastAsia"/>
          <w:i/>
          <w:iCs/>
          <w:color w:val="1B1C1D"/>
          <w:kern w:val="0"/>
          <w:lang w:bidi="ar"/>
        </w:rPr>
        <w:t xml:space="preserve"> ≥1-grade MR (all series) and TR (all series) improvement from one valve-level logistic model including 12 baseline factors (multiple imputation; patient-clustered standard errors)</w:t>
      </w:r>
      <w:r>
        <w:rPr>
          <w:rFonts w:ascii="Times New Roman" w:eastAsia="Times New Roman" w:hAnsi="Times New Roman" w:cs="Times New Roman" w:hint="eastAsia"/>
          <w:i/>
          <w:iCs/>
          <w:color w:val="1B1C1D"/>
          <w:kern w:val="0"/>
          <w:lang w:bidi="ar"/>
        </w:rPr>
        <w:t>.</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Continuous</w:t>
      </w:r>
      <w:r>
        <w:rPr>
          <w:rFonts w:ascii="Times New Roman" w:eastAsia="Times New Roman" w:hAnsi="Times New Roman" w:cs="Times New Roman" w:hint="eastAsia"/>
          <w:i/>
          <w:iCs/>
          <w:color w:val="1B1C1D"/>
          <w:kern w:val="0"/>
          <w:lang w:bidi="ar"/>
        </w:rPr>
        <w:t xml:space="preserve"> factors are compared at the 75th versus 25th percentile</w:t>
      </w:r>
      <w:r>
        <w:rPr>
          <w:rFonts w:ascii="Times New Roman" w:eastAsia="Times New Roman" w:hAnsi="Times New Roman" w:cs="Times New Roman" w:hint="eastAsia"/>
          <w:i/>
          <w:iCs/>
          <w:color w:val="1B1C1D"/>
          <w:kern w:val="0"/>
          <w:lang w:bidi="ar"/>
        </w:rPr>
        <w:t xml:space="preserve"> of each valve series (MR / TR contrasts are given under each factor)</w:t>
      </w:r>
      <w:r>
        <w:rPr>
          <w:rFonts w:ascii="Times New Roman" w:eastAsia="Times New Roman" w:hAnsi="Times New Roman" w:cs="Times New Roman" w:hint="eastAsia"/>
          <w:i/>
          <w:iCs/>
          <w:color w:val="1B1C1D"/>
          <w:kern w:val="0"/>
          <w:lang w:bidi="ar"/>
        </w:rPr>
        <w:t>, and chamber diameters are unindexed. Filled symbols</w:t>
      </w:r>
      <w:r>
        <w:rPr>
          <w:rFonts w:ascii="Times New Roman" w:eastAsia="Times New Roman" w:hAnsi="Times New Roman" w:cs="Times New Roman" w:hint="eastAsia"/>
          <w:i/>
          <w:iCs/>
          <w:color w:val="1B1C1D"/>
          <w:kern w:val="0"/>
          <w:lang w:bidi="ar"/>
        </w:rPr>
        <w:t xml:space="preserve"> and bold estimates</w:t>
      </w:r>
      <w:r>
        <w:rPr>
          <w:rFonts w:ascii="Times New Roman" w:eastAsia="Times New Roman" w:hAnsi="Times New Roman" w:cs="Times New Roman" w:hint="eastAsia"/>
          <w:i/>
          <w:iCs/>
          <w:color w:val="1B1C1D"/>
          <w:kern w:val="0"/>
          <w:lang w:bidi="ar"/>
        </w:rPr>
        <w:t xml:space="preserve"> indicate q&lt;0.05 (Benjamini–Hochberg false discovery rate across all 24 factor-by-valve estimates); P values are for </w:t>
      </w:r>
      <w:r>
        <w:rPr>
          <w:rFonts w:ascii="Times New Roman" w:eastAsia="Times New Roman" w:hAnsi="Times New Roman" w:cs="Times New Roman" w:hint="eastAsia"/>
          <w:i/>
          <w:iCs/>
          <w:color w:val="1B1C1D"/>
          <w:kern w:val="0"/>
          <w:lang w:bidi="ar"/>
        </w:rPr>
        <w:t xml:space="preserve">the </w:t>
      </w:r>
      <w:r>
        <w:rPr>
          <w:rFonts w:ascii="Times New Roman" w:eastAsia="Times New Roman" w:hAnsi="Times New Roman" w:cs="Times New Roman" w:hint="eastAsia"/>
          <w:i/>
          <w:iCs/>
          <w:color w:val="1B1C1D"/>
          <w:kern w:val="0"/>
          <w:lang w:bidi="ar"/>
        </w:rPr>
        <w:t>factor-by-valve interaction.</w:t>
      </w:r>
      <w:r>
        <w:rPr>
          <w:rFonts w:ascii="Times New Roman" w:eastAsia="Times New Roman" w:hAnsi="Times New Roman" w:cs="Times New Roman" w:hint="eastAsia"/>
          <w:i/>
          <w:iCs/>
          <w:color w:val="1B1C1D"/>
          <w:kern w:val="0"/>
          <w:lang w:bidi="ar"/>
        </w:rPr>
        <w:t xml:space="preserve"> (B–D)</w:t>
      </w:r>
      <w:r>
        <w:rPr>
          <w:rFonts w:ascii="Times New Roman" w:eastAsia="Times New Roman" w:hAnsi="Times New Roman" w:cs="Times New Roman" w:hint="eastAsia"/>
          <w:i/>
          <w:iCs/>
          <w:color w:val="1B1C1D"/>
          <w:kern w:val="0"/>
          <w:lang w:bidi="ar"/>
        </w:rPr>
        <w:t xml:space="preserve"> Standardized probabilities </w:t>
      </w:r>
      <w:r>
        <w:rPr>
          <w:rFonts w:ascii="Times New Roman" w:eastAsia="Times New Roman" w:hAnsi="Times New Roman" w:cs="Times New Roman" w:hint="eastAsia"/>
          <w:i/>
          <w:iCs/>
          <w:color w:val="1B1C1D"/>
          <w:kern w:val="0"/>
          <w:lang w:bidi="ar"/>
        </w:rPr>
        <w:t xml:space="preserve">(95% CIs) </w:t>
      </w:r>
      <w:r>
        <w:rPr>
          <w:rFonts w:ascii="Times New Roman" w:eastAsia="Times New Roman" w:hAnsi="Times New Roman" w:cs="Times New Roman" w:hint="eastAsia"/>
          <w:i/>
          <w:iCs/>
          <w:color w:val="1B1C1D"/>
          <w:kern w:val="0"/>
          <w:lang w:bidi="ar"/>
        </w:rPr>
        <w:t xml:space="preserve">of </w:t>
      </w:r>
      <w:r>
        <w:rPr>
          <w:rFonts w:ascii="Times New Roman" w:eastAsia="Times New Roman" w:hAnsi="Times New Roman" w:cs="Times New Roman" w:hint="eastAsia"/>
          <w:i/>
          <w:iCs/>
          <w:color w:val="1B1C1D"/>
          <w:kern w:val="0"/>
          <w:lang w:bidi="ar"/>
        </w:rPr>
        <w:t xml:space="preserve">≥1-grade </w:t>
      </w:r>
      <w:r>
        <w:rPr>
          <w:rFonts w:ascii="Times New Roman" w:eastAsia="Times New Roman" w:hAnsi="Times New Roman" w:cs="Times New Roman" w:hint="eastAsia"/>
          <w:i/>
          <w:iCs/>
          <w:color w:val="1B1C1D"/>
          <w:kern w:val="0"/>
          <w:lang w:bidi="ar"/>
        </w:rPr>
        <w:t>improvement</w:t>
      </w:r>
      <w:r>
        <w:rPr>
          <w:rFonts w:ascii="Times New Roman" w:eastAsia="Times New Roman" w:hAnsi="Times New Roman" w:cs="Times New Roman" w:hint="eastAsia"/>
          <w:i/>
          <w:iCs/>
          <w:color w:val="1B1C1D"/>
          <w:kern w:val="0"/>
          <w:lang w:bidi="ar"/>
        </w:rPr>
        <w:t xml:space="preserve"> at 1 month derived by g-computation from the model in A,</w:t>
      </w:r>
      <w:r>
        <w:rPr>
          <w:rFonts w:ascii="Times New Roman" w:eastAsia="Times New Roman" w:hAnsi="Times New Roman" w:cs="Times New Roman" w:hint="eastAsia"/>
          <w:i/>
          <w:iCs/>
          <w:color w:val="1B1C1D"/>
          <w:kern w:val="0"/>
          <w:lang w:bidi="ar"/>
        </w:rPr>
        <w:t xml:space="preserve"> across BMI </w:t>
      </w:r>
      <w:r>
        <w:rPr>
          <w:rFonts w:ascii="Times New Roman" w:eastAsia="Times New Roman" w:hAnsi="Times New Roman" w:cs="Times New Roman" w:hint="eastAsia"/>
          <w:i/>
          <w:iCs/>
          <w:color w:val="1B1C1D"/>
          <w:kern w:val="0"/>
          <w:lang w:bidi="ar"/>
        </w:rPr>
        <w:t xml:space="preserve">for MR </w:t>
      </w:r>
      <w:r>
        <w:rPr>
          <w:rFonts w:ascii="Times New Roman" w:eastAsia="Times New Roman" w:hAnsi="Times New Roman" w:cs="Times New Roman" w:hint="eastAsia"/>
          <w:i/>
          <w:iCs/>
          <w:color w:val="1B1C1D"/>
          <w:kern w:val="0"/>
          <w:lang w:bidi="ar"/>
        </w:rPr>
        <w:t xml:space="preserve">and </w:t>
      </w:r>
      <w:r>
        <w:rPr>
          <w:rFonts w:ascii="Times New Roman" w:eastAsia="Times New Roman" w:hAnsi="Times New Roman" w:cs="Times New Roman" w:hint="eastAsia"/>
          <w:i/>
          <w:iCs/>
          <w:color w:val="1B1C1D"/>
          <w:kern w:val="0"/>
          <w:lang w:bidi="ar"/>
        </w:rPr>
        <w:t xml:space="preserve">TR (B), and across </w:t>
      </w:r>
      <w:r>
        <w:rPr>
          <w:rFonts w:ascii="Times New Roman" w:eastAsia="Times New Roman" w:hAnsi="Times New Roman" w:cs="Times New Roman" w:hint="eastAsia"/>
          <w:i/>
          <w:iCs/>
          <w:color w:val="1B1C1D"/>
          <w:kern w:val="0"/>
          <w:lang w:bidi="ar"/>
        </w:rPr>
        <w:t>RA</w:t>
      </w:r>
      <w:r>
        <w:rPr>
          <w:rFonts w:ascii="Times New Roman" w:eastAsia="Times New Roman" w:hAnsi="Times New Roman" w:cs="Times New Roman" w:hint="eastAsia"/>
          <w:i/>
          <w:iCs/>
          <w:color w:val="1B1C1D"/>
          <w:kern w:val="0"/>
          <w:lang w:bidi="ar"/>
        </w:rPr>
        <w:t xml:space="preserve"> (C)</w:t>
      </w:r>
      <w:r>
        <w:rPr>
          <w:rFonts w:ascii="Times New Roman" w:eastAsia="Times New Roman" w:hAnsi="Times New Roman" w:cs="Times New Roman" w:hint="eastAsia"/>
          <w:i/>
          <w:iCs/>
          <w:color w:val="1B1C1D"/>
          <w:kern w:val="0"/>
          <w:lang w:bidi="ar"/>
        </w:rPr>
        <w:t xml:space="preserve"> and LV end-diastolic </w:t>
      </w:r>
      <w:r>
        <w:rPr>
          <w:rFonts w:ascii="Times New Roman" w:eastAsia="Times New Roman" w:hAnsi="Times New Roman" w:cs="Times New Roman" w:hint="eastAsia"/>
          <w:i/>
          <w:iCs/>
          <w:color w:val="1B1C1D"/>
          <w:kern w:val="0"/>
          <w:lang w:bidi="ar"/>
        </w:rPr>
        <w:t xml:space="preserve">(D) </w:t>
      </w:r>
      <w:r>
        <w:rPr>
          <w:rFonts w:ascii="Times New Roman" w:eastAsia="Times New Roman" w:hAnsi="Times New Roman" w:cs="Times New Roman" w:hint="eastAsia"/>
          <w:i/>
          <w:iCs/>
          <w:color w:val="1B1C1D"/>
          <w:kern w:val="0"/>
          <w:lang w:bidi="ar"/>
        </w:rPr>
        <w:t xml:space="preserve">diameters </w:t>
      </w:r>
      <w:r>
        <w:rPr>
          <w:rFonts w:ascii="Times New Roman" w:eastAsia="Times New Roman" w:hAnsi="Times New Roman" w:cs="Times New Roman" w:hint="eastAsia"/>
          <w:i/>
          <w:iCs/>
          <w:color w:val="1B1C1D"/>
          <w:kern w:val="0"/>
          <w:lang w:bidi="ar"/>
        </w:rPr>
        <w:t>for</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TR.</w:t>
      </w:r>
      <w:r>
        <w:rPr>
          <w:rFonts w:ascii="Times New Roman" w:eastAsia="Times New Roman" w:hAnsi="Times New Roman" w:cs="Times New Roman" w:hint="eastAsia"/>
          <w:i/>
          <w:iCs/>
          <w:color w:val="1B1C1D"/>
          <w:kern w:val="0"/>
          <w:lang w:bidi="ar"/>
        </w:rPr>
        <w:t xml:space="preserve"> Abbreviations as in Table </w:t>
      </w:r>
      <w:r>
        <w:rPr>
          <w:rFonts w:ascii="Times New Roman" w:eastAsia="Times New Roman" w:hAnsi="Times New Roman" w:cs="Times New Roman" w:hint="eastAsia"/>
          <w:i/>
          <w:iCs/>
          <w:color w:val="1B1C1D"/>
          <w:kern w:val="0"/>
          <w:lang w:bidi="ar"/>
        </w:rPr>
        <w:t>2.</w:t>
      </w:r>
    </w:p>
    <w:p w14:paraId="03A1A6BD" w14:textId="77777777" w:rsidR="00870F3C" w:rsidRDefault="00000000">
      <w:pPr>
        <w:keepNext/>
        <w:numPr>
          <w:ilvl w:val="255"/>
          <w:numId w:val="0"/>
        </w:numPr>
        <w:rPr>
          <w:rFonts w:ascii="Times New Roman" w:eastAsia="宋体" w:hAnsi="Times New Roman" w:cs="Times New Roman"/>
          <w:b/>
          <w:bCs/>
          <w:color w:val="1B1C1D"/>
          <w:kern w:val="0"/>
          <w:lang w:bidi="ar"/>
        </w:rPr>
      </w:pPr>
      <w:r>
        <w:rPr>
          <w:rFonts w:ascii="Times New Roman" w:eastAsia="Times New Roman" w:hAnsi="Times New Roman" w:cs="Times New Roman" w:hint="eastAsia"/>
          <w:b/>
          <w:bCs/>
          <w:color w:val="1B1C1D"/>
          <w:kern w:val="0"/>
          <w:lang w:bidi="ar"/>
        </w:rPr>
        <w:lastRenderedPageBreak/>
        <w:t>Figure 5. Sinus rhythm, atrial remodeling, and 1-month MR and TR improvement.</w:t>
      </w:r>
    </w:p>
    <w:p w14:paraId="6B8648BF" w14:textId="77777777" w:rsidR="00870F3C" w:rsidRDefault="00000000">
      <w:pPr>
        <w:rPr>
          <w:rFonts w:ascii="Times New Roman" w:eastAsia="Times New Roman" w:hAnsi="Times New Roman" w:cs="Times New Roman"/>
          <w:i/>
          <w:iCs/>
          <w:color w:val="1B1C1D"/>
          <w:kern w:val="0"/>
          <w:lang w:bidi="ar"/>
        </w:rPr>
      </w:pPr>
      <w:r>
        <w:rPr>
          <w:rFonts w:ascii="Times New Roman" w:eastAsia="Times New Roman" w:hAnsi="Times New Roman" w:cs="Times New Roman" w:hint="eastAsia"/>
          <w:i/>
          <w:iCs/>
          <w:color w:val="1B1C1D"/>
          <w:kern w:val="0"/>
          <w:lang w:bidi="ar"/>
        </w:rPr>
        <w:t xml:space="preserve">(A) Odds ratios (95% CIs) of SR on 24-hour Holter monitoring near the 1-month TTE for ≥1-grade MR and TR improvement. Overall estimates </w:t>
      </w:r>
      <w:r>
        <w:rPr>
          <w:rFonts w:ascii="Times New Roman" w:eastAsia="Times New Roman" w:hAnsi="Times New Roman" w:cs="Times New Roman" w:hint="eastAsia"/>
          <w:i/>
          <w:iCs/>
          <w:color w:val="1B1C1D"/>
          <w:kern w:val="0"/>
          <w:lang w:bidi="ar"/>
        </w:rPr>
        <w:t xml:space="preserve">(diamonds) </w:t>
      </w:r>
      <w:r>
        <w:rPr>
          <w:rFonts w:ascii="Times New Roman" w:eastAsia="Times New Roman" w:hAnsi="Times New Roman" w:cs="Times New Roman" w:hint="eastAsia"/>
          <w:i/>
          <w:iCs/>
          <w:color w:val="1B1C1D"/>
          <w:kern w:val="0"/>
          <w:lang w:bidi="ar"/>
        </w:rPr>
        <w:t>are from the 12-factor valve-level model with SR added; AF-type estimates</w:t>
      </w:r>
      <w:r>
        <w:rPr>
          <w:rFonts w:ascii="Times New Roman" w:eastAsia="Times New Roman" w:hAnsi="Times New Roman" w:cs="Times New Roman" w:hint="eastAsia"/>
          <w:i/>
          <w:iCs/>
          <w:color w:val="1B1C1D"/>
          <w:kern w:val="0"/>
          <w:lang w:bidi="ar"/>
        </w:rPr>
        <w:t xml:space="preserve"> (open circles, paroxysmal; filled circles, persistent)</w:t>
      </w:r>
      <w:r>
        <w:rPr>
          <w:rFonts w:ascii="Times New Roman" w:eastAsia="Times New Roman" w:hAnsi="Times New Roman" w:cs="Times New Roman" w:hint="eastAsia"/>
          <w:i/>
          <w:iCs/>
          <w:color w:val="1B1C1D"/>
          <w:kern w:val="0"/>
          <w:lang w:bidi="ar"/>
        </w:rPr>
        <w:t xml:space="preserve"> are from the corresponding whole-cohort model with an SR × AF type interaction. Multiple imputation and patient-clustered standard errors were used. (B) Relative risk ratios (</w:t>
      </w:r>
      <w:r>
        <w:rPr>
          <w:rFonts w:ascii="Times New Roman" w:eastAsia="Times New Roman" w:hAnsi="Times New Roman" w:cs="Times New Roman" w:hint="eastAsia"/>
          <w:i/>
          <w:iCs/>
          <w:color w:val="1B1C1D"/>
          <w:kern w:val="0"/>
          <w:lang w:bidi="ar"/>
        </w:rPr>
        <w:t xml:space="preserve">RRR; </w:t>
      </w:r>
      <w:r>
        <w:rPr>
          <w:rFonts w:ascii="Times New Roman" w:eastAsia="Times New Roman" w:hAnsi="Times New Roman" w:cs="Times New Roman" w:hint="eastAsia"/>
          <w:i/>
          <w:iCs/>
          <w:color w:val="1B1C1D"/>
          <w:kern w:val="0"/>
          <w:lang w:bidi="ar"/>
        </w:rPr>
        <w:t xml:space="preserve">95% CIs) of SR for each joint response state versus neither valve improved in combined disease, from multinomial logistic regression adjusted for age, sex, AF type, and both baseline grades. (C) Mean 1-month change in LA and RA diameters (95% CIs) in improved </w:t>
      </w:r>
      <w:r>
        <w:rPr>
          <w:rFonts w:ascii="Times New Roman" w:eastAsia="Times New Roman" w:hAnsi="Times New Roman" w:cs="Times New Roman" w:hint="eastAsia"/>
          <w:i/>
          <w:iCs/>
          <w:color w:val="1B1C1D"/>
          <w:kern w:val="0"/>
          <w:lang w:bidi="ar"/>
        </w:rPr>
        <w:t xml:space="preserve">(filled) </w:t>
      </w:r>
      <w:r>
        <w:rPr>
          <w:rFonts w:ascii="Times New Roman" w:eastAsia="Times New Roman" w:hAnsi="Times New Roman" w:cs="Times New Roman" w:hint="eastAsia"/>
          <w:i/>
          <w:iCs/>
          <w:color w:val="1B1C1D"/>
          <w:kern w:val="0"/>
          <w:lang w:bidi="ar"/>
        </w:rPr>
        <w:t>and nonimproved</w:t>
      </w:r>
      <w:r>
        <w:rPr>
          <w:rFonts w:ascii="Times New Roman" w:eastAsia="Times New Roman" w:hAnsi="Times New Roman" w:cs="Times New Roman" w:hint="eastAsia"/>
          <w:i/>
          <w:iCs/>
          <w:color w:val="1B1C1D"/>
          <w:kern w:val="0"/>
          <w:lang w:bidi="ar"/>
        </w:rPr>
        <w:t xml:space="preserve"> (open)</w:t>
      </w:r>
      <w:r>
        <w:rPr>
          <w:rFonts w:ascii="Times New Roman" w:eastAsia="Times New Roman" w:hAnsi="Times New Roman" w:cs="Times New Roman" w:hint="eastAsia"/>
          <w:i/>
          <w:iCs/>
          <w:color w:val="1B1C1D"/>
          <w:kern w:val="0"/>
          <w:lang w:bidi="ar"/>
        </w:rPr>
        <w:t xml:space="preserve"> valve series. (D) Odds ratios per 5-mm reduction in LA </w:t>
      </w:r>
      <w:r>
        <w:rPr>
          <w:rFonts w:ascii="Times New Roman" w:eastAsia="Times New Roman" w:hAnsi="Times New Roman" w:cs="Times New Roman" w:hint="eastAsia"/>
          <w:i/>
          <w:iCs/>
          <w:color w:val="1B1C1D"/>
          <w:kern w:val="0"/>
          <w:lang w:bidi="ar"/>
        </w:rPr>
        <w:t xml:space="preserve">(squares) </w:t>
      </w:r>
      <w:r>
        <w:rPr>
          <w:rFonts w:ascii="Times New Roman" w:eastAsia="Times New Roman" w:hAnsi="Times New Roman" w:cs="Times New Roman" w:hint="eastAsia"/>
          <w:i/>
          <w:iCs/>
          <w:color w:val="1B1C1D"/>
          <w:kern w:val="0"/>
          <w:lang w:bidi="ar"/>
        </w:rPr>
        <w:t>and RA</w:t>
      </w:r>
      <w:r>
        <w:rPr>
          <w:rFonts w:ascii="Times New Roman" w:eastAsia="Times New Roman" w:hAnsi="Times New Roman" w:cs="Times New Roman" w:hint="eastAsia"/>
          <w:i/>
          <w:iCs/>
          <w:color w:val="1B1C1D"/>
          <w:kern w:val="0"/>
          <w:lang w:bidi="ar"/>
        </w:rPr>
        <w:t xml:space="preserve"> (circles)</w:t>
      </w:r>
      <w:r>
        <w:rPr>
          <w:rFonts w:ascii="Times New Roman" w:eastAsia="Times New Roman" w:hAnsi="Times New Roman" w:cs="Times New Roman" w:hint="eastAsia"/>
          <w:i/>
          <w:iCs/>
          <w:color w:val="1B1C1D"/>
          <w:kern w:val="0"/>
          <w:lang w:bidi="ar"/>
        </w:rPr>
        <w:t xml:space="preserve"> diameters entered together, in all and isolated valve series, adjusted for the 12 baseline factors. </w:t>
      </w:r>
      <w:r>
        <w:rPr>
          <w:rFonts w:ascii="Times New Roman" w:eastAsia="Times New Roman" w:hAnsi="Times New Roman" w:cs="Times New Roman" w:hint="eastAsia"/>
          <w:i/>
          <w:iCs/>
          <w:color w:val="1B1C1D"/>
          <w:kern w:val="0"/>
          <w:lang w:bidi="ar"/>
        </w:rPr>
        <w:t>(E) Joint response states in combined MR/TR by tertile of biatrial reduction (sum of LA and RA reductions from baseline to 1 month; negative values</w:t>
      </w:r>
      <w:r>
        <w:rPr>
          <w:rFonts w:ascii="Times New Roman" w:eastAsia="Times New Roman" w:hAnsi="Times New Roman" w:cs="Times New Roman" w:hint="eastAsia"/>
          <w:i/>
          <w:iCs/>
          <w:color w:val="1B1C1D"/>
          <w:kern w:val="0"/>
          <w:lang w:bidi="ar"/>
        </w:rPr>
        <w:t xml:space="preserve"> indicate </w:t>
      </w:r>
      <w:r>
        <w:rPr>
          <w:rFonts w:ascii="Times New Roman" w:eastAsia="Times New Roman" w:hAnsi="Times New Roman" w:cs="Times New Roman" w:hint="eastAsia"/>
          <w:i/>
          <w:iCs/>
          <w:color w:val="1B1C1D"/>
          <w:kern w:val="0"/>
          <w:lang w:bidi="ar"/>
        </w:rPr>
        <w:t>enlargement)</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in</w:t>
      </w:r>
      <w:r>
        <w:rPr>
          <w:rFonts w:ascii="Times New Roman" w:eastAsia="Times New Roman" w:hAnsi="Times New Roman" w:cs="Times New Roman" w:hint="eastAsia"/>
          <w:i/>
          <w:iCs/>
          <w:color w:val="1B1C1D"/>
          <w:kern w:val="0"/>
          <w:lang w:bidi="ar"/>
        </w:rPr>
        <w:t xml:space="preserve"> the </w:t>
      </w:r>
      <w:r>
        <w:rPr>
          <w:rFonts w:ascii="Times New Roman" w:eastAsia="Times New Roman" w:hAnsi="Times New Roman" w:cs="Times New Roman" w:hint="eastAsia"/>
          <w:i/>
          <w:iCs/>
          <w:color w:val="1B1C1D"/>
          <w:kern w:val="0"/>
          <w:lang w:bidi="ar"/>
        </w:rPr>
        <w:t>376</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procedures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with</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both diameters at both time points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numbers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are percentages. SR</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sinus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rhythm;</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other</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abbreviations</w:t>
      </w:r>
      <w:r>
        <w:rPr>
          <w:rFonts w:ascii="Times New Roman" w:eastAsia="Times New Roman" w:hAnsi="Times New Roman" w:cs="Times New Roman" w:hint="eastAsia"/>
          <w:i/>
          <w:iCs/>
          <w:color w:val="1B1C1D"/>
          <w:kern w:val="0"/>
          <w:lang w:bidi="ar"/>
        </w:rPr>
        <w:t xml:space="preserve"> as in Table </w:t>
      </w:r>
      <w:r>
        <w:rPr>
          <w:rFonts w:ascii="Times New Roman" w:eastAsia="Times New Roman" w:hAnsi="Times New Roman" w:cs="Times New Roman" w:hint="eastAsia"/>
          <w:i/>
          <w:iCs/>
          <w:color w:val="1B1C1D"/>
          <w:kern w:val="0"/>
          <w:lang w:bidi="ar"/>
        </w:rPr>
        <w:t>2.</w:t>
      </w:r>
    </w:p>
    <w:p w14:paraId="19A1A80C" w14:textId="77777777" w:rsidR="00870F3C" w:rsidRDefault="00000000">
      <w:pPr>
        <w:keepNext/>
        <w:rPr>
          <w:rFonts w:ascii="Times New Roman" w:eastAsia="宋体" w:hAnsi="Times New Roman" w:cs="Times New Roman"/>
          <w:b/>
          <w:bCs/>
          <w:color w:val="1B1C1D"/>
          <w:kern w:val="0"/>
          <w:lang w:bidi="ar"/>
        </w:rPr>
      </w:pPr>
      <w:r>
        <w:rPr>
          <w:rFonts w:ascii="Times New Roman" w:eastAsia="Times New Roman" w:hAnsi="Times New Roman" w:cs="Times New Roman"/>
          <w:b/>
          <w:bCs/>
          <w:color w:val="1B1C1D"/>
          <w:kern w:val="0"/>
          <w:lang w:bidi="ar"/>
        </w:rPr>
        <w:t>Table</w:t>
      </w:r>
      <w:r>
        <w:rPr>
          <w:rFonts w:ascii="Times New Roman" w:eastAsia="宋体" w:hAnsi="Times New Roman" w:cs="Times New Roman" w:hint="eastAsia"/>
          <w:b/>
          <w:bCs/>
          <w:color w:val="1B1C1D"/>
          <w:kern w:val="0"/>
          <w:lang w:bidi="ar"/>
        </w:rPr>
        <w:t xml:space="preserve"> Legends</w:t>
      </w:r>
    </w:p>
    <w:p w14:paraId="69B893F9" w14:textId="77777777" w:rsidR="00870F3C" w:rsidRDefault="00000000">
      <w:pPr>
        <w:keepNext/>
        <w:rPr/>
      </w:pPr>
      <w:r>
        <w:rPr>
          <w:rFonts w:ascii="Times New Roman" w:eastAsia="Times New Roman" w:hAnsi="Times New Roman" w:cs="Times New Roman" w:hint="eastAsia"/>
          <w:b/>
          <w:color w:val="1B1C1D"/>
          <w:kern w:val="0"/>
          <w:lang w:bidi="ar"/>
        </w:rPr>
        <w:t>Table 1. Baseline characteristics by AF type in the baseline phenotype and paired response cohorts.</w:t>
      </w:r>
    </w:p>
    <w:p w14:paraId="69119976" w14:textId="77777777" w:rsidR="00870F3C" w:rsidRDefault="00000000">
      <w:pPr>
        <w:rPr/>
      </w:pPr>
      <w:r>
        <w:rPr>
          <w:rFonts w:ascii="Times New Roman" w:eastAsia="Times New Roman" w:hAnsi="Times New Roman" w:cs="Times New Roman" w:hint="eastAsia"/>
          <w:i/>
          <w:iCs/>
          <w:color w:val="1B1C1D"/>
          <w:kern w:val="0"/>
          <w:lang w:bidi="ar"/>
        </w:rPr>
        <w:t>Data are median (interquartile range) or n (%) of observed values. The baseline phenotype cohort counts patients (first AF ablation admission</w:t>
      </w:r>
      <w:proofErr w:type="gramStart"/>
      <w:r>
        <w:rPr>
          <w:rFonts w:ascii="Times New Roman" w:eastAsia="Times New Roman" w:hAnsi="Times New Roman" w:cs="Times New Roman" w:hint="eastAsia"/>
          <w:i/>
          <w:iCs/>
          <w:color w:val="1B1C1D"/>
          <w:kern w:val="0"/>
          <w:lang w:bidi="ar"/>
        </w:rPr>
        <w:t>)</w:t>
      </w:r>
      <w:proofErr w:type="gramEnd"/>
      <w:r>
        <w:rPr>
          <w:rFonts w:ascii="Times New Roman" w:eastAsia="Times New Roman" w:hAnsi="Times New Roman" w:cs="Times New Roman" w:hint="eastAsia"/>
          <w:i/>
          <w:iCs/>
          <w:color w:val="1B1C1D"/>
          <w:kern w:val="0"/>
          <w:lang w:bidi="ar"/>
        </w:rPr>
        <w:t xml:space="preserve"> and the paired response cohort counts procedures; the two cohorts were assembled separately and shared 357 patients. In the </w:t>
      </w:r>
      <w:r>
        <w:rPr>
          <w:rFonts w:ascii="Times New Roman" w:eastAsia="Times New Roman" w:hAnsi="Times New Roman" w:cs="Times New Roman" w:hint="eastAsia"/>
          <w:i/>
          <w:iCs/>
          <w:color w:val="1B1C1D"/>
          <w:kern w:val="0"/>
          <w:lang w:bidi="ar"/>
        </w:rPr>
        <w:lastRenderedPageBreak/>
        <w:t>baseline phenotype cohort, chamber dimensions were available from the same report in 2,095 (LAD), 2,289 (LVEDd), 2,098 (RAD), 2,212 (RVD), and 2,295 (LVEF) patients; BMI, comorbidities, TRV, and procedural details other than concomitant LAAO were abstracted only for the paired response cohort, in which BMI was available for 760 and TRV for 801 procedures. Regurgitation phenotypes and grades are analysis grades (Methods); MR and TR grade ≥2 denote study-defined moderate or greater and are shown as proportions of all patients or procedures. P values compare paroxysmal and persistent AF (Kruskal–</w:t>
      </w:r>
      <w:proofErr w:type="gramStart"/>
      <w:r>
        <w:rPr>
          <w:rFonts w:ascii="Times New Roman" w:eastAsia="Times New Roman" w:hAnsi="Times New Roman" w:cs="Times New Roman" w:hint="eastAsia"/>
          <w:i/>
          <w:iCs/>
          <w:color w:val="1B1C1D"/>
          <w:kern w:val="0"/>
          <w:lang w:bidi="ar"/>
        </w:rPr>
        <w:t>Wallis</w:t>
      </w:r>
      <w:proofErr w:type="gramEnd"/>
      <w:r>
        <w:rPr>
          <w:rFonts w:ascii="Times New Roman" w:eastAsia="Times New Roman" w:hAnsi="Times New Roman" w:cs="Times New Roman" w:hint="eastAsia"/>
          <w:i/>
          <w:iCs/>
          <w:color w:val="1B1C1D"/>
          <w:kern w:val="0"/>
          <w:lang w:bidi="ar"/>
        </w:rPr>
        <w:t xml:space="preserve"> test or chi-square test). AF, atrial fibrillation; BMI, body mass index; CAD, coronary artery disease; CBA, cryoballoon ablation; CKD, chronic kidney disease; COPD, chronic obstructive pulmonary disease; DM, diabetes mellitus; HF, heart failure; LAAO, left atrial appendage occlusion; LAD, left atrial diameter; LVEDd, left ventricular end-diastolic diameter; LVEF, left ventricular ejection fraction; MR, mitral regurgitation; PFA, pulsed field ablation; PVI, pulmonary vein isolation; RAD, right atrial diameter; RFA, radiofrequency ablation; RVD, right ventricular diameter; SR, sinus rhythm; TR, tricuspid regurgitation; TRV, peak tricuspid regurgitant velocity; TTE, transthoracic echocardiography.</w:t>
      </w:r>
    </w:p>
    <w:p w14:paraId="6339342F" w14:textId="77777777" w:rsidR="00870F3C" w:rsidRDefault="00000000">
      <w:pPr>
        <w:keepNext/>
        <w:rPr>
          <w:rFonts w:ascii="Times New Roman" w:eastAsia="Times New Roman" w:hAnsi="Times New Roman" w:cs="Times New Roman"/>
          <w:color w:val="1B1C1D"/>
          <w:kern w:val="0"/>
          <w:lang w:bidi="ar"/>
        </w:rPr>
      </w:pPr>
      <w:r>
        <w:rPr>
          <w:rFonts w:ascii="Times New Roman" w:eastAsia="Times New Roman" w:hAnsi="Times New Roman" w:cs="Times New Roman" w:hint="eastAsia"/>
          <w:b/>
          <w:bCs/>
          <w:color w:val="1B1C1D"/>
          <w:kern w:val="0"/>
          <w:lang w:bidi="ar"/>
        </w:rPr>
        <w:t xml:space="preserve">Table </w:t>
      </w:r>
      <w:r>
        <w:rPr>
          <w:rFonts w:ascii="Times New Roman" w:eastAsia="Times New Roman" w:hAnsi="Times New Roman" w:cs="Times New Roman" w:hint="eastAsia"/>
          <w:b/>
          <w:bCs/>
          <w:color w:val="1B1C1D"/>
          <w:kern w:val="0"/>
          <w:lang w:bidi="ar"/>
        </w:rPr>
        <w:t>2.</w:t>
      </w:r>
      <w:r>
        <w:rPr>
          <w:rFonts w:ascii="Times New Roman" w:eastAsia="Times New Roman" w:hAnsi="Times New Roman" w:cs="Times New Roman" w:hint="eastAsia"/>
          <w:b/>
          <w:bCs/>
          <w:color w:val="1B1C1D"/>
          <w:kern w:val="0"/>
          <w:lang w:bidi="ar"/>
        </w:rPr>
        <w:t xml:space="preserve"> Baseline clinical, echocardiographic, and procedural characteristics of the </w:t>
      </w:r>
      <w:r>
        <w:rPr>
          <w:rFonts w:ascii="Times New Roman" w:eastAsia="Times New Roman" w:hAnsi="Times New Roman" w:cs="Times New Roman" w:hint="eastAsia"/>
          <w:b/>
          <w:bCs/>
          <w:color w:val="1B1C1D"/>
          <w:kern w:val="0"/>
          <w:lang w:bidi="ar"/>
        </w:rPr>
        <w:t>paired</w:t>
      </w:r>
      <w:r>
        <w:rPr>
          <w:rFonts w:ascii="Times New Roman" w:eastAsia="Times New Roman" w:hAnsi="Times New Roman" w:cs="Times New Roman" w:hint="eastAsia"/>
          <w:b/>
          <w:bCs/>
          <w:color w:val="1B1C1D"/>
          <w:kern w:val="0"/>
          <w:lang w:bidi="ar"/>
        </w:rPr>
        <w:t xml:space="preserve"> </w:t>
      </w:r>
      <w:r>
        <w:rPr>
          <w:rFonts w:ascii="Times New Roman" w:eastAsia="Times New Roman" w:hAnsi="Times New Roman" w:cs="Times New Roman" w:hint="eastAsia"/>
          <w:b/>
          <w:bCs/>
          <w:color w:val="1B1C1D"/>
          <w:kern w:val="0"/>
          <w:lang w:bidi="ar"/>
        </w:rPr>
        <w:t>response</w:t>
      </w:r>
      <w:r>
        <w:rPr>
          <w:rFonts w:ascii="Times New Roman" w:eastAsia="Times New Roman" w:hAnsi="Times New Roman" w:cs="Times New Roman" w:hint="eastAsia"/>
          <w:color w:val="1B1C1D"/>
          <w:kern w:val="0"/>
          <w:lang w:bidi="ar"/>
        </w:rPr>
        <w:t xml:space="preserve"> </w:t>
      </w:r>
      <w:r>
        <w:rPr>
          <w:rFonts w:ascii="Times New Roman" w:eastAsia="Times New Roman" w:hAnsi="Times New Roman" w:cs="Times New Roman" w:hint="eastAsia"/>
          <w:color w:val="1B1C1D"/>
          <w:kern w:val="0"/>
          <w:lang w:bidi="ar"/>
        </w:rPr>
        <w:t xml:space="preserve">cohort by regurgitation phenotype. </w:t>
      </w:r>
    </w:p>
    <w:p w14:paraId="2493D3A1"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i/>
          <w:iCs/>
          <w:color w:val="1B1C1D"/>
          <w:kern w:val="0"/>
          <w:lang w:bidi="ar"/>
        </w:rPr>
        <w:t xml:space="preserve">Data are presented as median (interquartile range) or n (%). Baseline TRV was missing in 37 (no recordable TR jet), 1, and 5 procedures in isolated MR, isolated TR, and combined MR/TR. TRV, peak tricuspid regurgitant velocity on the baseline TTE. MR and TR are analysis grades: 1, very mild or mild; 2, moderate (including mild-to-moderate); 3, moderate-to-severe or </w:t>
      </w:r>
      <w:r>
        <w:rPr>
          <w:rFonts w:ascii="Times New Roman" w:eastAsia="Times New Roman" w:hAnsi="Times New Roman" w:cs="Times New Roman" w:hint="eastAsia"/>
          <w:i/>
          <w:iCs/>
          <w:color w:val="1B1C1D"/>
          <w:kern w:val="0"/>
          <w:lang w:bidi="ar"/>
        </w:rPr>
        <w:lastRenderedPageBreak/>
        <w:t xml:space="preserve">severe (MR, moderate-to-severe or worse); 4, very severe. Moderate or greater denotes analysis grade ≥2 under the study definition (Methods). AF, atrial fibrillation; BMI, body mass index; CBA, </w:t>
      </w:r>
      <w:proofErr w:type="spellStart"/>
      <w:r>
        <w:rPr>
          <w:rFonts w:ascii="Times New Roman" w:eastAsia="Times New Roman" w:hAnsi="Times New Roman" w:cs="Times New Roman" w:hint="eastAsia"/>
          <w:i/>
          <w:iCs/>
          <w:color w:val="1B1C1D"/>
          <w:kern w:val="0"/>
          <w:lang w:bidi="ar"/>
        </w:rPr>
        <w:t>cryoballoon</w:t>
      </w:r>
      <w:proofErr w:type="spellEnd"/>
      <w:r>
        <w:rPr>
          <w:rFonts w:ascii="Times New Roman" w:eastAsia="Times New Roman" w:hAnsi="Times New Roman" w:cs="Times New Roman" w:hint="eastAsia"/>
          <w:i/>
          <w:iCs/>
          <w:color w:val="1B1C1D"/>
          <w:kern w:val="0"/>
          <w:lang w:bidi="ar"/>
        </w:rPr>
        <w:t xml:space="preserve"> ablation; CAD, coronary artery disease; CKD, chronic kidney disease; COPD, chronic obstructive pulmonary disease; DM, diabetes mellitus; HF, heart failure; LAD, left atrial diameter; </w:t>
      </w:r>
      <w:proofErr w:type="spellStart"/>
      <w:r>
        <w:rPr>
          <w:rFonts w:ascii="Times New Roman" w:eastAsia="Times New Roman" w:hAnsi="Times New Roman" w:cs="Times New Roman" w:hint="eastAsia"/>
          <w:i/>
          <w:iCs/>
          <w:color w:val="1B1C1D"/>
          <w:kern w:val="0"/>
          <w:lang w:bidi="ar"/>
        </w:rPr>
        <w:t>LVEDd</w:t>
      </w:r>
      <w:proofErr w:type="spellEnd"/>
      <w:r>
        <w:rPr>
          <w:rFonts w:ascii="Times New Roman" w:eastAsia="Times New Roman" w:hAnsi="Times New Roman" w:cs="Times New Roman" w:hint="eastAsia"/>
          <w:i/>
          <w:iCs/>
          <w:color w:val="1B1C1D"/>
          <w:kern w:val="0"/>
          <w:lang w:bidi="ar"/>
        </w:rPr>
        <w:t>, left ventricular end-diastolic diameter; RAD, right atrial diameter; RVD, right ventricular diameter; LVEF, left ventricular ejection fraction; LAAO, left atrial appendage occlusion; MR, mitral regurgitation; PFA, pulsed field ablation; PVI, pulmonary vein isolation; RFA, radiofrequency ablation; TR, tricuspid regurgitation.</w:t>
      </w:r>
    </w:p>
    <w:p w14:paraId="562A982F" w14:textId="77777777" w:rsidR="00891D03" w:rsidRDefault="00000000">
      <w:pPr>
        <w:keepNext/>
      </w:pPr>
      <w:r>
        <w:rPr>
          <w:rFonts w:ascii="Times New Roman" w:eastAsia="Times New Roman" w:hAnsi="Times New Roman" w:cs="Times New Roman" w:hint="eastAsia"/>
          <w:b/>
          <w:bCs/>
          <w:color w:val="1B1C1D"/>
          <w:kern w:val="0"/>
          <w:lang w:bidi="ar"/>
        </w:rPr>
        <w:t xml:space="preserve">Table </w:t>
      </w:r>
      <w:r>
        <w:rPr>
          <w:rFonts w:ascii="Times New Roman" w:eastAsia="Times New Roman" w:hAnsi="Times New Roman" w:cs="Times New Roman" w:hint="eastAsia"/>
          <w:b/>
          <w:bCs/>
          <w:color w:val="1B1C1D"/>
          <w:kern w:val="0"/>
          <w:lang w:bidi="ar"/>
        </w:rPr>
        <w:t>3.</w:t>
      </w:r>
      <w:r>
        <w:rPr>
          <w:rFonts w:ascii="Times New Roman" w:eastAsia="Times New Roman" w:hAnsi="Times New Roman" w:cs="Times New Roman" w:hint="eastAsia"/>
          <w:b/>
          <w:bCs/>
          <w:color w:val="1B1C1D"/>
          <w:kern w:val="0"/>
          <w:lang w:bidi="ar"/>
        </w:rPr>
        <w:t xml:space="preserve"> One-month improvement by valve series, isolated versus combined disease, and the aortic regurgitation negative control.</w:t>
      </w:r>
    </w:p>
    <w:p w14:paraId="3B1D34F7" w14:textId="77777777" w:rsidR="00891D03" w:rsidRDefault="00000000">
      <w:pPr>
        <w:spacing w:line="360" w:lineRule="auto"/>
      </w:pPr>
      <w:r>
        <w:rPr>
          <w:rFonts w:ascii="Times New Roman" w:eastAsia="Times New Roman" w:hAnsi="Times New Roman" w:cs="Times New Roman" w:hint="eastAsia"/>
          <w:i/>
          <w:iCs/>
          <w:color w:val="1B1C1D"/>
          <w:kern w:val="0"/>
          <w:lang w:bidi="ar"/>
        </w:rPr>
        <w:t xml:space="preserve">Improvement was a ≥1-grade reduction from baseline to 1 month; grades were lower than at baseline in all </w:t>
      </w:r>
      <w:proofErr w:type="gramStart"/>
      <w:r>
        <w:rPr>
          <w:rFonts w:ascii="Times New Roman" w:eastAsia="Times New Roman" w:hAnsi="Times New Roman" w:cs="Times New Roman" w:hint="eastAsia"/>
          <w:i/>
          <w:iCs/>
          <w:color w:val="1B1C1D"/>
          <w:kern w:val="0"/>
          <w:lang w:bidi="ar"/>
        </w:rPr>
        <w:t>four valve</w:t>
      </w:r>
      <w:proofErr w:type="gramEnd"/>
      <w:r>
        <w:rPr>
          <w:rFonts w:ascii="Times New Roman" w:eastAsia="Times New Roman" w:hAnsi="Times New Roman" w:cs="Times New Roman" w:hint="eastAsia"/>
          <w:i/>
          <w:iCs/>
          <w:color w:val="1B1C1D"/>
          <w:kern w:val="0"/>
          <w:lang w:bidi="ar"/>
        </w:rPr>
        <w:t xml:space="preserve"> series (paired Wilcoxon signed-rank test, all P&lt;0.001). Proportions are shown with Wilson 95% CIs. For study-defined moderate-or-greater series (baseline grade ≥2), the last column shows regression to grade ≤1 (mild or less). </w:t>
      </w:r>
      <w:proofErr w:type="spellStart"/>
      <w:r>
        <w:rPr>
          <w:rFonts w:ascii="Times New Roman" w:eastAsia="Times New Roman" w:hAnsi="Times New Roman" w:cs="Times New Roman" w:hint="eastAsia"/>
          <w:i/>
          <w:iCs/>
          <w:color w:val="1B1C1D"/>
          <w:kern w:val="0"/>
          <w:vertAlign w:val="superscript"/>
          <w:lang w:bidi="ar"/>
        </w:rPr>
        <w:t>a</w:t>
      </w:r>
      <w:r>
        <w:rPr>
          <w:rFonts w:ascii="Times New Roman" w:eastAsia="Times New Roman" w:hAnsi="Times New Roman" w:cs="Times New Roman" w:hint="eastAsia"/>
          <w:i/>
          <w:iCs/>
          <w:color w:val="1B1C1D"/>
          <w:kern w:val="0"/>
          <w:lang w:bidi="ar"/>
        </w:rPr>
        <w:t>IPTW</w:t>
      </w:r>
      <w:proofErr w:type="spellEnd"/>
      <w:r>
        <w:rPr>
          <w:rFonts w:ascii="Times New Roman" w:eastAsia="Times New Roman" w:hAnsi="Times New Roman" w:cs="Times New Roman" w:hint="eastAsia"/>
          <w:i/>
          <w:iCs/>
          <w:color w:val="1B1C1D"/>
          <w:kern w:val="0"/>
          <w:lang w:bidi="ar"/>
        </w:rPr>
        <w:t xml:space="preserve">-weighted odds ratio for isolated versus combined disease (average treatment effect in the treated; Supplementary Tables S3A–S3D). </w:t>
      </w:r>
      <w:proofErr w:type="spellStart"/>
      <w:r>
        <w:rPr>
          <w:rFonts w:ascii="Times New Roman" w:eastAsia="Times New Roman" w:hAnsi="Times New Roman" w:cs="Times New Roman" w:hint="eastAsia"/>
          <w:i/>
          <w:iCs/>
          <w:color w:val="1B1C1D"/>
          <w:kern w:val="0"/>
          <w:vertAlign w:val="superscript"/>
          <w:lang w:bidi="ar"/>
        </w:rPr>
        <w:t>b</w:t>
      </w:r>
      <w:r>
        <w:rPr>
          <w:rFonts w:ascii="Times New Roman" w:eastAsia="Times New Roman" w:hAnsi="Times New Roman" w:cs="Times New Roman" w:hint="eastAsia"/>
          <w:i/>
          <w:iCs/>
          <w:color w:val="1B1C1D"/>
          <w:kern w:val="0"/>
          <w:lang w:bidi="ar"/>
        </w:rPr>
        <w:t>Exact</w:t>
      </w:r>
      <w:proofErr w:type="spellEnd"/>
      <w:r>
        <w:rPr>
          <w:rFonts w:ascii="Times New Roman" w:eastAsia="Times New Roman" w:hAnsi="Times New Roman" w:cs="Times New Roman" w:hint="eastAsia"/>
          <w:i/>
          <w:iCs/>
          <w:color w:val="1B1C1D"/>
          <w:kern w:val="0"/>
          <w:lang w:bidi="ar"/>
        </w:rPr>
        <w:t xml:space="preserve"> McNemar test versus AR within the same procedures. AR improvement did not differ between procedures with and without SR at 1 month (7.1% vs 8.7%) and would have been 23.3% had all 31 procedures without AR documented at 1 month improved (Supplementary Table S</w:t>
      </w:r>
      <w:del w:id="91165" w:author="Claude (E29 修订)" w:date="2026-10-08T23:00:00Z">
        <w:r>
          <w:rPr>
            <w:rFonts w:ascii="Times New Roman" w:eastAsia="Times New Roman" w:hAnsi="Times New Roman" w:cs="Times New Roman" w:hint="eastAsia"/>
            <w:i/>
            <w:iCs/>
            <w:color w:val="1B1C1D"/>
            <w:kern w:val="0"/>
            <w:lang w:bidi="ar"/>
          </w:rPr>
          <w:delText xml:space="preserve">13</w:delText>
        </w:r>
      </w:del>
      <w:ins w:id="91166" w:author="Claude (E29 修订)" w:date="2026-10-08T23:00:00Z">
        <w:r>
          <w:rPr>
            <w:rFonts w:ascii="Times New Roman" w:eastAsia="Times New Roman" w:hAnsi="Times New Roman" w:cs="Times New Roman" w:hint="eastAsia"/>
            <w:i/>
            <w:iCs/>
            <w:color w:val="1B1C1D"/>
            <w:kern w:val="0"/>
            <w:lang w:bidi="ar"/>
          </w:rPr>
          <w:t xml:space="preserve">12</w:t>
        </w:r>
      </w:ins>
      <w:r>
        <w:rPr>
          <w:rFonts w:ascii="Times New Roman" w:eastAsia="Times New Roman" w:hAnsi="Times New Roman" w:cs="Times New Roman" w:hint="eastAsia"/>
          <w:i/>
          <w:iCs/>
          <w:color w:val="1B1C1D"/>
          <w:kern w:val="0"/>
          <w:lang w:bidi="ar"/>
        </w:rPr>
        <w:t xml:space="preserve">). AR, aortic regurgitation; IPTW, inverse probability of treatment weighting; MR, mitral regurgitation; </w:t>
      </w:r>
      <w:proofErr w:type="gramStart"/>
      <w:r>
        <w:rPr>
          <w:rFonts w:ascii="Times New Roman" w:eastAsia="Times New Roman" w:hAnsi="Times New Roman" w:cs="Times New Roman" w:hint="eastAsia"/>
          <w:i/>
          <w:iCs/>
          <w:color w:val="1B1C1D"/>
          <w:kern w:val="0"/>
          <w:lang w:bidi="ar"/>
        </w:rPr>
        <w:t>OR,</w:t>
      </w:r>
      <w:proofErr w:type="gramEnd"/>
      <w:r>
        <w:rPr>
          <w:rFonts w:ascii="Times New Roman" w:eastAsia="Times New Roman" w:hAnsi="Times New Roman" w:cs="Times New Roman" w:hint="eastAsia"/>
          <w:i/>
          <w:iCs/>
          <w:color w:val="1B1C1D"/>
          <w:kern w:val="0"/>
          <w:lang w:bidi="ar"/>
        </w:rPr>
        <w:t xml:space="preserve"> odds ratio; SR, sinus rhythm; TR, tricuspid regurgitation.</w:t>
      </w:r>
    </w:p>
    <w:p w14:paraId="6A85C52A" w14:textId="77777777" w:rsidR="00891D03" w:rsidRDefault="00000000">
      <w:pPr>
        <w:keepNext/>
        <w:rPr>
          <w:del w:id="91107" w:author="Claude (E29 修订)" w:date="2026-10-08T23:00:00Z"/>
        </w:rPr>
      </w:pPr>
      <w:del w:id="91108" w:author="Claude (E29 修订)" w:date="2026-10-08T23:00:00Z">
        <w:r>
          <w:rPr>
            <w:rFonts w:ascii="Times New Roman" w:hAnsi="Times New Roman"/>
          </w:rPr>
          <w:delText xml:space="preserve">Table </w:delText>
        </w:r>
      </w:del>
      <w:del w:id="91109" w:author="Claude (E29 修订)" w:date="2026-10-08T23:00:00Z">
        <w:r>
          <w:rPr>
            <w:rFonts w:ascii="Times New Roman" w:hAnsi="Times New Roman"/>
          </w:rPr>
          <w:delText>4.</w:delText>
        </w:r>
      </w:del>
      <w:del w:id="91110" w:author="Claude (E29 修订)" w:date="2026-10-08T23:00:00Z">
        <w:r>
          <w:rPr>
            <w:rFonts w:ascii="Times New Roman" w:hAnsi="Times New Roman"/>
          </w:rPr>
          <w:delText xml:space="preserve"> Depth of 1-month improvement in study-defined moderate-or-greater regurgitation.</w:delText>
        </w:r>
      </w:del>
    </w:p>
    <w:p w14:paraId="28E9C981" w14:textId="77777777" w:rsidR="00891D03" w:rsidRDefault="00000000">
      <w:pPr>
        <w:spacing w:line="276" w:lineRule="auto"/>
        <w:rPr>
          <w:del w:id="91111" w:author="Claude (E29 修订)" w:date="2026-10-08T23:00:00Z"/>
        </w:rPr>
      </w:pPr>
      <w:del w:id="91112" w:author="Claude (E29 修订)" w:date="2026-10-08T23:00:00Z">
        <w:r>
          <w:rPr>
            <w:rFonts w:ascii="Times New Roman" w:hAnsi="Times New Roman"/>
          </w:rPr>
          <w:delText xml:space="preserve">Baseline analysis grade ≥2 defines the study-defined moderate-or-greater category, including report-labelled mild-to-moderate regurgitation (Methods). Improvement is a reduction of ≥1 or ≥2 analysis grades; regression to grade ≤1 means mild or less. Values are n (%); denominators </w:delText>
        </w:r>
      </w:del>
      <w:del w:id="91113" w:author="Claude (E29 修订)" w:date="2026-10-08T23:00:00Z">
        <w:r>
          <w:rPr>
            <w:rFonts w:ascii="Times New Roman" w:hAnsi="Times New Roman"/>
          </w:rPr>
          <w:lastRenderedPageBreak/>
          <w:delText>are valve series. MR, mitral regurgitation; TR, tricuspid regurgitation.</w:delText>
        </w:r>
      </w:del>
    </w:p>
    <w:sectPr w:rsidR="00891D03">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E25DDF" w14:textId="77777777" w:rsidR="00BB7982" w:rsidRDefault="00BB7982">
      <w:pPr>
        <w:spacing w:line="240" w:lineRule="auto"/>
      </w:pPr>
      <w:r>
        <w:separator/>
      </w:r>
    </w:p>
  </w:endnote>
  <w:endnote w:type="continuationSeparator" w:id="0">
    <w:p w14:paraId="6B949DA0" w14:textId="77777777" w:rsidR="00BB7982" w:rsidRDefault="00BB79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ans-serif">
    <w:altName w:val="苹方-简"/>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599E9D" w14:textId="77777777" w:rsidR="007B6549" w:rsidRDefault="007B654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
    </w:sdtPr>
    <w:sdtContent>
      <w:p w14:paraId="6EEA170D" w14:textId="77777777" w:rsidR="00870F3C" w:rsidRDefault="00000000">
        <w:pPr>
          <w:pStyle w:val="a5"/>
          <w:jc w:val="center"/>
        </w:pPr>
        <w:r>
          <w:fldChar w:fldCharType="begin"/>
        </w:r>
        <w:r>
          <w:instrText xml:space="preserve"> PAGE   \* MERGEFORMAT </w:instrText>
        </w:r>
        <w:r>
          <w:fldChar w:fldCharType="separate"/>
        </w:r>
        <w:r>
          <w:t>2</w:t>
        </w:r>
        <w:r>
          <w:fldChar w:fldCharType="end"/>
        </w:r>
      </w:p>
    </w:sdtContent>
  </w:sdt>
  <w:p w14:paraId="258336C6" w14:textId="77777777" w:rsidR="00870F3C" w:rsidRDefault="00870F3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DD532C" w14:textId="77777777" w:rsidR="00870F3C" w:rsidRDefault="00870F3C">
    <w:pPr>
      <w:pStyle w:val="a5"/>
      <w:jc w:val="center"/>
    </w:pPr>
  </w:p>
  <w:p w14:paraId="45CC6354" w14:textId="77777777" w:rsidR="00870F3C" w:rsidRDefault="00870F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BEBE12" w14:textId="77777777" w:rsidR="00BB7982" w:rsidRDefault="00BB7982">
      <w:r>
        <w:separator/>
      </w:r>
    </w:p>
  </w:footnote>
  <w:footnote w:type="continuationSeparator" w:id="0">
    <w:p w14:paraId="037B65F3" w14:textId="77777777" w:rsidR="00BB7982" w:rsidRDefault="00BB7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CED600" w14:textId="77777777" w:rsidR="007B6549" w:rsidRDefault="007B654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E256C2" w14:textId="77777777" w:rsidR="007B6549" w:rsidRDefault="007B6549">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9E4BD" w14:textId="77777777" w:rsidR="007B6549" w:rsidRDefault="007B654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37012B5"/>
    <w:multiLevelType w:val="singleLevel"/>
    <w:tmpl w:val="A37012B5"/>
    <w:lvl w:ilvl="0">
      <w:start w:val="1"/>
      <w:numFmt w:val="upperLetter"/>
      <w:suff w:val="space"/>
      <w:lvlText w:val="(%1)"/>
      <w:lvlJc w:val="left"/>
      <w:rPr>
        <w:rFonts w:hint="default"/>
        <w:b/>
        <w:bCs/>
      </w:rPr>
    </w:lvl>
  </w:abstractNum>
  <w:abstractNum w:abstractNumId="1" w15:restartNumberingAfterBreak="0">
    <w:nsid w:val="3D2E6062"/>
    <w:multiLevelType w:val="singleLevel"/>
    <w:tmpl w:val="3D2E6062"/>
    <w:lvl w:ilvl="0">
      <w:start w:val="1"/>
      <w:numFmt w:val="upperLetter"/>
      <w:suff w:val="space"/>
      <w:lvlText w:val="(%1)"/>
      <w:lvlJc w:val="left"/>
    </w:lvl>
  </w:abstractNum>
  <w:num w:numId="1" w16cid:durableId="1219125865">
    <w:abstractNumId w:val="1"/>
  </w:num>
  <w:num w:numId="2" w16cid:durableId="17540874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17205">
    <w15:presenceInfo w15:providerId="AD" w15:userId="S::t17205@3659.pro::5c199710-9f00-4a20-8c2f-252f82df0f8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bordersDoNotSurroundHeader/>
  <w:bordersDoNotSurroundFooter/>
  <w:proofState w:spelling="clean" w:grammar="clean"/>
  <w:trackRevisions/>
  <w:defaultTabStop w:val="42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apfaswxcfzwe6ee92q5w92x9f0d2tfad5r9&quot;&gt;My EndNote Library&lt;record-ids&gt;&lt;item&gt;13&lt;/item&gt;&lt;/record-ids&gt;&lt;/item&gt;&lt;/Libraries&gt;"/>
  </w:docVars>
  <w:rsids>
    <w:rsidRoot w:val="00172A27"/>
    <w:rsid w:val="00000308"/>
    <w:rsid w:val="0000092E"/>
    <w:rsid w:val="0000197D"/>
    <w:rsid w:val="00006F24"/>
    <w:rsid w:val="00014965"/>
    <w:rsid w:val="000172E8"/>
    <w:rsid w:val="00021F1C"/>
    <w:rsid w:val="00025D7D"/>
    <w:rsid w:val="00030B82"/>
    <w:rsid w:val="00032867"/>
    <w:rsid w:val="00032E11"/>
    <w:rsid w:val="000361F3"/>
    <w:rsid w:val="000407F3"/>
    <w:rsid w:val="000423C2"/>
    <w:rsid w:val="00047723"/>
    <w:rsid w:val="00047763"/>
    <w:rsid w:val="000555AB"/>
    <w:rsid w:val="00057680"/>
    <w:rsid w:val="000607E4"/>
    <w:rsid w:val="00060BAF"/>
    <w:rsid w:val="00061672"/>
    <w:rsid w:val="000627C8"/>
    <w:rsid w:val="0007288B"/>
    <w:rsid w:val="000736F0"/>
    <w:rsid w:val="00075D6D"/>
    <w:rsid w:val="00076407"/>
    <w:rsid w:val="00076F22"/>
    <w:rsid w:val="00085495"/>
    <w:rsid w:val="00091218"/>
    <w:rsid w:val="000918A5"/>
    <w:rsid w:val="00092B40"/>
    <w:rsid w:val="000947D9"/>
    <w:rsid w:val="000950F4"/>
    <w:rsid w:val="00096CA9"/>
    <w:rsid w:val="000971E6"/>
    <w:rsid w:val="000A1347"/>
    <w:rsid w:val="000A1B52"/>
    <w:rsid w:val="000A3100"/>
    <w:rsid w:val="000A581A"/>
    <w:rsid w:val="000A72FA"/>
    <w:rsid w:val="000B576D"/>
    <w:rsid w:val="000C4E64"/>
    <w:rsid w:val="000C7E2A"/>
    <w:rsid w:val="000D003A"/>
    <w:rsid w:val="000D5343"/>
    <w:rsid w:val="000D7B4B"/>
    <w:rsid w:val="000D7C04"/>
    <w:rsid w:val="000E1849"/>
    <w:rsid w:val="000E79F1"/>
    <w:rsid w:val="000E7DEF"/>
    <w:rsid w:val="000F084A"/>
    <w:rsid w:val="000F629F"/>
    <w:rsid w:val="00102B99"/>
    <w:rsid w:val="0011356B"/>
    <w:rsid w:val="00113902"/>
    <w:rsid w:val="0011476B"/>
    <w:rsid w:val="00116E67"/>
    <w:rsid w:val="0012179C"/>
    <w:rsid w:val="00123A82"/>
    <w:rsid w:val="0012653D"/>
    <w:rsid w:val="0012708F"/>
    <w:rsid w:val="00130806"/>
    <w:rsid w:val="00134FB2"/>
    <w:rsid w:val="00142663"/>
    <w:rsid w:val="00142B32"/>
    <w:rsid w:val="00146F6D"/>
    <w:rsid w:val="0015040F"/>
    <w:rsid w:val="001506E5"/>
    <w:rsid w:val="00152815"/>
    <w:rsid w:val="00153D87"/>
    <w:rsid w:val="001547FA"/>
    <w:rsid w:val="00155D76"/>
    <w:rsid w:val="00160184"/>
    <w:rsid w:val="00160546"/>
    <w:rsid w:val="00161450"/>
    <w:rsid w:val="0016189D"/>
    <w:rsid w:val="00162277"/>
    <w:rsid w:val="001625D3"/>
    <w:rsid w:val="00164D92"/>
    <w:rsid w:val="00165AB1"/>
    <w:rsid w:val="001663AF"/>
    <w:rsid w:val="00167074"/>
    <w:rsid w:val="00167128"/>
    <w:rsid w:val="00172A27"/>
    <w:rsid w:val="00175463"/>
    <w:rsid w:val="00185089"/>
    <w:rsid w:val="00187ABB"/>
    <w:rsid w:val="001B3E65"/>
    <w:rsid w:val="001B46E6"/>
    <w:rsid w:val="001B590B"/>
    <w:rsid w:val="001B7C6E"/>
    <w:rsid w:val="001C03AC"/>
    <w:rsid w:val="001C486F"/>
    <w:rsid w:val="001C73E7"/>
    <w:rsid w:val="001D175D"/>
    <w:rsid w:val="001D18EA"/>
    <w:rsid w:val="001D249B"/>
    <w:rsid w:val="001D31B7"/>
    <w:rsid w:val="001D4AE2"/>
    <w:rsid w:val="001D7652"/>
    <w:rsid w:val="001E069A"/>
    <w:rsid w:val="001E3594"/>
    <w:rsid w:val="001F1CFA"/>
    <w:rsid w:val="001F3213"/>
    <w:rsid w:val="001F333E"/>
    <w:rsid w:val="001F34B5"/>
    <w:rsid w:val="001F5AEE"/>
    <w:rsid w:val="00200AF1"/>
    <w:rsid w:val="00202C81"/>
    <w:rsid w:val="00203758"/>
    <w:rsid w:val="002073AC"/>
    <w:rsid w:val="00207D22"/>
    <w:rsid w:val="002107F4"/>
    <w:rsid w:val="00211416"/>
    <w:rsid w:val="00215A72"/>
    <w:rsid w:val="00222348"/>
    <w:rsid w:val="00225045"/>
    <w:rsid w:val="00225868"/>
    <w:rsid w:val="00225F19"/>
    <w:rsid w:val="00233404"/>
    <w:rsid w:val="00235CFE"/>
    <w:rsid w:val="00242D96"/>
    <w:rsid w:val="002433B2"/>
    <w:rsid w:val="0024552E"/>
    <w:rsid w:val="002518D7"/>
    <w:rsid w:val="00256AF7"/>
    <w:rsid w:val="00257725"/>
    <w:rsid w:val="0026127B"/>
    <w:rsid w:val="00264956"/>
    <w:rsid w:val="00280432"/>
    <w:rsid w:val="00283A8F"/>
    <w:rsid w:val="00292479"/>
    <w:rsid w:val="00297DDB"/>
    <w:rsid w:val="002A7C28"/>
    <w:rsid w:val="002B1102"/>
    <w:rsid w:val="002B4A00"/>
    <w:rsid w:val="002C37F6"/>
    <w:rsid w:val="002C3E0E"/>
    <w:rsid w:val="002C62AE"/>
    <w:rsid w:val="002D193D"/>
    <w:rsid w:val="002D417E"/>
    <w:rsid w:val="002D452B"/>
    <w:rsid w:val="002D749C"/>
    <w:rsid w:val="002D7F2E"/>
    <w:rsid w:val="002E45A3"/>
    <w:rsid w:val="002F33D7"/>
    <w:rsid w:val="002F4255"/>
    <w:rsid w:val="003003C9"/>
    <w:rsid w:val="003018EA"/>
    <w:rsid w:val="00301C30"/>
    <w:rsid w:val="00304BB6"/>
    <w:rsid w:val="003063A7"/>
    <w:rsid w:val="0030665B"/>
    <w:rsid w:val="0031086A"/>
    <w:rsid w:val="0031158C"/>
    <w:rsid w:val="00314A92"/>
    <w:rsid w:val="003225C6"/>
    <w:rsid w:val="00323C20"/>
    <w:rsid w:val="003241E2"/>
    <w:rsid w:val="00325102"/>
    <w:rsid w:val="003254AD"/>
    <w:rsid w:val="0032628E"/>
    <w:rsid w:val="00326D83"/>
    <w:rsid w:val="003305BB"/>
    <w:rsid w:val="00331464"/>
    <w:rsid w:val="0033148F"/>
    <w:rsid w:val="00335528"/>
    <w:rsid w:val="003356A0"/>
    <w:rsid w:val="003356DB"/>
    <w:rsid w:val="00336725"/>
    <w:rsid w:val="00347123"/>
    <w:rsid w:val="00350BFB"/>
    <w:rsid w:val="003529A8"/>
    <w:rsid w:val="00354FBB"/>
    <w:rsid w:val="00370E31"/>
    <w:rsid w:val="00371836"/>
    <w:rsid w:val="0037308D"/>
    <w:rsid w:val="00373B61"/>
    <w:rsid w:val="00374E48"/>
    <w:rsid w:val="003812F9"/>
    <w:rsid w:val="00381B26"/>
    <w:rsid w:val="00382679"/>
    <w:rsid w:val="00382BAA"/>
    <w:rsid w:val="00383428"/>
    <w:rsid w:val="00384F20"/>
    <w:rsid w:val="003877CC"/>
    <w:rsid w:val="00392C73"/>
    <w:rsid w:val="0039474D"/>
    <w:rsid w:val="00394BDD"/>
    <w:rsid w:val="003A1132"/>
    <w:rsid w:val="003A4050"/>
    <w:rsid w:val="003A5F1B"/>
    <w:rsid w:val="003B3FD7"/>
    <w:rsid w:val="003C04B3"/>
    <w:rsid w:val="003C1ED3"/>
    <w:rsid w:val="003C6458"/>
    <w:rsid w:val="003D3788"/>
    <w:rsid w:val="003D4999"/>
    <w:rsid w:val="003D7410"/>
    <w:rsid w:val="003E25F0"/>
    <w:rsid w:val="003E3E4A"/>
    <w:rsid w:val="003E6B2A"/>
    <w:rsid w:val="003F340B"/>
    <w:rsid w:val="003F6D67"/>
    <w:rsid w:val="00401B19"/>
    <w:rsid w:val="00406CAF"/>
    <w:rsid w:val="00407393"/>
    <w:rsid w:val="00411167"/>
    <w:rsid w:val="0042292D"/>
    <w:rsid w:val="004250D0"/>
    <w:rsid w:val="004269DB"/>
    <w:rsid w:val="00434CF8"/>
    <w:rsid w:val="00437FA8"/>
    <w:rsid w:val="0044165C"/>
    <w:rsid w:val="00445AD8"/>
    <w:rsid w:val="00446AB7"/>
    <w:rsid w:val="00447067"/>
    <w:rsid w:val="00447AB1"/>
    <w:rsid w:val="0045182B"/>
    <w:rsid w:val="00453644"/>
    <w:rsid w:val="00461B59"/>
    <w:rsid w:val="004632AE"/>
    <w:rsid w:val="00463548"/>
    <w:rsid w:val="00470689"/>
    <w:rsid w:val="004771C7"/>
    <w:rsid w:val="00477C83"/>
    <w:rsid w:val="004817C2"/>
    <w:rsid w:val="004837C4"/>
    <w:rsid w:val="00490448"/>
    <w:rsid w:val="004A2D4C"/>
    <w:rsid w:val="004A3350"/>
    <w:rsid w:val="004A342F"/>
    <w:rsid w:val="004A529E"/>
    <w:rsid w:val="004B1555"/>
    <w:rsid w:val="004B24ED"/>
    <w:rsid w:val="004B6B6B"/>
    <w:rsid w:val="004C2123"/>
    <w:rsid w:val="004C2C89"/>
    <w:rsid w:val="004C2D11"/>
    <w:rsid w:val="004C4B94"/>
    <w:rsid w:val="004C5ABC"/>
    <w:rsid w:val="004D1E89"/>
    <w:rsid w:val="004D3149"/>
    <w:rsid w:val="004D32F6"/>
    <w:rsid w:val="004D5181"/>
    <w:rsid w:val="004D7B44"/>
    <w:rsid w:val="004E1407"/>
    <w:rsid w:val="004E4FF6"/>
    <w:rsid w:val="004E79C3"/>
    <w:rsid w:val="004E7DE0"/>
    <w:rsid w:val="004F374F"/>
    <w:rsid w:val="005026BA"/>
    <w:rsid w:val="005044EE"/>
    <w:rsid w:val="00507512"/>
    <w:rsid w:val="0051016B"/>
    <w:rsid w:val="00517F6B"/>
    <w:rsid w:val="00522B9C"/>
    <w:rsid w:val="00531AD3"/>
    <w:rsid w:val="00532937"/>
    <w:rsid w:val="005329DE"/>
    <w:rsid w:val="00535C91"/>
    <w:rsid w:val="00540741"/>
    <w:rsid w:val="00540E93"/>
    <w:rsid w:val="005413E4"/>
    <w:rsid w:val="00541648"/>
    <w:rsid w:val="005433B9"/>
    <w:rsid w:val="005441E9"/>
    <w:rsid w:val="005501B2"/>
    <w:rsid w:val="005629D8"/>
    <w:rsid w:val="005675A1"/>
    <w:rsid w:val="005732BE"/>
    <w:rsid w:val="00575371"/>
    <w:rsid w:val="00576C3D"/>
    <w:rsid w:val="00576EF3"/>
    <w:rsid w:val="00580EE1"/>
    <w:rsid w:val="005823E2"/>
    <w:rsid w:val="005829A5"/>
    <w:rsid w:val="005837A4"/>
    <w:rsid w:val="00584715"/>
    <w:rsid w:val="005854A5"/>
    <w:rsid w:val="005859F9"/>
    <w:rsid w:val="00585D12"/>
    <w:rsid w:val="0058716C"/>
    <w:rsid w:val="005935D9"/>
    <w:rsid w:val="00595930"/>
    <w:rsid w:val="005A0ACD"/>
    <w:rsid w:val="005A12D2"/>
    <w:rsid w:val="005A34AA"/>
    <w:rsid w:val="005A3597"/>
    <w:rsid w:val="005A4CF1"/>
    <w:rsid w:val="005A5110"/>
    <w:rsid w:val="005A654F"/>
    <w:rsid w:val="005A7D9D"/>
    <w:rsid w:val="005B082B"/>
    <w:rsid w:val="005B186B"/>
    <w:rsid w:val="005B61BA"/>
    <w:rsid w:val="005B7412"/>
    <w:rsid w:val="005B7504"/>
    <w:rsid w:val="005C32BA"/>
    <w:rsid w:val="005C4C8E"/>
    <w:rsid w:val="005C50FA"/>
    <w:rsid w:val="005D194C"/>
    <w:rsid w:val="005D4D59"/>
    <w:rsid w:val="005D5E35"/>
    <w:rsid w:val="005D653D"/>
    <w:rsid w:val="005E2BBB"/>
    <w:rsid w:val="005E6C4D"/>
    <w:rsid w:val="005E7D43"/>
    <w:rsid w:val="005F01B8"/>
    <w:rsid w:val="00601ADC"/>
    <w:rsid w:val="00603209"/>
    <w:rsid w:val="006039EB"/>
    <w:rsid w:val="00603DFC"/>
    <w:rsid w:val="006044FB"/>
    <w:rsid w:val="006071A7"/>
    <w:rsid w:val="00611E0E"/>
    <w:rsid w:val="00612E21"/>
    <w:rsid w:val="006131D2"/>
    <w:rsid w:val="00614BC5"/>
    <w:rsid w:val="00616F21"/>
    <w:rsid w:val="00624760"/>
    <w:rsid w:val="00627AB1"/>
    <w:rsid w:val="00631139"/>
    <w:rsid w:val="00634095"/>
    <w:rsid w:val="00636435"/>
    <w:rsid w:val="00636698"/>
    <w:rsid w:val="0063700C"/>
    <w:rsid w:val="00641D44"/>
    <w:rsid w:val="00656273"/>
    <w:rsid w:val="0066295C"/>
    <w:rsid w:val="006652FD"/>
    <w:rsid w:val="00665B24"/>
    <w:rsid w:val="00665E3B"/>
    <w:rsid w:val="006662DF"/>
    <w:rsid w:val="00667357"/>
    <w:rsid w:val="006673BB"/>
    <w:rsid w:val="00671E3D"/>
    <w:rsid w:val="00673B69"/>
    <w:rsid w:val="00676028"/>
    <w:rsid w:val="00680BD3"/>
    <w:rsid w:val="00680F50"/>
    <w:rsid w:val="006827E2"/>
    <w:rsid w:val="006856DA"/>
    <w:rsid w:val="006868F5"/>
    <w:rsid w:val="00686E16"/>
    <w:rsid w:val="00687F51"/>
    <w:rsid w:val="006910AF"/>
    <w:rsid w:val="006C3CC4"/>
    <w:rsid w:val="006C6ACF"/>
    <w:rsid w:val="006D3E85"/>
    <w:rsid w:val="006D7C60"/>
    <w:rsid w:val="006D7F97"/>
    <w:rsid w:val="006E055B"/>
    <w:rsid w:val="006E4029"/>
    <w:rsid w:val="006E404D"/>
    <w:rsid w:val="006E44B3"/>
    <w:rsid w:val="006F08B6"/>
    <w:rsid w:val="006F1343"/>
    <w:rsid w:val="006F1D67"/>
    <w:rsid w:val="006F2CD2"/>
    <w:rsid w:val="006F71DF"/>
    <w:rsid w:val="0070137F"/>
    <w:rsid w:val="00704512"/>
    <w:rsid w:val="007052C1"/>
    <w:rsid w:val="007167D9"/>
    <w:rsid w:val="00720FBE"/>
    <w:rsid w:val="0073155C"/>
    <w:rsid w:val="007325A2"/>
    <w:rsid w:val="00735217"/>
    <w:rsid w:val="00735239"/>
    <w:rsid w:val="00740B08"/>
    <w:rsid w:val="007418F4"/>
    <w:rsid w:val="00741BB8"/>
    <w:rsid w:val="0074630D"/>
    <w:rsid w:val="00750A85"/>
    <w:rsid w:val="00755BA6"/>
    <w:rsid w:val="00757406"/>
    <w:rsid w:val="0077613E"/>
    <w:rsid w:val="007817BF"/>
    <w:rsid w:val="00782C65"/>
    <w:rsid w:val="0078444B"/>
    <w:rsid w:val="00787556"/>
    <w:rsid w:val="00793E91"/>
    <w:rsid w:val="00794E16"/>
    <w:rsid w:val="00795574"/>
    <w:rsid w:val="007A2EFB"/>
    <w:rsid w:val="007A571A"/>
    <w:rsid w:val="007A61A3"/>
    <w:rsid w:val="007B05DA"/>
    <w:rsid w:val="007B1E95"/>
    <w:rsid w:val="007B5944"/>
    <w:rsid w:val="007B6549"/>
    <w:rsid w:val="007C08CB"/>
    <w:rsid w:val="007C36FD"/>
    <w:rsid w:val="007C7544"/>
    <w:rsid w:val="007D3D7C"/>
    <w:rsid w:val="007E1866"/>
    <w:rsid w:val="007E29F2"/>
    <w:rsid w:val="007E402E"/>
    <w:rsid w:val="007E68E1"/>
    <w:rsid w:val="007E714D"/>
    <w:rsid w:val="007E7CED"/>
    <w:rsid w:val="007F4BF7"/>
    <w:rsid w:val="007F77FF"/>
    <w:rsid w:val="007F7D2C"/>
    <w:rsid w:val="00802357"/>
    <w:rsid w:val="0080307A"/>
    <w:rsid w:val="00803509"/>
    <w:rsid w:val="00804FFF"/>
    <w:rsid w:val="00806D0D"/>
    <w:rsid w:val="00812CF3"/>
    <w:rsid w:val="0081362D"/>
    <w:rsid w:val="00821792"/>
    <w:rsid w:val="00823732"/>
    <w:rsid w:val="00824146"/>
    <w:rsid w:val="00825154"/>
    <w:rsid w:val="00827E73"/>
    <w:rsid w:val="00832473"/>
    <w:rsid w:val="0084651D"/>
    <w:rsid w:val="008473A1"/>
    <w:rsid w:val="00850277"/>
    <w:rsid w:val="00852E6D"/>
    <w:rsid w:val="008533A7"/>
    <w:rsid w:val="0085542C"/>
    <w:rsid w:val="0086058B"/>
    <w:rsid w:val="00860D9B"/>
    <w:rsid w:val="0086519D"/>
    <w:rsid w:val="00870F3C"/>
    <w:rsid w:val="008727CC"/>
    <w:rsid w:val="008760C7"/>
    <w:rsid w:val="0088163A"/>
    <w:rsid w:val="008840A3"/>
    <w:rsid w:val="0088496A"/>
    <w:rsid w:val="008862E6"/>
    <w:rsid w:val="00886951"/>
    <w:rsid w:val="00887BE8"/>
    <w:rsid w:val="00891D03"/>
    <w:rsid w:val="00896BD8"/>
    <w:rsid w:val="00897868"/>
    <w:rsid w:val="008A2105"/>
    <w:rsid w:val="008A4ABE"/>
    <w:rsid w:val="008A5446"/>
    <w:rsid w:val="008A587E"/>
    <w:rsid w:val="008B05F6"/>
    <w:rsid w:val="008B20E0"/>
    <w:rsid w:val="008B371E"/>
    <w:rsid w:val="008C70D2"/>
    <w:rsid w:val="008C7467"/>
    <w:rsid w:val="008D0822"/>
    <w:rsid w:val="008D50A0"/>
    <w:rsid w:val="008D53D7"/>
    <w:rsid w:val="008D60F1"/>
    <w:rsid w:val="008E1617"/>
    <w:rsid w:val="008E2489"/>
    <w:rsid w:val="008E3211"/>
    <w:rsid w:val="008F4DC2"/>
    <w:rsid w:val="008F779F"/>
    <w:rsid w:val="0090108B"/>
    <w:rsid w:val="00910741"/>
    <w:rsid w:val="009144C4"/>
    <w:rsid w:val="009147C1"/>
    <w:rsid w:val="00914B54"/>
    <w:rsid w:val="009161EE"/>
    <w:rsid w:val="0092177C"/>
    <w:rsid w:val="00922A09"/>
    <w:rsid w:val="009247F0"/>
    <w:rsid w:val="009337BB"/>
    <w:rsid w:val="009342D6"/>
    <w:rsid w:val="009352CD"/>
    <w:rsid w:val="00935F95"/>
    <w:rsid w:val="0094088F"/>
    <w:rsid w:val="0094254E"/>
    <w:rsid w:val="009426A1"/>
    <w:rsid w:val="00943F78"/>
    <w:rsid w:val="00950989"/>
    <w:rsid w:val="009533F6"/>
    <w:rsid w:val="00954ECC"/>
    <w:rsid w:val="009559FF"/>
    <w:rsid w:val="00955A1F"/>
    <w:rsid w:val="00960F0B"/>
    <w:rsid w:val="00962EC6"/>
    <w:rsid w:val="00962FC6"/>
    <w:rsid w:val="00963050"/>
    <w:rsid w:val="00974B87"/>
    <w:rsid w:val="00977F09"/>
    <w:rsid w:val="00981594"/>
    <w:rsid w:val="00982BE5"/>
    <w:rsid w:val="009862C9"/>
    <w:rsid w:val="00986A43"/>
    <w:rsid w:val="00990986"/>
    <w:rsid w:val="00993195"/>
    <w:rsid w:val="00994319"/>
    <w:rsid w:val="009949C2"/>
    <w:rsid w:val="00997C53"/>
    <w:rsid w:val="009A3303"/>
    <w:rsid w:val="009B5F88"/>
    <w:rsid w:val="009C184C"/>
    <w:rsid w:val="009C665D"/>
    <w:rsid w:val="009D1441"/>
    <w:rsid w:val="009D3198"/>
    <w:rsid w:val="009D402B"/>
    <w:rsid w:val="009D7495"/>
    <w:rsid w:val="009E2E87"/>
    <w:rsid w:val="009E329A"/>
    <w:rsid w:val="009E6642"/>
    <w:rsid w:val="009E78E2"/>
    <w:rsid w:val="009F4B24"/>
    <w:rsid w:val="00A00910"/>
    <w:rsid w:val="00A00C8B"/>
    <w:rsid w:val="00A02DF3"/>
    <w:rsid w:val="00A0533E"/>
    <w:rsid w:val="00A0698E"/>
    <w:rsid w:val="00A07343"/>
    <w:rsid w:val="00A07A84"/>
    <w:rsid w:val="00A147A9"/>
    <w:rsid w:val="00A16416"/>
    <w:rsid w:val="00A17D0C"/>
    <w:rsid w:val="00A23F74"/>
    <w:rsid w:val="00A24AD3"/>
    <w:rsid w:val="00A24C66"/>
    <w:rsid w:val="00A30E8C"/>
    <w:rsid w:val="00A3190D"/>
    <w:rsid w:val="00A34698"/>
    <w:rsid w:val="00A355C2"/>
    <w:rsid w:val="00A41FF6"/>
    <w:rsid w:val="00A43A6D"/>
    <w:rsid w:val="00A45728"/>
    <w:rsid w:val="00A50C33"/>
    <w:rsid w:val="00A52DE3"/>
    <w:rsid w:val="00A56862"/>
    <w:rsid w:val="00A61C66"/>
    <w:rsid w:val="00A65413"/>
    <w:rsid w:val="00A670BB"/>
    <w:rsid w:val="00A7003D"/>
    <w:rsid w:val="00A736EC"/>
    <w:rsid w:val="00A76888"/>
    <w:rsid w:val="00A83AC7"/>
    <w:rsid w:val="00A917A3"/>
    <w:rsid w:val="00A922FE"/>
    <w:rsid w:val="00AA2F31"/>
    <w:rsid w:val="00AB1000"/>
    <w:rsid w:val="00AB167E"/>
    <w:rsid w:val="00AB4B8A"/>
    <w:rsid w:val="00AB5635"/>
    <w:rsid w:val="00AB7CF5"/>
    <w:rsid w:val="00AC0915"/>
    <w:rsid w:val="00AC14E9"/>
    <w:rsid w:val="00AC2A3B"/>
    <w:rsid w:val="00AC2E36"/>
    <w:rsid w:val="00AC3B82"/>
    <w:rsid w:val="00AC6970"/>
    <w:rsid w:val="00AE0203"/>
    <w:rsid w:val="00AE126C"/>
    <w:rsid w:val="00AE3D5C"/>
    <w:rsid w:val="00AE76BD"/>
    <w:rsid w:val="00AF0805"/>
    <w:rsid w:val="00AF4677"/>
    <w:rsid w:val="00B004F3"/>
    <w:rsid w:val="00B01B02"/>
    <w:rsid w:val="00B05819"/>
    <w:rsid w:val="00B06FA4"/>
    <w:rsid w:val="00B0765B"/>
    <w:rsid w:val="00B07788"/>
    <w:rsid w:val="00B152CB"/>
    <w:rsid w:val="00B155D8"/>
    <w:rsid w:val="00B16BAD"/>
    <w:rsid w:val="00B233E8"/>
    <w:rsid w:val="00B23C42"/>
    <w:rsid w:val="00B26F14"/>
    <w:rsid w:val="00B279B6"/>
    <w:rsid w:val="00B32780"/>
    <w:rsid w:val="00B36CAD"/>
    <w:rsid w:val="00B372D8"/>
    <w:rsid w:val="00B410F4"/>
    <w:rsid w:val="00B417F0"/>
    <w:rsid w:val="00B42483"/>
    <w:rsid w:val="00B443F6"/>
    <w:rsid w:val="00B54A3B"/>
    <w:rsid w:val="00B5633E"/>
    <w:rsid w:val="00B56384"/>
    <w:rsid w:val="00B61EA5"/>
    <w:rsid w:val="00B65639"/>
    <w:rsid w:val="00B7007D"/>
    <w:rsid w:val="00B733F9"/>
    <w:rsid w:val="00B74883"/>
    <w:rsid w:val="00B74BF5"/>
    <w:rsid w:val="00B75EBF"/>
    <w:rsid w:val="00B7745D"/>
    <w:rsid w:val="00B77F7A"/>
    <w:rsid w:val="00B8723A"/>
    <w:rsid w:val="00B90845"/>
    <w:rsid w:val="00B922B0"/>
    <w:rsid w:val="00B92974"/>
    <w:rsid w:val="00B957CF"/>
    <w:rsid w:val="00B95FDF"/>
    <w:rsid w:val="00BA18F8"/>
    <w:rsid w:val="00BA588A"/>
    <w:rsid w:val="00BB0CDB"/>
    <w:rsid w:val="00BB7982"/>
    <w:rsid w:val="00BC0E13"/>
    <w:rsid w:val="00BC1410"/>
    <w:rsid w:val="00BC5423"/>
    <w:rsid w:val="00BC5447"/>
    <w:rsid w:val="00BC5C35"/>
    <w:rsid w:val="00BC680A"/>
    <w:rsid w:val="00BD3D5D"/>
    <w:rsid w:val="00BE4EDA"/>
    <w:rsid w:val="00BE597E"/>
    <w:rsid w:val="00BE5EE9"/>
    <w:rsid w:val="00BE5F3A"/>
    <w:rsid w:val="00BE6629"/>
    <w:rsid w:val="00BE664D"/>
    <w:rsid w:val="00BF463E"/>
    <w:rsid w:val="00C0500C"/>
    <w:rsid w:val="00C06883"/>
    <w:rsid w:val="00C145DB"/>
    <w:rsid w:val="00C22734"/>
    <w:rsid w:val="00C319FF"/>
    <w:rsid w:val="00C35E73"/>
    <w:rsid w:val="00C43A88"/>
    <w:rsid w:val="00C44B9D"/>
    <w:rsid w:val="00C52AE1"/>
    <w:rsid w:val="00C551C2"/>
    <w:rsid w:val="00C6177A"/>
    <w:rsid w:val="00C635BB"/>
    <w:rsid w:val="00C646C3"/>
    <w:rsid w:val="00C658F2"/>
    <w:rsid w:val="00C67744"/>
    <w:rsid w:val="00C679F9"/>
    <w:rsid w:val="00C7226E"/>
    <w:rsid w:val="00C76044"/>
    <w:rsid w:val="00C77AC7"/>
    <w:rsid w:val="00C81A94"/>
    <w:rsid w:val="00C833A2"/>
    <w:rsid w:val="00C90524"/>
    <w:rsid w:val="00C94FB5"/>
    <w:rsid w:val="00C951AF"/>
    <w:rsid w:val="00CA222E"/>
    <w:rsid w:val="00CA47EF"/>
    <w:rsid w:val="00CB1A12"/>
    <w:rsid w:val="00CB4615"/>
    <w:rsid w:val="00CB4A54"/>
    <w:rsid w:val="00CC0691"/>
    <w:rsid w:val="00CC10DC"/>
    <w:rsid w:val="00CC296B"/>
    <w:rsid w:val="00CC3670"/>
    <w:rsid w:val="00CC45F5"/>
    <w:rsid w:val="00CC62D1"/>
    <w:rsid w:val="00CD1BEF"/>
    <w:rsid w:val="00CD1E2B"/>
    <w:rsid w:val="00CD6A2B"/>
    <w:rsid w:val="00CD6A95"/>
    <w:rsid w:val="00CD7CE4"/>
    <w:rsid w:val="00CE2B7A"/>
    <w:rsid w:val="00CE46E0"/>
    <w:rsid w:val="00CE4CCA"/>
    <w:rsid w:val="00CE5174"/>
    <w:rsid w:val="00CE7B4F"/>
    <w:rsid w:val="00CF048D"/>
    <w:rsid w:val="00D00D42"/>
    <w:rsid w:val="00D056C2"/>
    <w:rsid w:val="00D107D1"/>
    <w:rsid w:val="00D11331"/>
    <w:rsid w:val="00D16B92"/>
    <w:rsid w:val="00D26039"/>
    <w:rsid w:val="00D31523"/>
    <w:rsid w:val="00D3280B"/>
    <w:rsid w:val="00D3380E"/>
    <w:rsid w:val="00D35783"/>
    <w:rsid w:val="00D357D3"/>
    <w:rsid w:val="00D366EC"/>
    <w:rsid w:val="00D37EC3"/>
    <w:rsid w:val="00D409EE"/>
    <w:rsid w:val="00D413DF"/>
    <w:rsid w:val="00D41B79"/>
    <w:rsid w:val="00D41B93"/>
    <w:rsid w:val="00D47F93"/>
    <w:rsid w:val="00D50E0B"/>
    <w:rsid w:val="00D51250"/>
    <w:rsid w:val="00D55283"/>
    <w:rsid w:val="00D562E0"/>
    <w:rsid w:val="00D568F2"/>
    <w:rsid w:val="00D57172"/>
    <w:rsid w:val="00D6045F"/>
    <w:rsid w:val="00D7012A"/>
    <w:rsid w:val="00D7137C"/>
    <w:rsid w:val="00D734CA"/>
    <w:rsid w:val="00D770C9"/>
    <w:rsid w:val="00D808F6"/>
    <w:rsid w:val="00D86842"/>
    <w:rsid w:val="00D90C80"/>
    <w:rsid w:val="00D963F6"/>
    <w:rsid w:val="00DA04BD"/>
    <w:rsid w:val="00DA6DA6"/>
    <w:rsid w:val="00DB0795"/>
    <w:rsid w:val="00DB574C"/>
    <w:rsid w:val="00DC04CE"/>
    <w:rsid w:val="00DC692F"/>
    <w:rsid w:val="00DD40D3"/>
    <w:rsid w:val="00DD798C"/>
    <w:rsid w:val="00DD7EDA"/>
    <w:rsid w:val="00DE6045"/>
    <w:rsid w:val="00DF1FF1"/>
    <w:rsid w:val="00DF4EA1"/>
    <w:rsid w:val="00DF7441"/>
    <w:rsid w:val="00E01F6E"/>
    <w:rsid w:val="00E0263B"/>
    <w:rsid w:val="00E060AF"/>
    <w:rsid w:val="00E1023E"/>
    <w:rsid w:val="00E137CD"/>
    <w:rsid w:val="00E145BC"/>
    <w:rsid w:val="00E16B16"/>
    <w:rsid w:val="00E233E4"/>
    <w:rsid w:val="00E303BC"/>
    <w:rsid w:val="00E30D9E"/>
    <w:rsid w:val="00E32E28"/>
    <w:rsid w:val="00E332E6"/>
    <w:rsid w:val="00E350BD"/>
    <w:rsid w:val="00E4185B"/>
    <w:rsid w:val="00E41B8E"/>
    <w:rsid w:val="00E55A2C"/>
    <w:rsid w:val="00E56A3A"/>
    <w:rsid w:val="00E7238B"/>
    <w:rsid w:val="00E74417"/>
    <w:rsid w:val="00E846CD"/>
    <w:rsid w:val="00E91B88"/>
    <w:rsid w:val="00E92498"/>
    <w:rsid w:val="00E924E7"/>
    <w:rsid w:val="00E94864"/>
    <w:rsid w:val="00E94A26"/>
    <w:rsid w:val="00E95509"/>
    <w:rsid w:val="00E97247"/>
    <w:rsid w:val="00E976EA"/>
    <w:rsid w:val="00EA08F4"/>
    <w:rsid w:val="00EA16AD"/>
    <w:rsid w:val="00EA1805"/>
    <w:rsid w:val="00EA4637"/>
    <w:rsid w:val="00EA732D"/>
    <w:rsid w:val="00EB40A9"/>
    <w:rsid w:val="00EB4A39"/>
    <w:rsid w:val="00EC7037"/>
    <w:rsid w:val="00ED017B"/>
    <w:rsid w:val="00ED165B"/>
    <w:rsid w:val="00ED4579"/>
    <w:rsid w:val="00ED4D18"/>
    <w:rsid w:val="00EE649A"/>
    <w:rsid w:val="00EF4D0F"/>
    <w:rsid w:val="00EF6279"/>
    <w:rsid w:val="00F014B8"/>
    <w:rsid w:val="00F01AD8"/>
    <w:rsid w:val="00F0630B"/>
    <w:rsid w:val="00F06543"/>
    <w:rsid w:val="00F07DB1"/>
    <w:rsid w:val="00F12D65"/>
    <w:rsid w:val="00F1623C"/>
    <w:rsid w:val="00F2072E"/>
    <w:rsid w:val="00F254F2"/>
    <w:rsid w:val="00F255D6"/>
    <w:rsid w:val="00F373E3"/>
    <w:rsid w:val="00F37AEB"/>
    <w:rsid w:val="00F37D35"/>
    <w:rsid w:val="00F4170B"/>
    <w:rsid w:val="00F43548"/>
    <w:rsid w:val="00F44DF4"/>
    <w:rsid w:val="00F50F88"/>
    <w:rsid w:val="00F55AAB"/>
    <w:rsid w:val="00F604E8"/>
    <w:rsid w:val="00F606F7"/>
    <w:rsid w:val="00F63C68"/>
    <w:rsid w:val="00F6772F"/>
    <w:rsid w:val="00F7284E"/>
    <w:rsid w:val="00F777CE"/>
    <w:rsid w:val="00F80C3A"/>
    <w:rsid w:val="00F82756"/>
    <w:rsid w:val="00F82A31"/>
    <w:rsid w:val="00F85979"/>
    <w:rsid w:val="00F85D9A"/>
    <w:rsid w:val="00F91680"/>
    <w:rsid w:val="00FA416D"/>
    <w:rsid w:val="00FA5317"/>
    <w:rsid w:val="00FA554D"/>
    <w:rsid w:val="00FA5923"/>
    <w:rsid w:val="00FB278C"/>
    <w:rsid w:val="00FB35F3"/>
    <w:rsid w:val="00FB3979"/>
    <w:rsid w:val="00FB601D"/>
    <w:rsid w:val="00FB648C"/>
    <w:rsid w:val="00FC2CEA"/>
    <w:rsid w:val="00FC6E79"/>
    <w:rsid w:val="00FD74D8"/>
    <w:rsid w:val="00FE58DB"/>
    <w:rsid w:val="00FF011E"/>
    <w:rsid w:val="00FF31C8"/>
    <w:rsid w:val="00FF6113"/>
    <w:rsid w:val="014A2DD9"/>
    <w:rsid w:val="029307AF"/>
    <w:rsid w:val="03DD29A1"/>
    <w:rsid w:val="07C02047"/>
    <w:rsid w:val="08D77648"/>
    <w:rsid w:val="08FE77F2"/>
    <w:rsid w:val="0ADA1CC6"/>
    <w:rsid w:val="0B705B32"/>
    <w:rsid w:val="0BD9679A"/>
    <w:rsid w:val="0BF567AD"/>
    <w:rsid w:val="0D31322D"/>
    <w:rsid w:val="0D8853B5"/>
    <w:rsid w:val="0FDA1DC5"/>
    <w:rsid w:val="101F3001"/>
    <w:rsid w:val="11340081"/>
    <w:rsid w:val="141475DF"/>
    <w:rsid w:val="14157276"/>
    <w:rsid w:val="1444190A"/>
    <w:rsid w:val="14F82E9B"/>
    <w:rsid w:val="156B262A"/>
    <w:rsid w:val="15B11221"/>
    <w:rsid w:val="1620788B"/>
    <w:rsid w:val="16273400"/>
    <w:rsid w:val="17215F32"/>
    <w:rsid w:val="17B72BF5"/>
    <w:rsid w:val="18C921D5"/>
    <w:rsid w:val="1954381C"/>
    <w:rsid w:val="1A675177"/>
    <w:rsid w:val="1BE03643"/>
    <w:rsid w:val="1C134ABF"/>
    <w:rsid w:val="1C542906"/>
    <w:rsid w:val="1D320E99"/>
    <w:rsid w:val="1D74500E"/>
    <w:rsid w:val="1EEC087F"/>
    <w:rsid w:val="1EEF5841"/>
    <w:rsid w:val="1F26058A"/>
    <w:rsid w:val="21E74206"/>
    <w:rsid w:val="21ED35E0"/>
    <w:rsid w:val="247578BD"/>
    <w:rsid w:val="2483647E"/>
    <w:rsid w:val="27D52B4D"/>
    <w:rsid w:val="286B34B1"/>
    <w:rsid w:val="2BC03B14"/>
    <w:rsid w:val="2C701096"/>
    <w:rsid w:val="2CE50854"/>
    <w:rsid w:val="2D120D88"/>
    <w:rsid w:val="2DA57465"/>
    <w:rsid w:val="2FCA5E76"/>
    <w:rsid w:val="305C61F9"/>
    <w:rsid w:val="30B67293"/>
    <w:rsid w:val="3147660F"/>
    <w:rsid w:val="31C614C1"/>
    <w:rsid w:val="32931F82"/>
    <w:rsid w:val="333E7CE3"/>
    <w:rsid w:val="33D85547"/>
    <w:rsid w:val="35BC17F0"/>
    <w:rsid w:val="362A1545"/>
    <w:rsid w:val="36A22794"/>
    <w:rsid w:val="36BA3C07"/>
    <w:rsid w:val="37FF847C"/>
    <w:rsid w:val="38E82C8F"/>
    <w:rsid w:val="38FA68B7"/>
    <w:rsid w:val="3971469F"/>
    <w:rsid w:val="39FE23D7"/>
    <w:rsid w:val="3ADC3D9A"/>
    <w:rsid w:val="3B023801"/>
    <w:rsid w:val="3BFB311C"/>
    <w:rsid w:val="3C536A3E"/>
    <w:rsid w:val="3C835302"/>
    <w:rsid w:val="3D483969"/>
    <w:rsid w:val="3D9372DA"/>
    <w:rsid w:val="3DFF4A22"/>
    <w:rsid w:val="3E766425"/>
    <w:rsid w:val="3F9E1980"/>
    <w:rsid w:val="42D95CA1"/>
    <w:rsid w:val="431918B1"/>
    <w:rsid w:val="43454BD3"/>
    <w:rsid w:val="43601A0D"/>
    <w:rsid w:val="44136A7F"/>
    <w:rsid w:val="44CE23BB"/>
    <w:rsid w:val="48484C47"/>
    <w:rsid w:val="485072AE"/>
    <w:rsid w:val="4B756536"/>
    <w:rsid w:val="4BFC604B"/>
    <w:rsid w:val="4C03562B"/>
    <w:rsid w:val="4EA9462C"/>
    <w:rsid w:val="4F0040A4"/>
    <w:rsid w:val="4F5D32A4"/>
    <w:rsid w:val="51E716D9"/>
    <w:rsid w:val="52383978"/>
    <w:rsid w:val="52ED493F"/>
    <w:rsid w:val="53E144A4"/>
    <w:rsid w:val="53EE4E13"/>
    <w:rsid w:val="546C0F60"/>
    <w:rsid w:val="54A32CF0"/>
    <w:rsid w:val="55DB3175"/>
    <w:rsid w:val="560A5808"/>
    <w:rsid w:val="56C417C3"/>
    <w:rsid w:val="57A71560"/>
    <w:rsid w:val="582F1556"/>
    <w:rsid w:val="58F63137"/>
    <w:rsid w:val="59126320"/>
    <w:rsid w:val="59530765"/>
    <w:rsid w:val="5A2840F9"/>
    <w:rsid w:val="5B9C62B2"/>
    <w:rsid w:val="5BED5FEA"/>
    <w:rsid w:val="5C2A6C04"/>
    <w:rsid w:val="5C9B3795"/>
    <w:rsid w:val="5CFFA89E"/>
    <w:rsid w:val="5DE95B82"/>
    <w:rsid w:val="5EFD415C"/>
    <w:rsid w:val="5F30008D"/>
    <w:rsid w:val="60165B20"/>
    <w:rsid w:val="617526CF"/>
    <w:rsid w:val="617D2371"/>
    <w:rsid w:val="61AB3D27"/>
    <w:rsid w:val="63ED21AE"/>
    <w:rsid w:val="6433355E"/>
    <w:rsid w:val="66713AF9"/>
    <w:rsid w:val="66DE6B36"/>
    <w:rsid w:val="69C14634"/>
    <w:rsid w:val="6AAE27AE"/>
    <w:rsid w:val="6B5A0A1F"/>
    <w:rsid w:val="6CC4450B"/>
    <w:rsid w:val="6D545029"/>
    <w:rsid w:val="6E657628"/>
    <w:rsid w:val="6E6D2561"/>
    <w:rsid w:val="6E8B1784"/>
    <w:rsid w:val="6F3B3D1D"/>
    <w:rsid w:val="6F8F4EB7"/>
    <w:rsid w:val="70462080"/>
    <w:rsid w:val="70466E3E"/>
    <w:rsid w:val="706A7177"/>
    <w:rsid w:val="711C2C3E"/>
    <w:rsid w:val="718C798E"/>
    <w:rsid w:val="72BB3CBA"/>
    <w:rsid w:val="73082DC9"/>
    <w:rsid w:val="73FF7B33"/>
    <w:rsid w:val="7467234B"/>
    <w:rsid w:val="752E4A2A"/>
    <w:rsid w:val="761E77BC"/>
    <w:rsid w:val="77091254"/>
    <w:rsid w:val="771858D9"/>
    <w:rsid w:val="77EA751B"/>
    <w:rsid w:val="77FE6EF8"/>
    <w:rsid w:val="78F340C8"/>
    <w:rsid w:val="79426EE3"/>
    <w:rsid w:val="79755B93"/>
    <w:rsid w:val="7A562ECD"/>
    <w:rsid w:val="7BCD6046"/>
    <w:rsid w:val="7CDC5A0A"/>
    <w:rsid w:val="7D5B4A17"/>
    <w:rsid w:val="7D796C4C"/>
    <w:rsid w:val="7DBFA114"/>
    <w:rsid w:val="7E7E09BD"/>
    <w:rsid w:val="7F29420D"/>
    <w:rsid w:val="7F9452D1"/>
    <w:rsid w:val="7FF62C8D"/>
    <w:rsid w:val="9DFEB6F9"/>
    <w:rsid w:val="A7EF863F"/>
    <w:rsid w:val="BBD521F9"/>
    <w:rsid w:val="BBEEF258"/>
    <w:rsid w:val="BF5FA846"/>
    <w:rsid w:val="CCFF10DE"/>
    <w:rsid w:val="E3FCCC4C"/>
    <w:rsid w:val="E7DD48D1"/>
    <w:rsid w:val="EDE7F428"/>
    <w:rsid w:val="EDF9A543"/>
    <w:rsid w:val="EFFEA26A"/>
    <w:rsid w:val="F7DB312E"/>
    <w:rsid w:val="FEFDEEAA"/>
    <w:rsid w:val="FEFE9B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1F1BB02"/>
  <w15:docId w15:val="{18A105E4-19F7-8142-8F92-BD79DB36D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80" w:lineRule="auto"/>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Times New Roman" w:eastAsia="Times New Roman" w:hAnsi="Times New Roman" w:cs="Times New Roman" w:hint="eastAsia"/>
      <w:b/>
      <w:bCs/>
      <w:kern w:val="44"/>
      <w:szCs w:val="48"/>
    </w:rPr>
  </w:style>
  <w:style w:type="paragraph" w:styleId="2">
    <w:name w:val="heading 2"/>
    <w:basedOn w:val="a"/>
    <w:next w:val="a"/>
    <w:semiHidden/>
    <w:unhideWhenUsed/>
    <w:qFormat/>
    <w:pPr>
      <w:spacing w:beforeAutospacing="1" w:afterAutospacing="1"/>
      <w:jc w:val="left"/>
      <w:outlineLvl w:val="1"/>
    </w:pPr>
    <w:rPr>
      <w:rFonts w:ascii="Times New Roman" w:eastAsia="Times New Roman" w:hAnsi="Times New Roman" w:cs="Times New Roman" w:hint="eastAsia"/>
      <w:b/>
      <w:bCs/>
      <w:kern w:val="0"/>
      <w:szCs w:val="36"/>
    </w:rPr>
  </w:style>
  <w:style w:type="paragraph" w:styleId="3">
    <w:name w:val="heading 3"/>
    <w:basedOn w:val="a"/>
    <w:next w:val="a"/>
    <w:semiHidden/>
    <w:unhideWhenUsed/>
    <w:qFormat/>
    <w:pPr>
      <w:spacing w:beforeAutospacing="1" w:afterAutospacing="1"/>
      <w:jc w:val="left"/>
      <w:outlineLvl w:val="2"/>
    </w:pPr>
    <w:rPr>
      <w:rFonts w:ascii="Times New Roman" w:eastAsia="Times New Roman" w:hAnsi="Times New Roman" w:cs="Times New Roman" w:hint="eastAsia"/>
      <w:b/>
      <w:bCs/>
      <w:kern w:val="0"/>
      <w:szCs w:val="27"/>
    </w:rPr>
  </w:style>
  <w:style w:type="paragraph" w:styleId="4">
    <w:name w:val="heading 4"/>
    <w:basedOn w:val="a"/>
    <w:next w:val="a"/>
    <w:semiHidden/>
    <w:unhideWhenUsed/>
    <w:qFormat/>
    <w:pPr>
      <w:spacing w:beforeAutospacing="1" w:afterAutospacing="1"/>
      <w:jc w:val="left"/>
      <w:outlineLvl w:val="3"/>
    </w:pPr>
    <w:rPr>
      <w:rFonts w:ascii="Times New Roman" w:eastAsia="Times New Roman" w:hAnsi="Times New Roman" w:cs="Times New Roman" w:hint="eastAsia"/>
      <w:bCs/>
      <w:i/>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spacing w:line="240" w:lineRule="auto"/>
    </w:pPr>
    <w:rPr>
      <w:sz w:val="20"/>
      <w:szCs w:val="20"/>
    </w:rPr>
  </w:style>
  <w:style w:type="paragraph" w:styleId="a5">
    <w:name w:val="footer"/>
    <w:basedOn w:val="a"/>
    <w:link w:val="a6"/>
    <w:uiPriority w:val="99"/>
    <w:qFormat/>
    <w:pPr>
      <w:tabs>
        <w:tab w:val="center" w:pos="4680"/>
        <w:tab w:val="right" w:pos="9360"/>
      </w:tabs>
      <w:spacing w:line="240" w:lineRule="auto"/>
    </w:pPr>
  </w:style>
  <w:style w:type="paragraph" w:styleId="a7">
    <w:name w:val="header"/>
    <w:basedOn w:val="a"/>
    <w:link w:val="a8"/>
    <w:qFormat/>
    <w:pPr>
      <w:tabs>
        <w:tab w:val="center" w:pos="4680"/>
        <w:tab w:val="right" w:pos="9360"/>
      </w:tabs>
      <w:spacing w:line="240" w:lineRule="auto"/>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rPr>
  </w:style>
  <w:style w:type="paragraph" w:styleId="a9">
    <w:name w:val="Normal (Web)"/>
    <w:basedOn w:val="a"/>
    <w:qFormat/>
    <w:pPr>
      <w:spacing w:beforeAutospacing="1" w:afterAutospacing="1"/>
      <w:jc w:val="left"/>
    </w:pPr>
    <w:rPr>
      <w:rFonts w:cs="Times New Roman"/>
      <w:kern w:val="0"/>
    </w:rPr>
  </w:style>
  <w:style w:type="paragraph" w:styleId="aa">
    <w:name w:val="annotation subject"/>
    <w:basedOn w:val="a3"/>
    <w:next w:val="a3"/>
    <w:link w:val="ab"/>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Emphasis"/>
    <w:basedOn w:val="a0"/>
    <w:qFormat/>
    <w:rPr>
      <w:i/>
    </w:rPr>
  </w:style>
  <w:style w:type="character" w:styleId="af">
    <w:name w:val="Hyperlink"/>
    <w:basedOn w:val="a0"/>
    <w:qFormat/>
    <w:rPr>
      <w:color w:val="0000FF"/>
      <w:u w:val="single"/>
    </w:rPr>
  </w:style>
  <w:style w:type="character" w:styleId="af0">
    <w:name w:val="annotation reference"/>
    <w:basedOn w:val="a0"/>
    <w:qFormat/>
    <w:rPr>
      <w:sz w:val="16"/>
      <w:szCs w:val="16"/>
    </w:rPr>
  </w:style>
  <w:style w:type="paragraph" w:customStyle="1" w:styleId="EndNoteBibliographyTitle">
    <w:name w:val="EndNote Bibliography Title"/>
    <w:qFormat/>
    <w:pPr>
      <w:jc w:val="center"/>
    </w:pPr>
    <w:rPr>
      <w:rFonts w:ascii="Calibri" w:eastAsiaTheme="minorEastAsia" w:hAnsi="Calibri" w:cs="Calibri"/>
      <w:kern w:val="2"/>
      <w:szCs w:val="24"/>
    </w:rPr>
  </w:style>
  <w:style w:type="paragraph" w:customStyle="1" w:styleId="EndNoteBibliography">
    <w:name w:val="EndNote Bibliography"/>
    <w:qFormat/>
    <w:pPr>
      <w:jc w:val="both"/>
    </w:pPr>
    <w:rPr>
      <w:rFonts w:ascii="Calibri" w:eastAsiaTheme="minorEastAsia" w:hAnsi="Calibri" w:cs="Calibri"/>
      <w:kern w:val="2"/>
      <w:szCs w:val="24"/>
    </w:rPr>
  </w:style>
  <w:style w:type="character" w:customStyle="1" w:styleId="a4">
    <w:name w:val="批注文字 字符"/>
    <w:basedOn w:val="a0"/>
    <w:link w:val="a3"/>
    <w:qFormat/>
    <w:rPr>
      <w:rFonts w:asciiTheme="minorHAnsi" w:eastAsiaTheme="minorEastAsia" w:hAnsiTheme="minorHAnsi" w:cstheme="minorBidi"/>
      <w:kern w:val="2"/>
      <w:lang w:eastAsia="zh-CN"/>
    </w:rPr>
  </w:style>
  <w:style w:type="character" w:customStyle="1" w:styleId="ab">
    <w:name w:val="批注主题 字符"/>
    <w:basedOn w:val="a4"/>
    <w:link w:val="aa"/>
    <w:qFormat/>
    <w:rPr>
      <w:rFonts w:asciiTheme="minorHAnsi" w:eastAsiaTheme="minorEastAsia" w:hAnsiTheme="minorHAnsi" w:cstheme="minorBidi"/>
      <w:b/>
      <w:bCs/>
      <w:kern w:val="2"/>
      <w:lang w:eastAsia="zh-CN"/>
    </w:rPr>
  </w:style>
  <w:style w:type="paragraph" w:customStyle="1" w:styleId="10">
    <w:name w:val="修订1"/>
    <w:hidden/>
    <w:uiPriority w:val="99"/>
    <w:unhideWhenUsed/>
    <w:qFormat/>
    <w:rPr>
      <w:rFonts w:asciiTheme="minorHAnsi" w:eastAsiaTheme="minorEastAsia" w:hAnsiTheme="minorHAnsi" w:cstheme="minorBidi"/>
      <w:kern w:val="2"/>
      <w:sz w:val="24"/>
      <w:szCs w:val="24"/>
    </w:rPr>
  </w:style>
  <w:style w:type="character" w:customStyle="1" w:styleId="a8">
    <w:name w:val="页眉 字符"/>
    <w:basedOn w:val="a0"/>
    <w:link w:val="a7"/>
    <w:qFormat/>
    <w:rPr>
      <w:rFonts w:asciiTheme="minorHAnsi" w:eastAsiaTheme="minorEastAsia" w:hAnsiTheme="minorHAnsi" w:cstheme="minorBidi"/>
      <w:kern w:val="2"/>
      <w:sz w:val="24"/>
      <w:szCs w:val="24"/>
      <w:lang w:eastAsia="zh-CN"/>
    </w:rPr>
  </w:style>
  <w:style w:type="character" w:customStyle="1" w:styleId="a6">
    <w:name w:val="页脚 字符"/>
    <w:basedOn w:val="a0"/>
    <w:link w:val="a5"/>
    <w:uiPriority w:val="99"/>
    <w:qFormat/>
    <w:rPr>
      <w:rFonts w:asciiTheme="minorHAnsi" w:eastAsiaTheme="minorEastAsia" w:hAnsiTheme="minorHAnsi" w:cstheme="minorBidi"/>
      <w:kern w:val="2"/>
      <w:sz w:val="24"/>
      <w:szCs w:val="24"/>
      <w:lang w:eastAsia="zh-CN"/>
    </w:rPr>
  </w:style>
  <w:style w:type="paragraph" w:styleId="af1">
    <w:name w:val="Revision"/>
    <w:hidden/>
    <w:uiPriority w:val="99"/>
    <w:unhideWhenUsed/>
    <w:rsid w:val="00720FBE"/>
    <w:rPr>
      <w:rFonts w:asciiTheme="minorHAnsi" w:eastAsiaTheme="minorEastAsia" w:hAnsiTheme="minorHAnsi" w:cstheme="minorBidi"/>
      <w:kern w:val="2"/>
      <w:sz w:val="24"/>
      <w:szCs w:val="24"/>
    </w:rPr>
  </w:style>
  <w:style w:type="paragraph" w:customStyle="1" w:styleId="11">
    <w:name w:val="标题1"/>
    <w:pPr>
      <w:spacing w:after="240"/>
    </w:pPr>
    <w:rPr>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 Id="rId26" Type="http://schemas.openxmlformats.org/officeDocument/2006/relationships/image" Target="media/image1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DEC7DD7-91B9-6842-B8FB-1687DD74DED5}">
  <we:reference id="WA200010453" version="1.0.0.1" store="Omex" storeType="OMEX"/>
  <we:alternateReferences>
    <we:reference id="WA200010453" version="1.0.0.1" store="WA200010453" storeType="OMEX"/>
  </we:alternateReferences>
  <we:properties>
    <we:property name="claude.fileId" value="&quot;4635e678-9d14-477c-81c7-b264bacf27c2&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606DB8A-F654-024D-A974-065D5FB57911}">
  <we:reference id="WA200010215" version="2.0.0.1" store="Omex" storeType="OMEX"/>
  <we:alternateReferences>
    <we:reference id="WA200010215" version="2.0.0.1" store="WA200010215" storeType="OMEX"/>
  </we:alternateReferences>
  <we:properties>
    <we:property name="bps.codex_control.document_id" value="&quot;9aa7a4af-b3c7-4abd-9d2c-1e491aed2cb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484</TotalTime>
  <Pages>44</Pages>
  <Words>9689</Words>
  <Characters>55230</Characters>
  <Application>Microsoft Office Word</Application>
  <DocSecurity>0</DocSecurity>
  <Lines>460</Lines>
  <Paragraphs>129</Paragraphs>
  <ScaleCrop>false</ScaleCrop>
  <Company/>
  <LinksUpToDate>false</LinksUpToDate>
  <CharactersWithSpaces>64790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functional mitral and tricuspid regurgitation response patterns after ablation in paroxysmal and persistent atrial fibrillation</dc:title>
  <dc:creator>怪兽</dc:creator>
  <cp:lastModifiedBy>t17205</cp:lastModifiedBy>
  <cp:revision>20</cp:revision>
  <dcterms:created xsi:type="dcterms:W3CDTF">2026-01-26T06:12:00Z</dcterms:created>
  <dcterms:modified xsi:type="dcterms:W3CDTF">2026-10-09T04:29:00Z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9057959129EF465AAE6F738AA0CC9532_11</vt:lpwstr>
  </property>
  <property fmtid="{D5CDD505-2E9C-101B-9397-08002B2CF9AE}" pid="3" name="KSOProductBuildVer">
    <vt:lpwstr>2052-12.1.28496.28496</vt:lpwstr>
  </property>
  <property fmtid="{D5CDD505-2E9C-101B-9397-08002B2CF9AE}" pid="4" name="KSOTemplateDocerSaveRecord">
    <vt:lpwstr>eyJoZGlkIjoiZTE1ZGQxOTZkOWQzMWE3NDA4YWFjYjJkMmY1NjJlZTIiLCJ1c2VySWQiOiIyMzM0MTYwMDIifQ==</vt:lpwstr>
  </property>
</Properties>
</file>