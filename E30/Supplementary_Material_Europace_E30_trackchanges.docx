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xmlns:ns0="urn:codex:e26">
    <w:p w14:paraId="57A83EEC" w14:textId="77777777" w:rsidR="00C975E4" w:rsidRDefault="00000000">
      <w:pPr>
        <w:pStyle w:val="aa"/>
        <w:keepNext/>
        <w:jc w:val="center"/>
      </w:pPr>
      <w:r>
        <w:rPr>
          <w:b w:val="1"/>
          <w:sz w:val="32"/>
          <w:rFonts w:ascii="Times New Roman" w:hAnsi="Times New Roman"/>
          <w:color w:val="000000"/>
        </w:rPr>
        <w:t xml:space="preserve">Supplementary</w:t>
      </w:r>
      <w:r>
        <w:rPr>
          <w:b w:val="1"/>
          <w:sz w:val="32"/>
          <w:rFonts w:ascii="Times New Roman" w:hAnsi="Times New Roman"/>
          <w:color w:val="000000"/>
        </w:rPr>
        <w:t xml:space="preserve"> Material</w:t>
      </w:r>
    </w:p>
    <w:p w14:paraId="6C82CE5B" w14:textId="77777777" w:rsidR="00C975E4" w:rsidRDefault="00000000">
      <w:pPr>
        <w:jc w:val="center"/>
      </w:pPr>
      <w:r>
        <w:rPr>
          <w:i/>
          <w:sz w:val="24"/>
        </w:rPr>
        <w:t xml:space="preserve">Early</w:t>
      </w:r>
      <w:r>
        <w:rPr>
          <w:i/>
          <w:sz w:val="24"/>
        </w:rPr>
        <w:t xml:space="preserve"> functional mitral and tricuspid regurgitation </w:t>
      </w:r>
      <w:r>
        <w:rPr>
          <w:i/>
          <w:sz w:val="24"/>
        </w:rPr>
        <w:t xml:space="preserve">response patterns </w:t>
      </w:r>
      <w:r>
        <w:rPr>
          <w:i/>
          <w:sz w:val="24"/>
        </w:rPr>
        <w:t xml:space="preserve">after</w:t>
      </w:r>
      <w:r>
        <w:rPr>
          <w:i/>
          <w:sz w:val="24"/>
        </w:rPr>
        <w:t xml:space="preserve"> ablation in paroxysmal and persistent</w:t>
      </w:r>
      <w:r>
        <w:rPr>
          <w:i/>
          <w:sz w:val="24"/>
        </w:rPr>
        <w:t xml:space="preserve"> atrial fibrillation</w:t>
      </w:r>
    </w:p>
    <w:p w14:paraId="5BBA93CD" w14:textId="77777777" w:rsidR="00C975E4" w:rsidRDefault="00000000">
      <w:r>
        <w:rPr>
          <w:b/>
          <w:sz w:val="22"/>
        </w:rPr>
        <w:t>Contents</w:t>
      </w:r>
    </w:p>
    <w:p w14:paraId="1FC4F4F8" w14:textId="77777777" w:rsidR="00E4519B" w:rsidRDefault="00000000">
      <w:pPr>
        <w:keepNext/>
        <w:spacing w:after="20"/>
      </w:pPr>
      <w:r>
        <w:rPr>
          <w:b/>
        </w:rPr>
        <w:t>Analysis overview</w:t>
      </w:r>
    </w:p>
    <w:p w14:paraId="61F68B3C" w14:textId="77777777" w:rsidR="00C975E4" w:rsidRDefault="00000000">
      <w:pPr>
        <w:keepNext/>
        <w:spacing w:after="20"/>
      </w:pPr>
      <w:r>
        <w:rPr>
          <w:b/>
        </w:rPr>
        <w:t xml:space="preserve">Table S1A. Baseline</w:t>
      </w:r>
      <w:r>
        <w:t xml:space="preserve"> regurgitation phenotypes in patients undergoing </w:t>
      </w:r>
      <w:del w:id="91055" w:author="Claude (E30 修订)" w:date="2026-10-09T12:00:00Z">
        <w:r>
          <w:delText xml:space="preserve">a first </w:delText>
        </w:r>
      </w:del>
      <w:r>
        <w:t xml:space="preserve">AF ablation (</w:t>
      </w:r>
      <w:del w:id="92068" w:author="Claude (E30 修订)" w:date="2026-10-09T12:00:00Z">
        <w:r>
          <w:delText xml:space="preserve">baseline phenotype cohort</w:delText>
        </w:r>
      </w:del>
      <w:ins w:id="92069" w:author="Claude (E30 修订)" w:date="2026-10-09T12:00:00Z">
        <w:r>
          <w:t xml:space="preserve">baseline phenotype set</w:t>
        </w:r>
      </w:ins>
      <w:r>
        <w:t xml:space="preserve">)</w:t>
      </w:r>
    </w:p>
    <w:p w14:paraId="4A485F07" w14:textId="77777777" w:rsidR="00C975E4" w:rsidRDefault="00000000">
      <w:pPr>
        <w:keepNext/>
        <w:spacing w:after="20"/>
      </w:pPr>
      <w:r>
        <w:rPr>
          <w:b/>
        </w:rPr>
        <w:t xml:space="preserve">Table S1B. </w:t>
      </w:r>
      <w:r>
        <w:t>Eligible admissions with and without a 1-month TTE, and improvement rates weighted for follow-up</w:t>
      </w:r>
    </w:p>
    <w:p w14:paraId="55726E67" w14:textId="77777777" w:rsidR="00E4519B" w:rsidRDefault="00000000">
      <w:pPr>
        <w:keepNext/>
        <w:spacing w:after="2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p w14:paraId="22023D9C" w14:textId="77777777" w:rsidR="00C975E4" w:rsidRDefault="00000000">
      <w:pPr>
        <w:keepNext/>
        <w:spacing w:after="20"/>
      </w:pPr>
      <w:r>
        <w:rPr>
          <w:b/>
        </w:rPr>
        <w:t xml:space="preserve">Table S3A. </w:t>
      </w:r>
      <w:r>
        <w:t xml:space="preserve">Covariate balance, </w:t>
      </w:r>
      <w:r>
        <w:t xml:space="preserve">isolated</w:t>
      </w:r>
      <w:r>
        <w:t xml:space="preserve"> vs </w:t>
      </w:r>
      <w:r>
        <w:t xml:space="preserve">combined</w:t>
      </w:r>
      <w:r>
        <w:t xml:space="preserve"> </w:t>
      </w:r>
      <w:r>
        <w:t xml:space="preserve">disease</w:t>
      </w:r>
      <w:r>
        <w:t xml:space="preserve"> (MR comparison), before and after IPTW</w:t>
      </w:r>
    </w:p>
    <w:p w14:paraId="4B025B7E" w14:textId="77777777" w:rsidR="00C975E4" w:rsidRDefault="00000000">
      <w:pPr>
        <w:keepNext/>
        <w:spacing w:after="20"/>
      </w:pPr>
      <w:r>
        <w:rPr>
          <w:b/>
        </w:rPr>
        <w:t xml:space="preserve">Table S3B. </w:t>
      </w:r>
      <w:r>
        <w:t xml:space="preserve">Covariate balance, </w:t>
      </w:r>
      <w:r>
        <w:t xml:space="preserve">isolated</w:t>
      </w:r>
      <w:r>
        <w:t xml:space="preserve"> vs </w:t>
      </w:r>
      <w:r>
        <w:t xml:space="preserve">combined</w:t>
      </w:r>
      <w:r>
        <w:t xml:space="preserve"> </w:t>
      </w:r>
      <w:r>
        <w:t xml:space="preserve">disease</w:t>
      </w:r>
      <w:r>
        <w:t xml:space="preserve"> (TR comparison), before and after IPTW</w:t>
      </w:r>
    </w:p>
    <w:p w14:paraId="347CD81A" w14:textId="77777777" w:rsidR="00C975E4" w:rsidRDefault="00000000">
      <w:pPr>
        <w:keepNext/>
        <w:spacing w:after="20"/>
      </w:pPr>
      <w:r>
        <w:rPr>
          <w:b/>
        </w:rPr>
        <w:t xml:space="preserve">Table S3C. </w:t>
      </w:r>
      <w:r>
        <w:t>Primary comparisons under ATT weighting and overlap weighting</w:t>
      </w:r>
    </w:p>
    <w:p w14:paraId="347B236E" w14:textId="77777777" w:rsidR="00C975E4" w:rsidRDefault="00000000">
      <w:pPr>
        <w:keepNext/>
        <w:spacing w:after="20"/>
      </w:pPr>
      <w:r>
        <w:rPr>
          <w:b/>
        </w:rPr>
        <w:t xml:space="preserve">Table S3D. </w:t>
      </w:r>
      <w:r>
        <w:t>IPTW weight distributions and effective sample sizes</w:t>
      </w:r>
    </w:p>
    <w:p w14:paraId="730AFF76" w14:textId="77777777" w:rsidR="00C975E4" w:rsidRDefault="00000000">
      <w:pPr>
        <w:keepNext/>
        <w:spacing w:after="20"/>
      </w:pPr>
      <w:r>
        <w:rPr>
          <w:b/>
        </w:rPr>
        <w:t xml:space="preserve">Table S4. </w:t>
      </w:r>
      <w:r>
        <w:t>Between-phenotype sensitivity analyses of the imaging end point and grading scale</w:t>
      </w:r>
    </w:p>
    <w:p w14:paraId="07F73D2B" w14:textId="77777777" w:rsidR="00E4519B" w:rsidRDefault="00000000">
      <w:pPr>
        <w:keepNext/>
        <w:spacing w:after="2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p w14:paraId="32F2524B" w14:textId="77777777" w:rsidR="00C975E4" w:rsidRDefault="00000000">
      <w:pPr>
        <w:keepNext/>
        <w:spacing w:after="20"/>
      </w:pPr>
      <w:r>
        <w:rPr>
          <w:b/>
        </w:rPr>
        <w:t>Table S6. Baseline factors associated with ≥1-grade MR and TR improvement at 1 month: 12-factor model (unadjusted associations, sensitivity analyses, and model diagnostics)</w:t>
      </w:r>
    </w:p>
    <w:p w14:paraId="50613CC5" w14:textId="77777777" w:rsidR="00C975E4" w:rsidRDefault="00000000">
      <w:pPr>
        <w:keepNext/>
        <w:spacing w:after="20"/>
      </w:pPr>
      <w:r>
        <w:rPr>
          <w:b/>
        </w:rPr>
        <w:t xml:space="preserve">Table </w:t>
      </w:r>
      <w:r>
        <w:rPr>
          <w:b/>
        </w:rPr>
        <w:t xml:space="preserve">S</w:t>
      </w:r>
      <w:r>
        <w:rPr>
          <w:b/>
        </w:rPr>
        <w:t xml:space="preserve">7</w:t>
      </w:r>
      <w:r>
        <w:rPr>
          <w:b/>
        </w:rPr>
        <w:t xml:space="preserve">.</w:t>
      </w:r>
      <w:r>
        <w:rPr>
          <w:b/>
        </w:rPr>
        <w:t xml:space="preserve"> </w:t>
      </w:r>
      <w:r>
        <w:t xml:space="preserve">Joint response states in </w:t>
      </w:r>
      <w:r>
        <w:t xml:space="preserve">combined</w:t>
      </w:r>
      <w:r>
        <w:t xml:space="preserve"> </w:t>
      </w:r>
      <w:r>
        <w:t xml:space="preserve">MR/TR</w:t>
      </w:r>
      <w:r>
        <w:t xml:space="preserve"> under alternative gradings, after stratification by baseline grades, and conditional on baseline factors and 1-month correlates</w:t>
      </w:r>
    </w:p>
    <w:p w14:paraId="3D6540E9" w14:textId="77777777" w:rsidR="00C975E4" w:rsidRDefault="00000000">
      <w:pPr>
        <w:keepNext/>
        <w:spacing w:after="20"/>
      </w:pPr>
      <w:r>
        <w:rPr>
          <w:b/>
        </w:rPr>
        <w:t xml:space="preserve">Table </w:t>
      </w:r>
      <w:r>
        <w:rPr>
          <w:b/>
        </w:rPr>
        <w:t xml:space="preserve">S</w:t>
      </w:r>
      <w:r>
        <w:rPr>
          <w:b/>
        </w:rPr>
        <w:t xml:space="preserve">8</w:t>
      </w:r>
      <w:r>
        <w:rPr>
          <w:b/>
        </w:rPr>
        <w:t xml:space="preserve">.</w:t>
      </w:r>
      <w:r>
        <w:rPr>
          <w:b/>
        </w:rPr>
        <w:t xml:space="preserve"> </w:t>
      </w:r>
      <w:r>
        <w:t xml:space="preserve">Concurrent correlates of improvement at 1 month: sinus rhythm, chamber size change, side specificity of atrial remodeling, and joint response by extent of atrial reduction</w:t>
      </w:r>
    </w:p>
    <w:p w14:paraId="70780155" w14:textId="77777777" w:rsidR="00C975E4" w:rsidRDefault="00000000">
      <w:pPr>
        <w:keepNext/>
        <w:spacing w:after="20"/>
      </w:pPr>
      <w:r>
        <w:rPr>
          <w:b/>
        </w:rPr>
        <w:t xml:space="preserve">Table </w:t>
      </w:r>
      <w:r>
        <w:rPr>
          <w:b/>
        </w:rPr>
        <w:t xml:space="preserve">S</w:t>
      </w:r>
      <w:r>
        <w:rPr>
          <w:b/>
        </w:rPr>
        <w:t xml:space="preserve">9</w:t>
      </w:r>
      <w:r>
        <w:rPr>
          <w:b/>
        </w:rPr>
        <w:t xml:space="preserve">.</w:t>
      </w:r>
      <w:r>
        <w:rPr>
          <w:b/>
        </w:rPr>
        <w:t xml:space="preserve"> </w:t>
      </w:r>
      <w:r>
        <w:t xml:space="preserve">Sinus rhythm at 1 month and joint response states in </w:t>
      </w:r>
      <w:r>
        <w:t xml:space="preserve">combined</w:t>
      </w:r>
      <w:r>
        <w:t xml:space="preserve"> </w:t>
      </w:r>
      <w:r>
        <w:t xml:space="preserve">MR/TR</w:t>
      </w:r>
      <w:r>
        <w:t xml:space="preserve">: multinomial logistic regression</w:t>
      </w:r>
      <w:r>
        <w:rPr>
          <w:b/>
        </w:rPr>
        <w:t xml:space="preserve"> with full adjustment (sensitivity analysis)</w:t>
      </w:r>
    </w:p>
    <w:p w14:paraId="46D82026" w14:textId="77777777" w:rsidR="00E4519B" w:rsidRDefault="00000000">
      <w:pPr>
        <w:keepNext/>
        <w:spacing w:after="2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p w14:paraId="6C563ED3" w14:textId="77777777" w:rsidR="00C975E4" w:rsidRDefault="00000000">
      <w:pPr>
        <w:keepNext/>
        <w:spacing w:after="2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p w14:paraId="43B50982" w14:textId="77777777" w:rsidR="00C975E4" w:rsidRDefault="00000000">
      <w:pPr>
        <w:keepNext/>
        <w:spacing w:after="20"/>
      </w:pPr>
      <w:r>
        <w:rPr>
          <w:b/>
        </w:rPr>
        <w:t xml:space="preserve">Table </w:t>
      </w:r>
      <w:r>
        <w:rPr>
          <w:b/>
        </w:rPr>
        <w:t xml:space="preserve">S</w:t>
      </w:r>
      <w:r>
        <w:rPr>
          <w:b/>
        </w:rPr>
        <w:t xml:space="preserve">12</w:t>
      </w:r>
      <w:r>
        <w:rPr>
          <w:b/>
        </w:rPr>
        <w:t xml:space="preserve">.</w:t>
      </w:r>
      <w:r>
        <w:rPr>
          <w:b/>
        </w:rPr>
        <w:t xml:space="preserve"> Aortic regurgitation as a negative control outcome</w:t>
      </w:r>
    </w:p>
    <w:p w14:paraId="43B50982" w14:textId="77777777" w:rsidR="00C975E4" w:rsidRDefault="00000000">
      <w:pPr>
        <w:keepNext/>
        <w:spacing w:after="20"/>
        <w:rPr>
          <w:ins w:id="91038" w:author="Claude (E30 修订)" w:date="2026-10-09T12:00:00Z"/>
        </w:rPr>
      </w:pPr>
      <w:ins w:id="91039" w:author="Claude (E30 修订)" w:date="2026-10-09T12:00:00Z">
        <w:r>
          <w:rPr>
            <w:b/>
          </w:rPr>
          <w:t xml:space="preserve">Table S13. Baseline factors associated with improvement of both valves in combined MR/TR (post hoc)</w:t>
        </w:r>
      </w:ins>
    </w:p>
    <w:p w14:paraId="133A8670" w14:textId="77777777" w:rsidR="00C975E4" w:rsidRDefault="00000000">
      <w:pPr>
        <w:keepNext/>
        <w:spacing w:after="20"/>
      </w:pPr>
      <w:r>
        <w:rPr>
          <w:b/>
        </w:rPr>
        <w:t xml:space="preserve">Figure S1. </w:t>
      </w:r>
      <w:r>
        <w:rPr>
          <w:b/>
        </w:rPr>
        <w:t xml:space="preserve">Weighted</w:t>
      </w:r>
      <w:r>
        <w:t xml:space="preserve"> comparisons of</w:t>
      </w:r>
      <w:r>
        <w:t xml:space="preserve"> improvement between isolated and combined regurgitation</w:t>
      </w:r>
    </w:p>
    <w:p w14:paraId="133A8670" w14:textId="77777777" w:rsidR="00C975E4" w:rsidRDefault="00000000">
      <w:pPr>
        <w:keepNext/>
        <w:spacing w:after="20"/>
        <w:rPr>
          <w:ins w:id="91040" w:author="Claude (E30 修订)" w:date="2026-10-09T12:00:00Z"/>
        </w:rPr>
      </w:pPr>
      <w:ins w:id="91041" w:author="Claude (E30 修订)" w:date="2026-10-09T12:00:00Z">
        <w:r>
          <w:t xml:space="preserve">Figure S2. Standardized probabilities of TR improvement across RA and LV end-diastolic diameters</w:t>
        </w:r>
      </w:ins>
    </w:p>
    <w:p w14:paraId="012C82E7" w14:textId="77777777" w:rsidR="00C975E4" w:rsidRDefault="00000000">
      <w:pPr>
        <w:spacing w:before="60"/>
      </w:pPr>
      <w:r>
        <w:rPr>
          <w:sz w:val="17"/>
        </w:rPr>
        <w:t xml:space="preserve">Baseline regurgitation phenotypes were described in </w:t>
      </w:r>
      <w:del w:id="91000" w:author="Claude (E30 修订)" w:date="2026-10-09T12:00:00Z">
        <w:r>
          <w:rPr>
            <w:sz w:val="17"/>
          </w:rPr>
          <w:delText xml:space="preserve">2</w:delText>
        </w:r>
      </w:del>
      <w:ins w:id="91001" w:author="Claude (E30 修订)" w:date="2026-10-09T12:00:00Z">
        <w:r>
          <w:rPr>
            <w:sz w:val="17"/>
          </w:rPr>
          <w:t xml:space="preserve">3</w:t>
        </w:r>
      </w:ins>
      <w:r>
        <w:rPr>
          <w:sz w:val="17"/>
        </w:rPr>
        <w:t xml:space="preserve">,</w:t>
      </w:r>
      <w:del w:id="91002" w:author="Claude (E30 修订)" w:date="2026-10-09T12:00:00Z">
        <w:r>
          <w:rPr>
            <w:sz w:val="17"/>
          </w:rPr>
          <w:delText xml:space="preserve">322</w:delText>
        </w:r>
      </w:del>
      <w:ins w:id="91003" w:author="Claude (E30 修订)" w:date="2026-10-09T12:00:00Z">
        <w:r>
          <w:rPr>
            <w:sz w:val="17"/>
          </w:rPr>
          <w:t xml:space="preserve">045</w:t>
        </w:r>
      </w:ins>
      <w:r>
        <w:rPr>
          <w:sz w:val="17"/>
        </w:rPr>
        <w:t xml:space="preserve"> patients with </w:t>
      </w:r>
      <w:del w:id="91004" w:author="Claude (E30 修订)" w:date="2026-10-09T12:00:00Z">
        <w:r>
          <w:rPr>
            <w:sz w:val="17"/>
          </w:rPr>
          <w:delText xml:space="preserve">a</w:delText>
        </w:r>
      </w:del>
      <w:ins w:id="91005" w:author="Claude (E30 修订)" w:date="2026-10-09T12:00:00Z">
        <w:r>
          <w:rPr>
            <w:sz w:val="17"/>
          </w:rPr>
          <w:t xml:space="preserve">an in-hospital baseline</w:t>
        </w:r>
      </w:ins>
      <w:r>
        <w:rPr>
          <w:sz w:val="17"/>
        </w:rPr>
        <w:t xml:space="preserve"> TTE report</w:t>
      </w:r>
      <w:del w:id="91006" w:author="Claude (E30 修订)" w:date="2026-10-09T12:00:00Z">
        <w:r>
          <w:rPr>
            <w:sz w:val="17"/>
          </w:rPr>
          <w:delText xml:space="preserve"> confirmed as pre-procedural</w:delText>
        </w:r>
      </w:del>
      <w:r>
        <w:rPr>
          <w:sz w:val="17"/>
        </w:rPr>
        <w:t xml:space="preserve"> (baseline phenotype </w:t>
      </w:r>
      <w:del w:id="91007" w:author="Claude (E30 修订)" w:date="2026-10-09T12:00:00Z">
        <w:r>
          <w:rPr>
            <w:sz w:val="17"/>
          </w:rPr>
          <w:delText xml:space="preserve">cohort</w:delText>
        </w:r>
      </w:del>
      <w:ins w:id="91008" w:author="Claude (E30 修订)" w:date="2026-10-09T12:00:00Z">
        <w:r>
          <w:rPr>
            <w:sz w:val="17"/>
          </w:rPr>
          <w:t xml:space="preserve">set</w:t>
        </w:r>
      </w:ins>
      <w:r>
        <w:rPr>
          <w:sz w:val="17"/>
        </w:rPr>
        <w:t xml:space="preserve">; Table S1A). One-month responses were assessed in </w:t>
      </w:r>
      <w:del w:id="91009" w:author="Claude (E30 修订)" w:date="2026-10-09T12:00:00Z">
        <w:r>
          <w:rPr>
            <w:sz w:val="17"/>
          </w:rPr>
          <w:delText xml:space="preserve">a separately assembled population of </w:delText>
        </w:r>
      </w:del>
      <w:r>
        <w:rPr>
          <w:sz w:val="17"/>
        </w:rPr>
        <w:t xml:space="preserve">844 ablation procedures in 837 patients (paired response </w:t>
      </w:r>
      <w:del w:id="91010" w:author="Claude (E30 修订)" w:date="2026-10-09T12:00:00Z">
        <w:r>
          <w:rPr>
            <w:sz w:val="17"/>
          </w:rPr>
          <w:delText xml:space="preserve">cohort</w:delText>
        </w:r>
      </w:del>
      <w:ins w:id="91011" w:author="Claude (E30 修订)" w:date="2026-10-09T12:00:00Z">
        <w:r>
          <w:rPr>
            <w:sz w:val="17"/>
          </w:rPr>
          <w:t xml:space="preserve">set</w:t>
        </w:r>
      </w:ins>
      <w:r>
        <w:rPr>
          <w:sz w:val="17"/>
        </w:rPr>
        <w:t xml:space="preserve">; 7 patients underwent 2 ablations, with each procedure analyzed separately). </w:t>
      </w:r>
      <w:del w:id="91012" w:author="Claude (E30 修订)" w:date="2026-10-09T12:00:00Z">
        <w:r>
          <w:rPr>
            <w:sz w:val="17"/>
          </w:rPr>
          <w:delText xml:space="preserve">These</w:delText>
        </w:r>
      </w:del>
      <w:ins w:id="91013" w:author="Claude (E30 修订)" w:date="2026-10-09T12:00:00Z">
        <w:r>
          <w:rPr>
            <w:sz w:val="17"/>
          </w:rPr>
          <w:t xml:space="preserve">Both</w:t>
        </w:r>
      </w:ins>
      <w:r>
        <w:rPr>
          <w:sz w:val="17"/>
        </w:rPr>
        <w:t xml:space="preserve"> </w:t>
      </w:r>
      <w:del w:id="91014" w:author="Claude (E30 修订)" w:date="2026-10-09T12:00:00Z">
        <w:r>
          <w:rPr>
            <w:sz w:val="17"/>
          </w:rPr>
          <w:delText xml:space="preserve">sampling</w:delText>
        </w:r>
      </w:del>
      <w:ins w:id="91015" w:author="Claude (E30 修订)" w:date="2026-10-09T12:00:00Z">
        <w:r>
          <w:rPr>
            <w:sz w:val="17"/>
          </w:rPr>
          <w:t xml:space="preserve">analysis</w:t>
        </w:r>
      </w:ins>
      <w:r>
        <w:rPr>
          <w:sz w:val="17"/>
        </w:rPr>
        <w:t xml:space="preserve"> </w:t>
      </w:r>
      <w:del w:id="91016" w:author="Claude (E30 修订)" w:date="2026-10-09T12:00:00Z">
        <w:r>
          <w:rPr>
            <w:sz w:val="17"/>
          </w:rPr>
          <w:delText xml:space="preserve">populations</w:delText>
        </w:r>
      </w:del>
      <w:ins w:id="91017" w:author="Claude (E30 修订)" w:date="2026-10-09T12:00:00Z">
        <w:r>
          <w:rPr>
            <w:sz w:val="17"/>
          </w:rPr>
          <w:t xml:space="preserve">sets</w:t>
        </w:r>
      </w:ins>
      <w:r>
        <w:rPr>
          <w:sz w:val="17"/>
        </w:rPr>
        <w:t xml:space="preserve"> were </w:t>
      </w:r>
      <w:del w:id="91018" w:author="Claude (E30 修订)" w:date="2026-10-09T12:00:00Z">
        <w:r>
          <w:rPr>
            <w:sz w:val="17"/>
          </w:rPr>
          <w:delText xml:space="preserve">partially</w:delText>
        </w:r>
      </w:del>
      <w:ins w:id="91019" w:author="Claude (E30 修订)" w:date="2026-10-09T12:00:00Z">
        <w:r>
          <w:rPr>
            <w:sz w:val="17"/>
          </w:rPr>
          <w:t xml:space="preserve">drawn</w:t>
        </w:r>
      </w:ins>
      <w:r>
        <w:rPr>
          <w:sz w:val="17"/>
        </w:rPr>
        <w:t xml:space="preserve"> </w:t>
      </w:r>
      <w:del w:id="91020" w:author="Claude (E30 修订)" w:date="2026-10-09T12:00:00Z">
        <w:r>
          <w:rPr>
            <w:sz w:val="17"/>
          </w:rPr>
          <w:delText xml:space="preserve">overlapping</w:delText>
        </w:r>
      </w:del>
      <w:ins w:id="91021" w:author="Claude (E30 修订)" w:date="2026-10-09T12:00:00Z">
        <w:r>
          <w:rPr>
            <w:sz w:val="17"/>
          </w:rPr>
          <w:t xml:space="preserve">from one study population of 3</w:t>
        </w:r>
      </w:ins>
      <w:r>
        <w:rPr>
          <w:sz w:val="17"/>
        </w:rPr>
        <w:t xml:space="preserve">,</w:t>
      </w:r>
      <w:ins w:id="91022" w:author="Claude (E30 修订)" w:date="2026-10-09T12:00:00Z">
        <w:r>
          <w:rPr>
            <w:sz w:val="17"/>
          </w:rPr>
          <w:t xml:space="preserve">551</w:t>
        </w:r>
      </w:ins>
      <w:r>
        <w:rPr>
          <w:sz w:val="17"/>
        </w:rPr>
        <w:t xml:space="preserve"> </w:t>
      </w:r>
      <w:del w:id="91023" w:author="Claude (E30 修订)" w:date="2026-10-09T12:00:00Z">
        <w:r>
          <w:rPr>
            <w:sz w:val="17"/>
          </w:rPr>
          <w:delText xml:space="preserve">with</w:delText>
        </w:r>
      </w:del>
      <w:ins w:id="91024" w:author="Claude (E30 修订)" w:date="2026-10-09T12:00:00Z">
        <w:r>
          <w:rPr>
            <w:sz w:val="17"/>
          </w:rPr>
          <w:t xml:space="preserve">patients</w:t>
        </w:r>
      </w:ins>
      <w:r>
        <w:rPr>
          <w:sz w:val="17"/>
        </w:rPr>
        <w:t xml:space="preserve"> </w:t>
      </w:r>
      <w:del w:id="91025" w:author="Claude (E30 修订)" w:date="2026-10-09T12:00:00Z">
        <w:r>
          <w:rPr>
            <w:sz w:val="17"/>
          </w:rPr>
          <w:delText xml:space="preserve">357</w:delText>
        </w:r>
      </w:del>
      <w:ins w:id="91026" w:author="Claude (E30 修订)" w:date="2026-10-09T12:00:00Z">
        <w:r>
          <w:rPr>
            <w:sz w:val="17"/>
          </w:rPr>
          <w:t xml:space="preserve">and</w:t>
        </w:r>
      </w:ins>
      <w:r>
        <w:rPr>
          <w:sz w:val="17"/>
        </w:rPr>
        <w:t xml:space="preserve"> shared</w:t>
      </w:r>
      <w:ins w:id="91027" w:author="Claude (E30 修订)" w:date="2026-10-09T12:00:00Z">
        <w:r>
          <w:rPr>
            <w:sz w:val="17"/>
          </w:rPr>
          <w:t xml:space="preserve"> 372</w:t>
        </w:r>
      </w:ins>
      <w:r>
        <w:rPr>
          <w:sz w:val="17"/>
        </w:rPr>
        <w:t xml:space="preserve"> patients; </w:t>
      </w:r>
      <w:ins w:id="91028" w:author="Claude (E30 修订)" w:date="2026-10-09T12:00:00Z">
        <w:r>
          <w:rPr>
            <w:sz w:val="17"/>
          </w:rPr>
          <w:t xml:space="preserve">for </w:t>
        </w:r>
      </w:ins>
      <w:r>
        <w:rPr>
          <w:sz w:val="17"/>
        </w:rPr>
        <w:t xml:space="preserve">the</w:t>
      </w:r>
      <w:ins w:id="91029" w:author="Claude (E30 修订)" w:date="2026-10-09T12:00:00Z">
        <w:r>
          <w:rPr>
            <w:sz w:val="17"/>
          </w:rPr>
          <w:t xml:space="preserve"> 366 whose baseline-set admission was a</w:t>
        </w:r>
      </w:ins>
      <w:r>
        <w:rPr>
          <w:sz w:val="17"/>
        </w:rPr>
        <w:t xml:space="preserve"> paired </w:t>
      </w:r>
      <w:del w:id="91030" w:author="Claude (E30 修订)" w:date="2026-10-09T12:00:00Z">
        <w:r>
          <w:rPr>
            <w:sz w:val="17"/>
          </w:rPr>
          <w:delText xml:space="preserve">response cohort was not nested within the baseline phenotype cohort. For shared patients</w:delText>
        </w:r>
      </w:del>
      <w:ins w:id="91031" w:author="Claude (E30 修订)" w:date="2026-10-09T12:00:00Z">
        <w:r>
          <w:rPr>
            <w:sz w:val="17"/>
          </w:rPr>
          <w:t xml:space="preserve">procedure</w:t>
        </w:r>
      </w:ins>
      <w:r>
        <w:rPr>
          <w:sz w:val="17"/>
        </w:rPr>
        <w:t xml:space="preserve">, the baseline grades of the paired analysis were used in both </w:t>
      </w:r>
      <w:del w:id="91032" w:author="Claude (E30 修订)" w:date="2026-10-09T12:00:00Z">
        <w:r>
          <w:rPr>
            <w:sz w:val="17"/>
          </w:rPr>
          <w:delText xml:space="preserve">populations.</w:delText>
        </w:r>
      </w:del>
      <w:ins w:id="91033" w:author="Claude (E30 修订)" w:date="2026-10-09T12:00:00Z">
        <w:r>
          <w:rPr>
            <w:sz w:val="17"/>
          </w:rPr>
          <w:t xml:space="preserve">sets.</w:t>
        </w:r>
      </w:ins>
      <w:r>
        <w:rPr>
          <w:sz w:val="17"/>
        </w:rPr>
        <w:t xml:space="preserve"> Unless stated otherwise, regurgitation grades are the analysis grades: 0, none/trace; 1, very mild or mild; 2, moderate (including report-labelled mild-to-moderate and moderate); 3, moderate-to-severe or severe (MR, moderate-to-severe or worse); 4, very severe (TR only). Analysis grade ≥2 denotes study-defined moderate or greater. The EACVI/ESC convention places mild-to-moderate MR (Grade 2/2+) within the moderate category (main reference 14). For TR, this label denotes the operational collapsed category used in this study; correspondence with guideline thresholds was not independently established. Paroxysmal and persistent AF are analyzed in parallel within these </w:t>
      </w:r>
      <w:del w:id="91034" w:author="Claude (E30 修订)" w:date="2026-10-09T12:00:00Z">
        <w:r>
          <w:rPr>
            <w:sz w:val="17"/>
          </w:rPr>
          <w:delText xml:space="preserve">sampling</w:delText>
        </w:r>
      </w:del>
      <w:ins w:id="91035" w:author="Claude (E30 修订)" w:date="2026-10-09T12:00:00Z">
        <w:r>
          <w:rPr>
            <w:sz w:val="17"/>
          </w:rPr>
          <w:t xml:space="preserve">analysis</w:t>
        </w:r>
      </w:ins>
      <w:r>
        <w:rPr>
          <w:sz w:val="17"/>
        </w:rPr>
        <w:t xml:space="preserve"> </w:t>
      </w:r>
      <w:del w:id="91036" w:author="Claude (E30 修订)" w:date="2026-10-09T12:00:00Z">
        <w:r>
          <w:rPr>
            <w:sz w:val="17"/>
          </w:rPr>
          <w:delText xml:space="preserve">populations</w:delText>
        </w:r>
      </w:del>
      <w:ins w:id="91037" w:author="Claude (E30 修订)" w:date="2026-10-09T12:00:00Z">
        <w:r>
          <w:rPr>
            <w:sz w:val="17"/>
          </w:rPr>
          <w:t xml:space="preserve">sets</w:t>
        </w:r>
      </w:ins>
      <w:r>
        <w:rPr>
          <w:sz w:val="17"/>
        </w:rPr>
        <w:t xml:space="preserve"> using common definitions and model contrasts. Each paired AF-type group includes isolated and combined disease; one patient contributed one procedure to each group. The timing of this framework is described in main Methods and the Table S11 note. Joint improvement means both valves improved at the common 1-month assessment and does not establish synchronized timing. Regression to analysis grade ≤1 means mild or less, not necessarily normal or absent regurgitation.</w:t>
      </w:r>
    </w:p>
    <w:p w14:paraId="23A69942" w14:textId="77777777" w:rsidR="00E4519B" w:rsidRDefault="00000000">
      <w:pPr>
        <w:keepNext/>
        <w:spacing w:after="80"/>
      </w:pPr>
      <w:r>
        <w:rPr>
          <w:b/>
        </w:rPr>
        <w:t>Analysis overview</w:t>
      </w:r>
    </w:p>
    <w:tbl>
      <w:tblPr>
        <w:tblW w:w="9638" w:type="dxa"/>
        <w:tblLayout w:type="fixed"/>
        <w:tblLook w:val="04A0" w:firstRow="1" w:lastRow="0" w:firstColumn="1" w:lastColumn="0" w:noHBand="0" w:noVBand="1"/>
      </w:tblPr>
      <w:tblGrid>
        <w:gridCol w:w="2000"/>
        <w:gridCol w:w="1250"/>
        <w:gridCol w:w="3100"/>
        <w:gridCol w:w="1900"/>
        <w:gridCol w:w="1388"/>
      </w:tblGrid>
      <w:tr w:rsidR="00C975E4" w14:paraId="7B2E46D0" w14:textId="77777777">
        <w:trPr>
          <w:cantSplit/>
          <w:tblHeader/>
        </w:trPr>
        <w:tc>
          <w:tcPr>
            <w:tcW w:w="2000" w:type="dxa"/>
            <w:tcBorders>
              <w:top w:val="single" w:sz="8" w:space="0" w:color="000000"/>
              <w:bottom w:val="single" w:sz="8" w:space="0" w:color="000000"/>
            </w:tcBorders>
          </w:tcPr>
          <w:p w14:paraId="49523B70" w14:textId="77777777" w:rsidR="00C975E4" w:rsidRDefault="00000000">
            <w:pPr>
              <w:keepNext/>
              <w:spacing w:after="0"/>
            </w:pPr>
            <w:r>
              <w:rPr>
                <w:b/>
                <w:sz w:val="18"/>
              </w:rPr>
              <w:t>Analysis</w:t>
            </w:r>
          </w:p>
        </w:tc>
        <w:tc>
          <w:tcPr>
            <w:tcW w:w="1250" w:type="dxa"/>
            <w:tcBorders>
              <w:top w:val="single" w:sz="8" w:space="0" w:color="000000"/>
              <w:bottom w:val="single" w:sz="8" w:space="0" w:color="000000"/>
            </w:tcBorders>
          </w:tcPr>
          <w:p w14:paraId="72BF2172" w14:textId="77777777" w:rsidR="00C975E4" w:rsidRDefault="00000000">
            <w:pPr>
              <w:keepNext/>
              <w:spacing w:after="0"/>
            </w:pPr>
            <w:r>
              <w:rPr>
                <w:b/>
                <w:sz w:val="18"/>
              </w:rPr>
              <w:t>Status</w:t>
            </w:r>
          </w:p>
        </w:tc>
        <w:tc>
          <w:tcPr>
            <w:tcW w:w="3100" w:type="dxa"/>
            <w:tcBorders>
              <w:top w:val="single" w:sz="8" w:space="0" w:color="000000"/>
              <w:bottom w:val="single" w:sz="8" w:space="0" w:color="000000"/>
            </w:tcBorders>
          </w:tcPr>
          <w:p w14:paraId="29730E46" w14:textId="77777777" w:rsidR="00C975E4" w:rsidRDefault="00000000">
            <w:pPr>
              <w:keepNext/>
              <w:spacing w:after="0"/>
            </w:pPr>
            <w:r>
              <w:rPr>
                <w:b/>
                <w:sz w:val="18"/>
              </w:rPr>
              <w:t>Model and adjustment set</w:t>
            </w:r>
          </w:p>
        </w:tc>
        <w:tc>
          <w:tcPr>
            <w:tcW w:w="1900" w:type="dxa"/>
            <w:tcBorders>
              <w:top w:val="single" w:sz="8" w:space="0" w:color="000000"/>
              <w:bottom w:val="single" w:sz="8" w:space="0" w:color="000000"/>
            </w:tcBorders>
          </w:tcPr>
          <w:p w14:paraId="3DF750A6" w14:textId="77777777" w:rsidR="00C975E4" w:rsidRDefault="00000000">
            <w:pPr>
              <w:keepNext/>
              <w:spacing w:after="0"/>
            </w:pPr>
            <w:r>
              <w:rPr>
                <w:b/>
                <w:sz w:val="18"/>
              </w:rPr>
              <w:t>Missing data</w:t>
            </w:r>
          </w:p>
        </w:tc>
        <w:tc>
          <w:tcPr>
            <w:tcW w:w="1388" w:type="dxa"/>
            <w:tcBorders>
              <w:top w:val="single" w:sz="8" w:space="0" w:color="000000"/>
              <w:bottom w:val="single" w:sz="8" w:space="0" w:color="000000"/>
            </w:tcBorders>
          </w:tcPr>
          <w:p w14:paraId="53DDB324" w14:textId="77777777" w:rsidR="00C975E4" w:rsidRDefault="00000000">
            <w:pPr>
              <w:keepNext/>
              <w:spacing w:after="0"/>
            </w:pPr>
            <w:r>
              <w:rPr>
                <w:b/>
                <w:sz w:val="18"/>
              </w:rPr>
              <w:t>Uncertainty</w:t>
            </w:r>
          </w:p>
        </w:tc>
      </w:tr>
      <w:tr w:rsidR="00C975E4" w14:paraId="2836CE0D" w14:textId="77777777">
        <w:trPr>
          <w:cantSplit/>
        </w:trPr>
        <w:tc>
          <w:tcPr>
            <w:tcW w:w="2000" w:type="dxa"/>
          </w:tcPr>
          <w:p w14:paraId="395F987E" w14:textId="77777777" w:rsidR="00C975E4" w:rsidRDefault="00000000">
            <w:pPr>
              <w:keepNext w:val="0"/>
              <w:spacing w:after="0"/>
            </w:pPr>
            <w:r>
              <w:rPr>
                <w:sz w:val="18"/>
              </w:rPr>
              <w:t xml:space="preserve">Isolated vs combined disease: MR and TR</w:t>
            </w:r>
          </w:p>
        </w:tc>
        <w:tc>
          <w:tcPr>
            <w:tcW w:w="1250" w:type="dxa"/>
          </w:tcPr>
          <w:p w14:paraId="2369E813" w14:textId="77777777" w:rsidR="00C975E4" w:rsidRDefault="00000000">
            <w:pPr>
              <w:keepNext w:val="0"/>
              <w:spacing w:after="0"/>
            </w:pPr>
            <w:r>
              <w:rPr>
                <w:sz w:val="18"/>
              </w:rPr>
              <w:t>Primary</w:t>
            </w:r>
          </w:p>
        </w:tc>
        <w:tc>
          <w:tcPr>
            <w:tcW w:w="3100" w:type="dxa"/>
          </w:tcPr>
          <w:p w14:paraId="30F8F3A0" w14:textId="77777777" w:rsidR="00C975E4" w:rsidRDefault="00000000">
            <w:pPr>
              <w:keepNext w:val="0"/>
              <w:spacing w:after="0"/>
            </w:pPr>
            <w:r>
              <w:rPr>
                <w:sz w:val="18"/>
              </w:rPr>
              <w:t>IPTW (ATT) with survey-weighted logistic regression; propensity score from demographic and clinical characteristics, baseline grade, and procedural characteristics (Tables S3A and S3B); overlap weighting, alternative end points, and alternative grading scales as sensitivity analyses</w:t>
            </w:r>
          </w:p>
        </w:tc>
        <w:tc>
          <w:tcPr>
            <w:tcW w:w="1900" w:type="dxa"/>
          </w:tcPr>
          <w:p w14:paraId="59A708FB" w14:textId="77777777" w:rsidR="00C975E4" w:rsidRDefault="00000000">
            <w:pPr>
              <w:keepNext w:val="0"/>
              <w:spacing w:after="0"/>
            </w:pPr>
            <w:r>
              <w:rPr>
                <w:sz w:val="18"/>
              </w:rPr>
              <w:t>MICE, m=100 (BMI, n=84; other variables, ≤7)</w:t>
            </w:r>
          </w:p>
        </w:tc>
        <w:tc>
          <w:tcPr>
            <w:tcW w:w="1388" w:type="dxa"/>
          </w:tcPr>
          <w:p w14:paraId="78106670" w14:textId="77777777" w:rsidR="00C975E4" w:rsidRDefault="00000000">
            <w:pPr>
              <w:keepNext w:val="0"/>
              <w:spacing w:after="0"/>
            </w:pPr>
            <w:r>
              <w:rPr>
                <w:sz w:val="18"/>
              </w:rPr>
              <w:t>Robust standard errors; Rubin’s rules</w:t>
            </w:r>
          </w:p>
        </w:tc>
      </w:tr>
      <w:tr w:rsidR="00C975E4" w14:paraId="0910F532" w14:textId="77777777">
        <w:trPr>
          <w:cantSplit/>
        </w:trPr>
        <w:tc>
          <w:tcPr>
            <w:tcW w:w="2000" w:type="dxa"/>
          </w:tcPr>
          <w:p w14:paraId="598B89D6" w14:textId="77777777" w:rsidR="00C975E4" w:rsidRDefault="00000000">
            <w:pPr>
              <w:keepNext w:val="0"/>
              <w:spacing w:after="0"/>
            </w:pPr>
            <w:r>
              <w:rPr>
                <w:sz w:val="18"/>
              </w:rPr>
              <w:lastRenderedPageBreak/>
              <w:t>12 baseline factors and improvement of each valve</w:t>
            </w:r>
          </w:p>
        </w:tc>
        <w:tc>
          <w:tcPr>
            <w:tcW w:w="1250" w:type="dxa"/>
          </w:tcPr>
          <w:p w14:paraId="5933AAA9" w14:textId="77777777" w:rsidR="00C975E4" w:rsidRDefault="00000000">
            <w:pPr>
              <w:keepNext w:val="0"/>
              <w:spacing w:after="0"/>
            </w:pPr>
            <w:r>
              <w:rPr>
                <w:sz w:val="18"/>
              </w:rPr>
              <w:t>Primary</w:t>
            </w:r>
          </w:p>
        </w:tc>
        <w:tc>
          <w:tcPr>
            <w:tcW w:w="3100" w:type="dxa"/>
          </w:tcPr>
          <w:p w14:paraId="2E270005" w14:textId="77777777" w:rsidR="00C975E4" w:rsidRDefault="00000000">
            <w:pPr>
              <w:keepNext w:val="0"/>
              <w:spacing w:after="0"/>
            </w:pPr>
            <w:r>
              <w:rPr>
                <w:sz w:val="18"/>
              </w:rPr>
              <w:t>One valve-level logistic model with every term allowed to differ by valve: age, sex, BMI, AF type, baseline TRV, LA, RA, LV end-diastolic, and RV diameters, LVEF, baseline grade, and phenotype, mutually adjusted; Benjamini–Hochberg false discovery rate across 24 factor-by-valve estimates</w:t>
            </w:r>
          </w:p>
        </w:tc>
        <w:tc>
          <w:tcPr>
            <w:tcW w:w="1900" w:type="dxa"/>
          </w:tcPr>
          <w:p w14:paraId="29388580" w14:textId="77777777" w:rsidR="00C975E4" w:rsidRDefault="00000000">
            <w:pPr>
              <w:keepNext w:val="0"/>
              <w:spacing w:after="0"/>
            </w:pPr>
            <w:r>
              <w:rPr>
                <w:sz w:val="18"/>
              </w:rPr>
              <w:t xml:space="preserve">PMM, m=20 (height</w:t>
            </w:r>
            <w:r>
              <w:rPr>
                <w:sz w:val="18"/>
              </w:rPr>
              <w:t xml:space="preserve">,</w:t>
            </w:r>
            <w:r>
              <w:rPr>
                <w:sz w:val="18"/>
              </w:rPr>
              <w:t xml:space="preserve"> </w:t>
            </w:r>
            <w:r>
              <w:rPr>
                <w:sz w:val="18"/>
              </w:rPr>
              <w:t xml:space="preserve">n=83;</w:t>
            </w:r>
            <w:r>
              <w:rPr>
                <w:sz w:val="18"/>
              </w:rPr>
              <w:t xml:space="preserve"> weight, n=84; baseline TRV, n=43; other variables, ≤7); outcomes and 1-month SR in the imputation model (Table S6)</w:t>
            </w:r>
          </w:p>
        </w:tc>
        <w:tc>
          <w:tcPr>
            <w:tcW w:w="1388" w:type="dxa"/>
          </w:tcPr>
          <w:p w14:paraId="7866567D" w14:textId="77777777" w:rsidR="00C975E4" w:rsidRDefault="00000000">
            <w:pPr>
              <w:keepNext w:val="0"/>
              <w:spacing w:after="0"/>
            </w:pPr>
            <w:r>
              <w:rPr>
                <w:sz w:val="18"/>
              </w:rPr>
              <w:t>Patient-clustered robust standard errors; Rubin’s rules; optimism correction from 250 patient-level bootstrap samples (5 imputations × 50)</w:t>
            </w:r>
          </w:p>
        </w:tc>
      </w:tr>
      <w:tr w:rsidR="00C975E4" w14:paraId="4613AF77" w14:textId="77777777">
        <w:trPr>
          <w:cantSplit/>
        </w:trPr>
        <w:tc>
          <w:tcPr>
            <w:tcW w:w="2000" w:type="dxa"/>
          </w:tcPr>
          <w:p w14:paraId="6A9B3556" w14:textId="77777777" w:rsidR="00C975E4" w:rsidRDefault="00000000">
            <w:pPr>
              <w:keepNext w:val="0"/>
              <w:spacing w:after="0"/>
            </w:pPr>
            <w:r>
              <w:rPr>
                <w:sz w:val="18"/>
              </w:rPr>
              <w:t>Sensitivity analyses of the 12-factor model</w:t>
            </w:r>
          </w:p>
        </w:tc>
        <w:tc>
          <w:tcPr>
            <w:tcW w:w="1250" w:type="dxa"/>
          </w:tcPr>
          <w:p w14:paraId="5F5A0A98" w14:textId="77777777" w:rsidR="00C975E4" w:rsidRDefault="00000000">
            <w:pPr>
              <w:keepNext w:val="0"/>
              <w:spacing w:after="0"/>
            </w:pPr>
            <w:r>
              <w:rPr>
                <w:sz w:val="18"/>
              </w:rPr>
              <w:t>Sensitivity</w:t>
            </w:r>
          </w:p>
        </w:tc>
        <w:tc>
          <w:tcPr>
            <w:tcW w:w="3100" w:type="dxa"/>
          </w:tcPr>
          <w:p w14:paraId="1C5547B5" w14:textId="77777777" w:rsidR="00C975E4" w:rsidRDefault="00000000">
            <w:pPr>
              <w:keepNext w:val="0"/>
              <w:spacing w:after="0"/>
            </w:pPr>
            <w:r>
              <w:rPr>
                <w:sz w:val="18"/>
              </w:rPr>
              <w:t>Restricted cubic splines; complete cases; TRV &gt;2.8 m/s; exclusion of ventricular involvement; unadjusted associations</w:t>
            </w:r>
          </w:p>
        </w:tc>
        <w:tc>
          <w:tcPr>
            <w:tcW w:w="1900" w:type="dxa"/>
          </w:tcPr>
          <w:p w14:paraId="0EACA01B" w14:textId="77777777" w:rsidR="00C975E4" w:rsidRDefault="00000000">
            <w:pPr>
              <w:keepNext w:val="0"/>
              <w:spacing w:after="0"/>
            </w:pPr>
            <w:r>
              <w:rPr>
                <w:sz w:val="18"/>
              </w:rPr>
              <w:t>As for the 12-factor model (none for complete cases)</w:t>
            </w:r>
          </w:p>
        </w:tc>
        <w:tc>
          <w:tcPr>
            <w:tcW w:w="1388" w:type="dxa"/>
          </w:tcPr>
          <w:p w14:paraId="0F86EBE0" w14:textId="77777777" w:rsidR="00C975E4" w:rsidRDefault="00000000">
            <w:pPr>
              <w:keepNext w:val="0"/>
              <w:spacing w:after="0"/>
            </w:pPr>
            <w:r>
              <w:rPr>
                <w:sz w:val="18"/>
              </w:rPr>
              <w:t>As for the 12-factor model</w:t>
            </w:r>
          </w:p>
        </w:tc>
      </w:tr>
      <w:tr w:rsidR="00C975E4" w14:paraId="56B18079" w14:textId="77777777">
        <w:trPr>
          <w:cantSplit/>
        </w:trPr>
        <w:tc>
          <w:tcPr>
            <w:tcW w:w="2000" w:type="dxa"/>
          </w:tcPr>
          <w:p w14:paraId="7C3F3FD1" w14:textId="77777777" w:rsidR="00C975E4" w:rsidRDefault="00000000">
            <w:pPr>
              <w:keepNext w:val="0"/>
              <w:spacing w:after="0"/>
            </w:pPr>
            <w:r>
              <w:rPr>
                <w:sz w:val="18"/>
              </w:rPr>
              <w:t xml:space="preserve">Joint MR and TR response states in </w:t>
            </w:r>
            <w:r>
              <w:rPr>
                <w:sz w:val="18"/>
              </w:rPr>
              <w:t xml:space="preserve">combined</w:t>
            </w:r>
            <w:r>
              <w:rPr>
                <w:sz w:val="18"/>
              </w:rPr>
              <w:t xml:space="preserve"> </w:t>
            </w:r>
            <w:r>
              <w:rPr>
                <w:sz w:val="18"/>
              </w:rPr>
              <w:t xml:space="preserve">MR/TR</w:t>
            </w:r>
          </w:p>
        </w:tc>
        <w:tc>
          <w:tcPr>
            <w:tcW w:w="1250" w:type="dxa"/>
          </w:tcPr>
          <w:p w14:paraId="21804218" w14:textId="77777777" w:rsidR="00C975E4" w:rsidRDefault="00000000">
            <w:pPr>
              <w:keepNext w:val="0"/>
              <w:spacing w:after="0"/>
            </w:pPr>
            <w:r>
              <w:rPr>
                <w:sz w:val="18"/>
              </w:rPr>
              <w:t>Secondary</w:t>
            </w:r>
          </w:p>
        </w:tc>
        <w:tc>
          <w:tcPr>
            <w:tcW w:w="3100" w:type="dxa"/>
          </w:tcPr>
          <w:p w14:paraId="50744E49" w14:textId="77777777" w:rsidR="00C975E4" w:rsidRDefault="00000000">
            <w:pPr>
              <w:keepNext w:val="0"/>
              <w:spacing w:after="0"/>
            </w:pPr>
            <w:r>
              <w:rPr>
                <w:sz w:val="18"/>
              </w:rPr>
              <w:t xml:space="preserve">Fisher exact test and observed/expected ratio, overall and stratified by baseline grades; multinomial logistic regression of SR adjusted for age, sex, AF type, and both baseline grades, with further adjustment for chamber diameters and LVEF as a sensitivity analysis (Table </w:t>
            </w:r>
            <w:r>
              <w:rPr>
                <w:sz w:val="18"/>
              </w:rPr>
              <w:t xml:space="preserve">S</w:t>
            </w:r>
            <w:r>
              <w:rPr>
                <w:sz w:val="18"/>
              </w:rPr>
              <w:t xml:space="preserve">9</w:t>
            </w:r>
            <w:r>
              <w:rPr>
                <w:sz w:val="18"/>
              </w:rPr>
              <w:t xml:space="preserve">)</w:t>
            </w:r>
          </w:p>
        </w:tc>
        <w:tc>
          <w:tcPr>
            <w:tcW w:w="1900" w:type="dxa"/>
          </w:tcPr>
          <w:p w14:paraId="18EC2FDF" w14:textId="77777777" w:rsidR="00C975E4" w:rsidRDefault="00000000">
            <w:pPr>
              <w:keepNext w:val="0"/>
              <w:spacing w:after="0"/>
            </w:pPr>
            <w:r>
              <w:rPr>
                <w:sz w:val="18"/>
              </w:rPr>
              <w:t>None in the main model; MICE, m=100, with further adjustment</w:t>
            </w:r>
          </w:p>
        </w:tc>
        <w:tc>
          <w:tcPr>
            <w:tcW w:w="1388" w:type="dxa"/>
          </w:tcPr>
          <w:p w14:paraId="37F54053" w14:textId="77777777" w:rsidR="00C975E4" w:rsidRDefault="00000000">
            <w:pPr>
              <w:keepNext w:val="0"/>
              <w:spacing w:after="0"/>
            </w:pPr>
            <w:r>
              <w:rPr>
                <w:sz w:val="18"/>
              </w:rPr>
              <w:t>Bootstrap (5,000 resamples) for the observed/expected ratio; Rubin’s rules</w:t>
            </w:r>
          </w:p>
        </w:tc>
      </w:tr>
      <w:tr w:rsidR="00C975E4" w14:paraId="6CF28E6F" w14:textId="77777777">
        <w:trPr>
          <w:cantSplit/>
        </w:trPr>
        <w:tc>
          <w:tcPr>
            <w:tcW w:w="2000" w:type="dxa"/>
          </w:tcPr>
          <w:p w14:paraId="729A975E" w14:textId="77777777" w:rsidR="00C975E4" w:rsidRDefault="00000000">
            <w:pPr>
              <w:keepNext w:val="0"/>
              <w:spacing w:after="0"/>
            </w:pPr>
            <w:r>
              <w:rPr>
                <w:sz w:val="18"/>
              </w:rPr>
              <w:t>SR and changes in chamber size and TRV at 1 month (concurrent correlates)</w:t>
            </w:r>
          </w:p>
        </w:tc>
        <w:tc>
          <w:tcPr>
            <w:tcW w:w="1250" w:type="dxa"/>
          </w:tcPr>
          <w:p w14:paraId="2FADE331" w14:textId="77777777" w:rsidR="00C975E4" w:rsidRDefault="00000000">
            <w:pPr>
              <w:keepNext w:val="0"/>
              <w:spacing w:after="0"/>
            </w:pPr>
            <w:r>
              <w:rPr>
                <w:sz w:val="18"/>
              </w:rPr>
              <w:t>Secondary; SR × AF type exploratory; TRV change post hoc</w:t>
            </w:r>
          </w:p>
        </w:tc>
        <w:tc>
          <w:tcPr>
            <w:tcW w:w="3100" w:type="dxa"/>
          </w:tcPr>
          <w:p w14:paraId="3CF193CF" w14:textId="77777777" w:rsidR="00C975E4" w:rsidRDefault="00000000">
            <w:pPr>
              <w:keepNext w:val="0"/>
              <w:spacing w:after="0"/>
            </w:pPr>
            <w:r>
              <w:rPr>
                <w:sz w:val="18"/>
              </w:rPr>
              <w:t>Added to the 12-factor model; LA and RA changes (and TRV change) also entered together; linear regression for adjusted differences in change</w:t>
            </w:r>
          </w:p>
        </w:tc>
        <w:tc>
          <w:tcPr>
            <w:tcW w:w="1900" w:type="dxa"/>
          </w:tcPr>
          <w:p w14:paraId="1AC05135" w14:textId="77777777" w:rsidR="00C975E4" w:rsidRDefault="00000000">
            <w:pPr>
              <w:keepNext w:val="0"/>
              <w:spacing w:after="0"/>
            </w:pPr>
            <w:r>
              <w:rPr>
                <w:sz w:val="18"/>
              </w:rPr>
              <w:t>PMM, m=20, as for the 12-factor model; paired measurements for changes (TRV not measurable without a TR jet)</w:t>
            </w:r>
          </w:p>
        </w:tc>
        <w:tc>
          <w:tcPr>
            <w:tcW w:w="1388" w:type="dxa"/>
          </w:tcPr>
          <w:p w14:paraId="5EF80C09" w14:textId="77777777" w:rsidR="00C975E4" w:rsidRDefault="00000000">
            <w:pPr>
              <w:keepNext w:val="0"/>
              <w:spacing w:after="0"/>
            </w:pPr>
            <w:r>
              <w:rPr>
                <w:sz w:val="18"/>
              </w:rPr>
              <w:t>Patient-clustered robust standard errors; Rubin’s rules</w:t>
            </w:r>
          </w:p>
        </w:tc>
      </w:tr>
      <w:tr w:rsidR="00C975E4" w14:paraId="403BD7F6" w14:textId="77777777">
        <w:trPr>
          <w:cantSplit/>
        </w:trPr>
        <w:tc>
          <w:tcPr>
            <w:tcW w:w="2000" w:type="dxa"/>
          </w:tcPr>
          <w:p w14:paraId="304F1802" w14:textId="77777777" w:rsidR="00C975E4" w:rsidRDefault="00000000">
            <w:pPr>
              <w:keepNext w:val="0"/>
              <w:spacing w:after="0"/>
            </w:pPr>
            <w:r>
              <w:rPr>
                <w:sz w:val="18"/>
              </w:rPr>
              <w:t xml:space="preserve">Study-defined</w:t>
            </w:r>
            <w:r>
              <w:rPr>
                <w:sz w:val="18"/>
              </w:rPr>
              <w:t xml:space="preserve"> </w:t>
            </w:r>
            <w:r>
              <w:rPr>
                <w:sz w:val="18"/>
              </w:rPr>
              <w:t xml:space="preserve">moderate</w:t>
            </w:r>
            <w:r>
              <w:rPr>
                <w:sz w:val="18"/>
              </w:rPr>
              <w:t xml:space="preserve"> </w:t>
            </w:r>
            <w:r>
              <w:rPr>
                <w:sz w:val="18"/>
              </w:rPr>
              <w:t xml:space="preserve">or greater (</w:t>
            </w:r>
            <w:r>
              <w:rPr>
                <w:sz w:val="18"/>
              </w:rPr>
              <w:t xml:space="preserve">baseline grade ≥2</w:t>
            </w:r>
            <w:r>
              <w:rPr>
                <w:sz w:val="18"/>
              </w:rPr>
              <w:t xml:space="preserve">)</w:t>
            </w:r>
          </w:p>
        </w:tc>
        <w:tc>
          <w:tcPr>
            <w:tcW w:w="1250" w:type="dxa"/>
          </w:tcPr>
          <w:p w14:paraId="6558DCEA" w14:textId="77777777" w:rsidR="00C975E4" w:rsidRDefault="00000000">
            <w:pPr>
              <w:keepNext w:val="0"/>
              <w:spacing w:after="0"/>
            </w:pPr>
            <w:r>
              <w:rPr>
                <w:sz w:val="18"/>
              </w:rPr>
              <w:t>Post hoc</w:t>
            </w:r>
          </w:p>
        </w:tc>
        <w:tc>
          <w:tcPr>
            <w:tcW w:w="3100" w:type="dxa"/>
          </w:tcPr>
          <w:p w14:paraId="1D1FF532" w14:textId="77777777" w:rsidR="00C975E4" w:rsidRDefault="00000000">
            <w:pPr>
              <w:keepNext w:val="0"/>
              <w:spacing w:after="0"/>
            </w:pPr>
            <w:r>
              <w:rPr>
                <w:sz w:val="18"/>
              </w:rPr>
              <w:t xml:space="preserve">Isolated vs combined disease, 12-factor model, SR (by AF type), atrial and TRV changes, and persistence at </w:t>
            </w:r>
            <w:r>
              <w:rPr>
                <w:sz w:val="18"/>
              </w:rPr>
              <w:t xml:space="preserve">1</w:t>
            </w:r>
            <w:r>
              <w:rPr>
                <w:sz w:val="18"/>
              </w:rPr>
              <w:t xml:space="preserve"> </w:t>
            </w:r>
            <w:r>
              <w:rPr>
                <w:sz w:val="18"/>
              </w:rPr>
              <w:t xml:space="preserve">year</w:t>
            </w:r>
            <w:r>
              <w:rPr>
                <w:sz w:val="18"/>
              </w:rPr>
              <w:t xml:space="preserve"> (Table S5)</w:t>
            </w:r>
          </w:p>
        </w:tc>
        <w:tc>
          <w:tcPr>
            <w:tcW w:w="1900" w:type="dxa"/>
          </w:tcPr>
          <w:p w14:paraId="6E0E4020" w14:textId="77777777" w:rsidR="00C975E4" w:rsidRDefault="00000000">
            <w:pPr>
              <w:keepNext w:val="0"/>
              <w:spacing w:after="0"/>
            </w:pPr>
            <w:r>
              <w:rPr>
                <w:sz w:val="18"/>
              </w:rPr>
              <w:t>As for the 12-factor model</w:t>
            </w:r>
          </w:p>
        </w:tc>
        <w:tc>
          <w:tcPr>
            <w:tcW w:w="1388" w:type="dxa"/>
          </w:tcPr>
          <w:p w14:paraId="33BEF7F9" w14:textId="77777777" w:rsidR="00C975E4" w:rsidRDefault="00000000">
            <w:pPr>
              <w:keepNext w:val="0"/>
              <w:spacing w:after="0"/>
            </w:pPr>
            <w:r>
              <w:rPr>
                <w:sz w:val="18"/>
              </w:rPr>
              <w:t>As for the 12-factor model</w:t>
            </w:r>
          </w:p>
        </w:tc>
      </w:tr>
      <w:tr w:rsidR="00C975E4" w14:paraId="2B5557D4" w14:textId="77777777">
        <w:trPr>
          <w:cantSplit/>
        </w:trPr>
        <w:tc>
          <w:tcPr>
            <w:tcW w:w="2000" w:type="dxa"/>
          </w:tcPr>
          <w:p w14:paraId="0BD05113" w14:textId="77777777" w:rsidR="00C975E4" w:rsidRDefault="00000000">
            <w:pPr>
              <w:keepNext w:val="0"/>
              <w:spacing w:after="0"/>
            </w:pPr>
            <w:r>
              <w:rPr>
                <w:sz w:val="18"/>
              </w:rPr>
              <w:t>AR negative control</w:t>
            </w:r>
          </w:p>
        </w:tc>
        <w:tc>
          <w:tcPr>
            <w:tcW w:w="1250" w:type="dxa"/>
          </w:tcPr>
          <w:p w14:paraId="51C2FED9" w14:textId="77777777" w:rsidR="00C975E4" w:rsidRDefault="00000000">
            <w:pPr>
              <w:keepNext w:val="0"/>
              <w:spacing w:after="0"/>
            </w:pPr>
            <w:r>
              <w:rPr>
                <w:sz w:val="18"/>
              </w:rPr>
              <w:t>Robustness</w:t>
            </w:r>
          </w:p>
        </w:tc>
        <w:tc>
          <w:tcPr>
            <w:tcW w:w="3100" w:type="dxa"/>
          </w:tcPr>
          <w:p w14:paraId="40B7A678" w14:textId="77777777" w:rsidR="00C975E4" w:rsidRDefault="00000000">
            <w:pPr>
              <w:keepNext w:val="0"/>
              <w:spacing w:after="0"/>
            </w:pPr>
            <w:r>
              <w:rPr>
                <w:sz w:val="18"/>
              </w:rPr>
              <w:t>Exact McNemar test within procedures; Fisher exact test by SR</w:t>
            </w:r>
          </w:p>
        </w:tc>
        <w:tc>
          <w:tcPr>
            <w:tcW w:w="1900" w:type="dxa"/>
          </w:tcPr>
          <w:p w14:paraId="607A290D" w14:textId="77777777" w:rsidR="00C975E4" w:rsidRDefault="00000000">
            <w:pPr>
              <w:keepNext w:val="0"/>
              <w:spacing w:after="0"/>
            </w:pPr>
            <w:r>
              <w:rPr>
                <w:sz w:val="18"/>
              </w:rPr>
              <w:t>Procedures with AR documented at 1 month; worst-case analysis for the remainder</w:t>
            </w:r>
          </w:p>
        </w:tc>
        <w:tc>
          <w:tcPr>
            <w:tcW w:w="1388" w:type="dxa"/>
          </w:tcPr>
          <w:p w14:paraId="4985C14C" w14:textId="77777777" w:rsidR="00C975E4" w:rsidRDefault="00000000">
            <w:pPr>
              <w:keepNext w:val="0"/>
              <w:spacing w:after="0"/>
            </w:pPr>
            <w:r>
              <w:rPr>
                <w:sz w:val="18"/>
              </w:rPr>
              <w:t>Wilson 95% CI</w:t>
            </w:r>
          </w:p>
        </w:tc>
      </w:tr>
      <w:tr w:rsidR="00C975E4" w14:paraId="0E8F0813" w14:textId="77777777">
        <w:trPr>
          <w:cantSplit/>
        </w:trPr>
        <w:tc>
          <w:tcPr>
            <w:tcW w:w="2000" w:type="dxa"/>
          </w:tcPr>
          <w:p w14:paraId="041723FB" w14:textId="77777777" w:rsidR="00C975E4" w:rsidRDefault="00000000">
            <w:pPr>
              <w:keepNext w:val="0"/>
              <w:spacing w:after="0"/>
            </w:pPr>
            <w:r>
              <w:rPr>
                <w:sz w:val="18"/>
              </w:rPr>
              <w:t>Selection by follow-up</w:t>
            </w:r>
          </w:p>
        </w:tc>
        <w:tc>
          <w:tcPr>
            <w:tcW w:w="1250" w:type="dxa"/>
          </w:tcPr>
          <w:p w14:paraId="06CBFDFF" w14:textId="77777777" w:rsidR="00C975E4" w:rsidRDefault="00000000">
            <w:pPr>
              <w:keepNext w:val="0"/>
              <w:spacing w:after="0"/>
            </w:pPr>
            <w:r>
              <w:rPr>
                <w:sz w:val="18"/>
              </w:rPr>
              <w:t>Robustness</w:t>
            </w:r>
          </w:p>
        </w:tc>
        <w:tc>
          <w:tcPr>
            <w:tcW w:w="3100" w:type="dxa"/>
          </w:tcPr>
          <w:p w14:paraId="5ADBE0C0" w14:textId="77777777" w:rsidR="00C975E4" w:rsidRDefault="00000000">
            <w:pPr>
              <w:keepNext w:val="0"/>
              <w:spacing w:after="0"/>
            </w:pPr>
            <w:r>
              <w:rPr>
                <w:sz w:val="18"/>
              </w:rPr>
              <w:t>Inverse probability of a 1-month TTE; delta adjustment (10 and 20 percentage points)</w:t>
            </w:r>
          </w:p>
        </w:tc>
        <w:tc>
          <w:tcPr>
            <w:tcW w:w="1900" w:type="dxa"/>
          </w:tcPr>
          <w:p w14:paraId="4049F9AC" w14:textId="77777777" w:rsidR="00C975E4" w:rsidRDefault="00000000">
            <w:pPr>
              <w:keepNext w:val="0"/>
              <w:spacing w:after="0"/>
            </w:pPr>
            <w:r>
              <w:rPr>
                <w:sz w:val="18"/>
              </w:rPr>
              <w:t>Median substitution with missing-indicator terms</w:t>
            </w:r>
          </w:p>
        </w:tc>
        <w:tc>
          <w:tcPr>
            <w:tcW w:w="1388" w:type="dxa"/>
          </w:tcPr>
          <w:p w14:paraId="70FBFFBE" w14:textId="77777777" w:rsidR="00C975E4" w:rsidRDefault="00000000">
            <w:pPr>
              <w:keepNext w:val="0"/>
              <w:spacing w:after="0"/>
            </w:pPr>
            <w:r>
              <w:rPr>
                <w:sz w:val="18"/>
              </w:rPr>
              <w:t>As in Table S1B</w:t>
            </w:r>
          </w:p>
        </w:tc>
      </w:tr>
      <w:tr w:rsidR="00C975E4" w14:paraId="6C10005C" w14:textId="77777777">
        <w:trPr>
          <w:cantSplit/>
        </w:trPr>
        <w:tc>
          <w:tcPr>
            <w:tcW w:w="2000" w:type="dxa"/>
          </w:tcPr>
          <w:p w14:paraId="20357188" w14:textId="77777777" w:rsidR="00C975E4" w:rsidRDefault="00000000">
            <w:pPr>
              <w:keepNext w:val="0"/>
              <w:spacing w:after="0"/>
            </w:pPr>
            <w:r>
              <w:rPr>
                <w:sz w:val="18"/>
              </w:rPr>
              <w:t xml:space="preserve">Blinded re-read of the grading end point and of joint response in </w:t>
            </w:r>
            <w:r>
              <w:rPr>
                <w:sz w:val="18"/>
              </w:rPr>
              <w:t xml:space="preserve">combined</w:t>
            </w:r>
            <w:r>
              <w:rPr>
                <w:sz w:val="18"/>
              </w:rPr>
              <w:t xml:space="preserve"> </w:t>
            </w:r>
            <w:r>
              <w:rPr>
                <w:sz w:val="18"/>
              </w:rPr>
              <w:t xml:space="preserve">MR/TR</w:t>
            </w:r>
          </w:p>
        </w:tc>
        <w:tc>
          <w:tcPr>
            <w:tcW w:w="1250" w:type="dxa"/>
          </w:tcPr>
          <w:p w14:paraId="3D5143D3" w14:textId="77777777" w:rsidR="00C975E4" w:rsidRDefault="00000000">
            <w:pPr>
              <w:keepNext w:val="0"/>
              <w:spacing w:after="0"/>
            </w:pPr>
            <w:r>
              <w:rPr>
                <w:sz w:val="18"/>
              </w:rPr>
              <w:t>Reliability; post hoc (second sample: analysis and criterion specified before reading)</w:t>
            </w:r>
          </w:p>
        </w:tc>
        <w:tc>
          <w:tcPr>
            <w:tcW w:w="3100" w:type="dxa"/>
          </w:tcPr>
          <w:p w14:paraId="71A3D230" w14:textId="77777777" w:rsidR="00C975E4" w:rsidRDefault="00000000">
            <w:pPr>
              <w:keepNext w:val="0"/>
              <w:spacing w:after="0"/>
            </w:pPr>
            <w:r>
              <w:rPr>
                <w:sz w:val="18"/>
              </w:rPr>
              <w:t xml:space="preserve">First sample: weighted κ (linear and quadratic) for grades and Cohen κ for ≥1-grade improvement in a stratified random sample of 100 procedures (200 examinations). Second sample, read by a second echocardiographer: 126 further </w:t>
            </w:r>
            <w:r>
              <w:rPr>
                <w:sz w:val="18"/>
              </w:rPr>
              <w:t xml:space="preserve">combined</w:t>
            </w:r>
            <w:r>
              <w:rPr>
                <w:sz w:val="18"/>
              </w:rPr>
              <w:t xml:space="preserve"> </w:t>
            </w:r>
            <w:r>
              <w:rPr>
                <w:sz w:val="18"/>
              </w:rPr>
              <w:t xml:space="preserve">MR/TR</w:t>
            </w:r>
            <w:r>
              <w:rPr>
                <w:sz w:val="18"/>
              </w:rPr>
              <w:t xml:space="preserve"> procedures and 20 first-sample examinations (agreement between re-readers); joint response in </w:t>
            </w:r>
            <w:r>
              <w:rPr>
                <w:sz w:val="18"/>
              </w:rPr>
              <w:t xml:space="preserve">all 172 </w:t>
            </w:r>
            <w:r>
              <w:rPr>
                <w:sz w:val="18"/>
              </w:rPr>
              <w:t xml:space="preserve">combined</w:t>
            </w:r>
            <w:r>
              <w:rPr>
                <w:sz w:val="18"/>
              </w:rPr>
              <w:t xml:space="preserve"> </w:t>
            </w:r>
            <w:r>
              <w:rPr>
                <w:sz w:val="18"/>
              </w:rPr>
              <w:t xml:space="preserve">MR/TR</w:t>
            </w:r>
            <w:r>
              <w:rPr>
                <w:sz w:val="18"/>
              </w:rPr>
              <w:t xml:space="preserve"> procedures by re-read and by reports (OR between MR and TR improvement, criterion lower 95% CI &gt;1; observed/expected ratio; κ for joint state) (Table S2)</w:t>
            </w:r>
          </w:p>
        </w:tc>
        <w:tc>
          <w:tcPr>
            <w:tcW w:w="1900" w:type="dxa"/>
          </w:tcPr>
          <w:p w14:paraId="34C361CA" w14:textId="77777777" w:rsidR="00C975E4" w:rsidRDefault="00000000">
            <w:pPr>
              <w:keepNext w:val="0"/>
              <w:spacing w:after="0"/>
            </w:pPr>
            <w:r>
              <w:rPr>
                <w:sz w:val="18"/>
              </w:rPr>
              <w:t xml:space="preserve">Procedures with an uninterpretable examination excluded (first sample, 3 examinations; </w:t>
            </w:r>
            <w:r>
              <w:rPr>
                <w:sz w:val="18"/>
              </w:rPr>
              <w:t xml:space="preserve">combined</w:t>
            </w:r>
            <w:r>
              <w:rPr>
                <w:sz w:val="18"/>
              </w:rPr>
              <w:t xml:space="preserve"> </w:t>
            </w:r>
            <w:r>
              <w:rPr>
                <w:sz w:val="18"/>
              </w:rPr>
              <w:t xml:space="preserve">MR/TR</w:t>
            </w:r>
            <w:r>
              <w:rPr>
                <w:sz w:val="18"/>
              </w:rPr>
              <w:t xml:space="preserve">, 6 procedures)</w:t>
            </w:r>
          </w:p>
        </w:tc>
        <w:tc>
          <w:tcPr>
            <w:tcW w:w="1388" w:type="dxa"/>
          </w:tcPr>
          <w:p w14:paraId="468B60DE" w14:textId="77777777" w:rsidR="00C975E4" w:rsidRDefault="00000000">
            <w:pPr>
              <w:keepNext w:val="0"/>
              <w:spacing w:after="0"/>
            </w:pPr>
            <w:r>
              <w:rPr>
                <w:sz w:val="18"/>
              </w:rPr>
              <w:t>Patient-level bootstrap (2,000 resamples); Woolf CI with 0.5 continuity correction for ORs</w:t>
            </w:r>
          </w:p>
        </w:tc>
      </w:tr>
      <w:tr w:rsidR="00C975E4" w14:paraId="16C10DB0" w14:textId="77777777">
        <w:trPr>
          <w:cantSplit/>
        </w:trPr>
        <w:tc>
          <w:tcPr>
            <w:tcW w:w="2000" w:type="dxa"/>
          </w:tcPr>
          <w:p w14:paraId="3CEAAFD9" w14:textId="77777777" w:rsidR="00C975E4" w:rsidRDefault="00000000">
            <w:pPr>
              <w:keepNext w:val="0"/>
              <w:spacing w:after="0"/>
            </w:pPr>
            <w:r>
              <w:rPr>
                <w:sz w:val="18"/>
              </w:rPr>
              <w:t xml:space="preserve">Conditional joint response and trajectories at </w:t>
            </w:r>
            <w:r>
              <w:rPr>
                <w:sz w:val="18"/>
              </w:rPr>
              <w:t xml:space="preserve">1</w:t>
            </w:r>
            <w:r>
              <w:rPr>
                <w:sz w:val="18"/>
              </w:rPr>
              <w:t xml:space="preserve"> </w:t>
            </w:r>
            <w:r>
              <w:rPr>
                <w:sz w:val="18"/>
              </w:rPr>
              <w:t xml:space="preserve">year</w:t>
            </w:r>
          </w:p>
        </w:tc>
        <w:tc>
          <w:tcPr>
            <w:tcW w:w="1250" w:type="dxa"/>
          </w:tcPr>
          <w:p w14:paraId="1268FD5D" w14:textId="77777777" w:rsidR="00C975E4" w:rsidRDefault="00000000">
            <w:pPr>
              <w:keepNext w:val="0"/>
              <w:spacing w:after="0"/>
            </w:pPr>
            <w:r>
              <w:rPr>
                <w:sz w:val="18"/>
              </w:rPr>
              <w:t>Post hoc</w:t>
            </w:r>
          </w:p>
        </w:tc>
        <w:tc>
          <w:tcPr>
            <w:tcW w:w="3100" w:type="dxa"/>
          </w:tcPr>
          <w:p w14:paraId="60CC90FB" w14:textId="77777777" w:rsidR="00C975E4" w:rsidRDefault="00000000">
            <w:pPr>
              <w:keepNext w:val="0"/>
              <w:spacing w:after="0"/>
            </w:pPr>
            <w:r>
              <w:rPr>
                <w:sz w:val="18"/>
              </w:rPr>
              <w:t xml:space="preserve">Logistic regression of TR on MR improvement in </w:t>
            </w:r>
            <w:r>
              <w:rPr>
                <w:sz w:val="18"/>
              </w:rPr>
              <w:t xml:space="preserve">combined</w:t>
            </w:r>
            <w:r>
              <w:rPr>
                <w:sz w:val="18"/>
              </w:rPr>
              <w:t xml:space="preserve"> </w:t>
            </w:r>
            <w:r>
              <w:rPr>
                <w:sz w:val="18"/>
              </w:rPr>
              <w:t xml:space="preserve">MR/TR</w:t>
            </w:r>
            <w:r>
              <w:rPr>
                <w:sz w:val="18"/>
              </w:rPr>
              <w:t xml:space="preserve"> with sequential adjustment and an SR interaction (Table </w:t>
            </w:r>
            <w:r>
              <w:rPr>
                <w:sz w:val="18"/>
              </w:rPr>
              <w:t xml:space="preserve">S</w:t>
            </w:r>
            <w:r>
              <w:rPr>
                <w:sz w:val="18"/>
              </w:rPr>
              <w:t xml:space="preserve">7</w:t>
            </w:r>
            <w:r>
              <w:rPr>
                <w:sz w:val="18"/>
              </w:rPr>
              <w:t xml:space="preserve">); sustained, lost, and delayed improvement by 1-month response and atrial change (Table </w:t>
            </w:r>
            <w:r>
              <w:rPr>
                <w:sz w:val="18"/>
              </w:rPr>
              <w:t xml:space="preserve">S</w:t>
            </w:r>
            <w:r>
              <w:rPr>
                <w:sz w:val="18"/>
              </w:rPr>
              <w:t xml:space="preserve">10</w:t>
            </w:r>
            <w:r>
              <w:rPr>
                <w:sz w:val="18"/>
              </w:rPr>
              <w:t xml:space="preserve">)</w:t>
            </w:r>
          </w:p>
        </w:tc>
        <w:tc>
          <w:tcPr>
            <w:tcW w:w="1900" w:type="dxa"/>
          </w:tcPr>
          <w:p w14:paraId="22E2CFDE" w14:textId="77777777" w:rsidR="00C975E4" w:rsidRDefault="00000000">
            <w:pPr>
              <w:keepNext w:val="0"/>
              <w:spacing w:after="0"/>
            </w:pPr>
            <w:r>
              <w:rPr>
                <w:sz w:val="18"/>
              </w:rPr>
              <w:t>PMM, m=20 (conditional models); inverse probability weighting for late TTE availability</w:t>
            </w:r>
          </w:p>
        </w:tc>
        <w:tc>
          <w:tcPr>
            <w:tcW w:w="1388" w:type="dxa"/>
          </w:tcPr>
          <w:p w14:paraId="724D3397" w14:textId="77777777" w:rsidR="00C975E4" w:rsidRDefault="00000000">
            <w:pPr>
              <w:keepNext w:val="0"/>
              <w:spacing w:after="0"/>
            </w:pPr>
            <w:r>
              <w:rPr>
                <w:sz w:val="18"/>
              </w:rPr>
              <w:t>Patient-clustered robust standard errors; Rubin’s rules; bootstrap for conditional observed/expected ratio</w:t>
            </w:r>
          </w:p>
        </w:tc>
      </w:tr>
      <w:tr w:rsidR="00C975E4" w14:paraId="24E52E40" w14:textId="77777777">
        <w:trPr>
          <w:cantSplit/>
        </w:trPr>
        <w:tc>
          <w:tcPr>
            <w:tcW w:w="2000" w:type="dxa"/>
          </w:tcPr>
          <w:p w14:paraId="0736C6B9" w14:textId="77777777" w:rsidR="00C975E4" w:rsidRDefault="00000000">
            <w:pPr>
              <w:keepNext w:val="0"/>
              <w:spacing w:after="0"/>
            </w:pPr>
            <w:r>
              <w:rPr>
                <w:sz w:val="18"/>
              </w:rPr>
              <w:t xml:space="preserve">Baseline regurgitation phenotypes (</w:t>
            </w:r>
            <w:del w:id="92070" w:author="Claude (E30 修订)" w:date="2026-10-09T12:00:00Z">
              <w:r>
                <w:rPr>
                  <w:sz w:val="18"/>
                </w:rPr>
                <w:delText xml:space="preserve">baseline phenotype cohort</w:delText>
              </w:r>
            </w:del>
            <w:ins w:id="92071" w:author="Claude (E30 修订)" w:date="2026-10-09T12:00:00Z">
              <w:r>
                <w:rPr>
                  <w:sz w:val="18"/>
                </w:rPr>
                <w:t xml:space="preserve">baseline phenotype set</w:t>
              </w:r>
            </w:ins>
            <w:r>
              <w:rPr>
                <w:sz w:val="18"/>
              </w:rPr>
              <w:t xml:space="preserve">)</w:t>
            </w:r>
          </w:p>
        </w:tc>
        <w:tc>
          <w:tcPr>
            <w:tcW w:w="1250" w:type="dxa"/>
          </w:tcPr>
          <w:p w14:paraId="5B725A02" w14:textId="77777777" w:rsidR="00C975E4" w:rsidRDefault="00000000">
            <w:pPr>
              <w:keepNext w:val="0"/>
              <w:spacing w:after="0"/>
            </w:pPr>
            <w:r>
              <w:rPr>
                <w:sz w:val="18"/>
              </w:rPr>
              <w:t>Post hoc; descriptive</w:t>
            </w:r>
          </w:p>
        </w:tc>
        <w:tc>
          <w:tcPr>
            <w:tcW w:w="3100" w:type="dxa"/>
          </w:tcPr>
          <w:p w14:paraId="4CF3DE69" w14:textId="77777777" w:rsidR="00C975E4" w:rsidRDefault="00000000">
            <w:pPr>
              <w:keepNext w:val="0"/>
              <w:spacing w:after="0"/>
            </w:pPr>
            <w:r>
              <w:rPr>
                <w:sz w:val="18"/>
              </w:rPr>
              <w:t>Phenotype prevalence; persistent vs paroxysmal AF by modified Poisson regression adjusted for age and sex; observed/expected co-occurrence of MR and TR, marginal and conditional on age, sex, and AF type; chamber dimensions by linear regression adjusted for age, sex, and AF type (Table S1A)</w:t>
            </w:r>
          </w:p>
        </w:tc>
        <w:tc>
          <w:tcPr>
            <w:tcW w:w="1900" w:type="dxa"/>
          </w:tcPr>
          <w:p w14:paraId="42A83A43" w14:textId="77777777" w:rsidR="00C975E4" w:rsidRDefault="00000000">
            <w:pPr>
              <w:keepNext w:val="0"/>
              <w:spacing w:after="0"/>
            </w:pPr>
            <w:del w:id="91042" w:author="Claude (E30 修订)" w:date="2026-10-09T12:00:00Z">
              <w:r>
                <w:rPr>
                  <w:sz w:val="18"/>
                </w:rPr>
                <w:delText xml:space="preserve">Patients without a TTE report confirmed as pre-procedural (no report in the same admission or no recorded procedure date) excluded, not assumed free of regurgitation; grades of the paired analysis used for overlapping patients; inverse probability weighting for report availability</w:delText>
              </w:r>
            </w:del>
            <w:ins w:id="91043" w:author="Claude (E30 修订)" w:date="2026-10-09T12:00:00Z">
              <w:r>
                <w:rPr>
                  <w:sz w:val="18"/>
                </w:rPr>
                <w:t xml:space="preserve">Patients without an in-hospital baseline TTE report not included and not assumed free of regurgitation; registry grades (recorded only with regurgitation) not used for prevalence; grades of the paired analysis used when the baseline-set admission was a paired procedure</w:t>
              </w:r>
            </w:ins>
          </w:p>
        </w:tc>
        <w:tc>
          <w:tcPr>
            <w:tcW w:w="1388" w:type="dxa"/>
          </w:tcPr>
          <w:p w14:paraId="4ACFE731" w14:textId="77777777" w:rsidR="00C975E4" w:rsidRDefault="00000000">
            <w:pPr>
              <w:keepNext w:val="0"/>
              <w:spacing w:after="0"/>
            </w:pPr>
            <w:r>
              <w:rPr>
                <w:sz w:val="18"/>
              </w:rPr>
              <w:t>Wilson 95% CI; robust standard errors; bootstrap (1,000 resamples; 500 for the conditional ratio)</w:t>
            </w:r>
          </w:p>
        </w:tc>
      </w:tr>
      <w:tr w:rsidR="00C975E4" w14:paraId="7AB8788E" w14:textId="77777777">
        <w:trPr>
          <w:cantSplit/>
        </w:trPr>
        <w:tc>
          <w:tcPr>
            <w:tcW w:w="2000" w:type="dxa"/>
          </w:tcPr>
          <w:p w14:paraId="072C12DD" w14:textId="77777777" w:rsidR="00C975E4" w:rsidRDefault="00000000">
            <w:pPr>
              <w:keepNext w:val="0"/>
              <w:spacing w:after="0"/>
              <w:rPr/>
            </w:pPr>
            <w:r>
              <w:rPr>
                <w:sz w:val="18"/>
              </w:rPr>
              <w:t>Joint response by extent of biatrial reduction</w:t>
            </w:r>
          </w:p>
        </w:tc>
        <w:tc>
          <w:tcPr>
            <w:tcW w:w="1250" w:type="dxa"/>
          </w:tcPr>
          <w:p w14:paraId="40DC51F2" w14:textId="77777777" w:rsidR="00C975E4" w:rsidRDefault="00000000">
            <w:pPr>
              <w:keepNext w:val="0"/>
              <w:spacing w:after="0"/>
              <w:rPr/>
            </w:pPr>
            <w:r>
              <w:rPr>
                <w:sz w:val="18"/>
              </w:rPr>
              <w:t>Post hoc</w:t>
            </w:r>
          </w:p>
        </w:tc>
        <w:tc>
          <w:tcPr>
            <w:tcW w:w="3100" w:type="dxa"/>
          </w:tcPr>
          <w:p w14:paraId="5F408A74" w14:textId="77777777" w:rsidR="00C975E4" w:rsidRDefault="00000000">
            <w:pPr>
              <w:keepNext w:val="0"/>
              <w:spacing w:after="0"/>
              <w:rPr/>
            </w:pPr>
            <w:r>
              <w:rPr>
                <w:sz w:val="18"/>
              </w:rPr>
              <w:t xml:space="preserve">Logistic regression of each </w:t>
            </w:r>
            <w:r>
              <w:rPr>
                <w:sz w:val="18"/>
              </w:rPr>
              <w:t xml:space="preserve">combined</w:t>
            </w:r>
            <w:r>
              <w:rPr>
                <w:sz w:val="18"/>
              </w:rPr>
              <w:t xml:space="preserve"> </w:t>
            </w:r>
            <w:r>
              <w:rPr>
                <w:sz w:val="18"/>
              </w:rPr>
              <w:t xml:space="preserve">MR/TR</w:t>
            </w:r>
            <w:r>
              <w:rPr>
                <w:sz w:val="18"/>
              </w:rPr>
              <w:t xml:space="preserve"> response state on biatrial reduction (per 5 mm and by tertile), adjusted for baseline grades and AF type; MR × reduction interaction for the coupling (Table </w:t>
            </w:r>
            <w:r>
              <w:rPr>
                <w:sz w:val="18"/>
              </w:rPr>
              <w:t xml:space="preserve">S</w:t>
            </w:r>
            <w:r>
              <w:rPr>
                <w:sz w:val="18"/>
              </w:rPr>
              <w:t xml:space="preserve">8</w:t>
            </w:r>
            <w:r>
              <w:rPr>
                <w:sz w:val="18"/>
              </w:rPr>
              <w:t xml:space="preserve">, part H)</w:t>
            </w:r>
          </w:p>
        </w:tc>
        <w:tc>
          <w:tcPr>
            <w:tcW w:w="1900" w:type="dxa"/>
          </w:tcPr>
          <w:p w14:paraId="4A0C604D" w14:textId="77777777" w:rsidR="00C975E4" w:rsidRDefault="00000000">
            <w:pPr>
              <w:keepNext w:val="0"/>
              <w:spacing w:after="0"/>
              <w:rPr/>
            </w:pPr>
            <w:r>
              <w:rPr>
                <w:sz w:val="18"/>
              </w:rPr>
              <w:t>Procedures with LA and RA diameters at both time points (n=376)</w:t>
            </w:r>
          </w:p>
        </w:tc>
        <w:tc>
          <w:tcPr>
            <w:tcW w:w="1388" w:type="dxa"/>
          </w:tcPr>
          <w:p w14:paraId="57D753D8" w14:textId="77777777" w:rsidR="00C975E4" w:rsidRDefault="00000000">
            <w:pPr>
              <w:keepNext w:val="0"/>
              <w:spacing w:after="0"/>
              <w:rPr/>
            </w:pPr>
            <w:r>
              <w:rPr>
                <w:sz w:val="18"/>
              </w:rPr>
              <w:t>Patient-clustered robust standard errors</w:t>
            </w:r>
          </w:p>
        </w:tc>
      </w:tr>
      <w:tr w:rsidR="00C975E4" w14:paraId="7AB8788E" w14:textId="77777777">
        <w:trPr>
          <w:cantSplit/>
          <w:ins w:id="91054" w:author="Claude (E30 修订)" w:date="2026-10-09T12:00:00Z"/>
        </w:trPr>
        <w:tc>
          <w:tcPr>
            <w:tcW w:w="2000" w:type="dxa"/>
          </w:tcPr>
          <w:p w14:paraId="072C12DD" w14:textId="77777777" w:rsidR="00C975E4" w:rsidRDefault="00000000">
            <w:pPr>
              <w:keepNext w:val="0"/>
              <w:spacing w:after="0"/>
              <w:rPr>
                <w:ins w:id="91044" w:author="Claude (E30 修订)" w:date="2026-10-09T12:00:00Z"/>
              </w:rPr>
            </w:pPr>
            <w:ins w:id="91045" w:author="Claude (E30 修订)" w:date="2026-10-09T12:00:00Z">
              <w:r>
                <w:rPr>
                  <w:sz w:val="18"/>
                </w:rPr>
                <w:t xml:space="preserve">Baseline factors and improvement of both valves in combined MR/TR</w:t>
              </w:r>
            </w:ins>
          </w:p>
        </w:tc>
        <w:tc>
          <w:tcPr>
            <w:tcW w:w="1250" w:type="dxa"/>
          </w:tcPr>
          <w:p w14:paraId="40DC51F2" w14:textId="77777777" w:rsidR="00C975E4" w:rsidRDefault="00000000">
            <w:pPr>
              <w:keepNext w:val="0"/>
              <w:spacing w:after="0"/>
              <w:rPr>
                <w:ins w:id="91046" w:author="Claude (E30 修订)" w:date="2026-10-09T12:00:00Z"/>
              </w:rPr>
            </w:pPr>
            <w:ins w:id="91047" w:author="Claude (E30 修订)" w:date="2026-10-09T12:00:00Z">
              <w:r>
                <w:rPr>
                  <w:sz w:val="18"/>
                </w:rPr>
                <w:t xml:space="preserve">Post hoc</w:t>
              </w:r>
            </w:ins>
          </w:p>
        </w:tc>
        <w:tc>
          <w:tcPr>
            <w:tcW w:w="3100" w:type="dxa"/>
          </w:tcPr>
          <w:p w14:paraId="5F408A74" w14:textId="77777777" w:rsidR="00C975E4" w:rsidRDefault="00000000">
            <w:pPr>
              <w:keepNext w:val="0"/>
              <w:spacing w:after="0"/>
              <w:rPr>
                <w:ins w:id="91048" w:author="Claude (E30 修订)" w:date="2026-10-09T12:00:00Z"/>
              </w:rPr>
            </w:pPr>
            <w:ins w:id="91049" w:author="Claude (E30 修订)" w:date="2026-10-09T12:00:00Z">
              <w:r>
                <w:rPr>
                  <w:sz w:val="18"/>
                </w:rPr>
                <w:t xml:space="preserve">The 12 baseline factors with both baseline grades in place of phenotype: logistic regression of improvement of both valves, proportional-odds regression of the number of improved valves, and logistic regression of extension to both valves among procedures with ≥1 improved valve; Benjamini–Hochberg false discovery rate across the 12 factors (Table S13)</w:t>
              </w:r>
            </w:ins>
          </w:p>
        </w:tc>
        <w:tc>
          <w:tcPr>
            <w:tcW w:w="1900" w:type="dxa"/>
          </w:tcPr>
          <w:p w14:paraId="4A0C604D" w14:textId="77777777" w:rsidR="00C975E4" w:rsidRDefault="00000000">
            <w:pPr>
              <w:keepNext w:val="0"/>
              <w:spacing w:after="0"/>
              <w:rPr>
                <w:ins w:id="91050" w:author="Claude (E30 修订)" w:date="2026-10-09T12:00:00Z"/>
              </w:rPr>
            </w:pPr>
            <w:ins w:id="91051" w:author="Claude (E30 修订)" w:date="2026-10-09T12:00:00Z">
              <w:r>
                <w:rPr>
                  <w:sz w:val="18"/>
                </w:rPr>
                <w:t xml:space="preserve">PMM, m=20, as for the 12-factor model</w:t>
              </w:r>
            </w:ins>
          </w:p>
        </w:tc>
        <w:tc>
          <w:tcPr>
            <w:tcW w:w="1388" w:type="dxa"/>
          </w:tcPr>
          <w:p w14:paraId="57D753D8" w14:textId="77777777" w:rsidR="00C975E4" w:rsidRDefault="00000000">
            <w:pPr>
              <w:keepNext w:val="0"/>
              <w:spacing w:after="0"/>
              <w:rPr>
                <w:ins w:id="91052" w:author="Claude (E30 修订)" w:date="2026-10-09T12:00:00Z"/>
              </w:rPr>
            </w:pPr>
            <w:ins w:id="91053" w:author="Claude (E30 修订)" w:date="2026-10-09T12:00:00Z">
              <w:r>
                <w:rPr>
                  <w:sz w:val="18"/>
                </w:rPr>
                <w:t xml:space="preserve">Patient-clustered robust standard errors (logistic models); Rubin’s rules</w:t>
              </w:r>
            </w:ins>
          </w:p>
        </w:tc>
      </w:tr>
      <w:tr w:rsidR="00C975E4" w14:paraId="7A415261" w14:textId="77777777">
        <w:trPr>
          <w:cantSplit/>
        </w:trPr>
        <w:tc>
          <w:tcPr>
            <w:tcW w:w="2000" w:type="dxa"/>
          </w:tcPr>
          <w:p w14:paraId="11F5DFCB" w14:textId="77777777" w:rsidR="00C975E4" w:rsidRDefault="00000000">
            <w:pPr>
              <w:keepNext w:val="0"/>
              <w:spacing w:after="0"/>
              <w:rPr/>
            </w:pPr>
            <w:r>
              <w:rPr>
                <w:sz w:val="18"/>
              </w:rPr>
              <w:t>Paroxysmal and persistent AF analyzed separately</w:t>
            </w:r>
          </w:p>
        </w:tc>
        <w:tc>
          <w:tcPr>
            <w:tcW w:w="1250" w:type="dxa"/>
          </w:tcPr>
          <w:p w14:paraId="20971A22" w14:textId="77777777" w:rsidR="00C975E4" w:rsidRDefault="00000000">
            <w:pPr>
              <w:keepNext w:val="0"/>
              <w:spacing w:after="0"/>
              <w:rPr/>
            </w:pPr>
            <w:r>
              <w:rPr>
                <w:sz w:val="18"/>
              </w:rPr>
              <w:t>Post hoc</w:t>
            </w:r>
          </w:p>
        </w:tc>
        <w:tc>
          <w:tcPr>
            <w:tcW w:w="3100" w:type="dxa"/>
          </w:tcPr>
          <w:p w14:paraId="5FD24458" w14:textId="77777777" w:rsidR="00C975E4" w:rsidRDefault="00000000">
            <w:pPr>
              <w:keepNext w:val="0"/>
              <w:spacing w:after="0"/>
              <w:rPr/>
            </w:pPr>
            <w:r>
              <w:rPr>
                <w:sz w:val="18"/>
              </w:rPr>
              <w:t xml:space="preserve">Baseline co-occurrence and </w:t>
            </w:r>
            <w:del w:id="92072" w:author="Claude (E30 修订)" w:date="2026-10-09T12:00:00Z">
              <w:r>
                <w:rPr>
                  <w:sz w:val="18"/>
                </w:rPr>
                <w:delText xml:space="preserve">all paired-cohort analyses</w:delText>
              </w:r>
            </w:del>
            <w:ins w:id="92073" w:author="Claude (E30 修订)" w:date="2026-10-09T12:00:00Z">
              <w:r>
                <w:rPr>
                  <w:sz w:val="18"/>
                </w:rPr>
                <w:t xml:space="preserve">all paired-set analyses</w:t>
              </w:r>
            </w:ins>
            <w:r>
              <w:rPr>
                <w:sz w:val="18"/>
              </w:rPr>
              <w:t xml:space="preserve"> repeated in each AF type with identical definitions and models (AF type omitted from the factor model); heterogeneity by z test on the log scale (Table </w:t>
            </w:r>
            <w:r>
              <w:rPr>
                <w:sz w:val="18"/>
              </w:rPr>
              <w:t xml:space="preserve">S</w:t>
            </w:r>
            <w:r>
              <w:rPr>
                <w:sz w:val="18"/>
              </w:rPr>
              <w:t xml:space="preserve">11</w:t>
            </w:r>
            <w:r>
              <w:rPr>
                <w:sz w:val="18"/>
              </w:rPr>
              <w:t xml:space="preserve">)</w:t>
            </w:r>
          </w:p>
        </w:tc>
        <w:tc>
          <w:tcPr>
            <w:tcW w:w="1900" w:type="dxa"/>
          </w:tcPr>
          <w:p w14:paraId="2094D470" w14:textId="77777777" w:rsidR="00C975E4" w:rsidRDefault="00000000">
            <w:pPr>
              <w:keepNext w:val="0"/>
              <w:spacing w:after="0"/>
              <w:rPr/>
            </w:pPr>
            <w:r>
              <w:rPr>
                <w:sz w:val="18"/>
              </w:rPr>
              <w:t>As for the corresponding main analyses</w:t>
            </w:r>
          </w:p>
        </w:tc>
        <w:tc>
          <w:tcPr>
            <w:tcW w:w="1388" w:type="dxa"/>
          </w:tcPr>
          <w:p w14:paraId="08A698D1" w14:textId="77777777" w:rsidR="00C975E4" w:rsidRDefault="00000000">
            <w:pPr>
              <w:keepNext w:val="0"/>
              <w:spacing w:after="0"/>
              <w:rPr/>
            </w:pPr>
            <w:r>
              <w:rPr>
                <w:sz w:val="18"/>
              </w:rPr>
              <w:t>As for the corresponding main analyses</w:t>
            </w:r>
          </w:p>
        </w:tc>
      </w:tr>
    </w:tbl>
    <w:p w14:paraId="370245E1" w14:textId="77777777" w:rsidR="00E4519B" w:rsidRDefault="00000000">
      <w:pPr>
        <w:spacing w:before="60"/>
      </w:pPr>
      <w:r>
        <w:rPr>
          <w:sz w:val="17"/>
        </w:rPr>
        <w:t xml:space="preserve">The analysis plan, including both primary analyses and the 12 baseline factors, was established before 1-month outcomes were extracted from the records; analyses labeled post hoc were added afterwards. SR at 1 month and 1-month chamber size and TRV were measured at the same visit as the outcome and were analyzed as concurrent correlates, not predictors. Baseline TRV was missing in 43 procedures (37 in </w:t>
      </w:r>
      <w:r>
        <w:rPr>
          <w:sz w:val="17"/>
        </w:rPr>
        <w:t xml:space="preserve">isolated</w:t>
      </w:r>
      <w:r>
        <w:rPr>
          <w:sz w:val="17"/>
        </w:rPr>
        <w:t xml:space="preserve"> </w:t>
      </w:r>
      <w:r>
        <w:rPr>
          <w:sz w:val="17"/>
        </w:rPr>
        <w:t xml:space="preserve">MR</w:t>
      </w:r>
      <w:r>
        <w:rPr>
          <w:sz w:val="17"/>
        </w:rPr>
        <w:t xml:space="preserve">, in which no TR jet was recorded; 6 not reported). AF indicates atrial fibrillation; AR, aortic regurgitation; ATT, average treatment effect in the treated; BMI, body mass index; CI, confidence interval; IPTW, inverse probability of treatment weighting; LA, left atrial; LAAO, left atrial appendage occlusion; LV, left ventricular; LVEF, left ventricular ejection fraction; MICE, multiple imputation by chained equations; MR, mitral regurgitation; PMM, predictive mean matching; PVI, pulmonary vein isolation; RA, right atrial; RV, right ventricular; SR, sinus rhythm; TR, tricuspid regurgitation; TRV, peak tricuspid regurgitant velocity; TTE, transthoracic echocardiography.</w:t>
      </w:r>
    </w:p>
    <w:p w14:paraId="6D3F9F21" w14:textId="77777777" w:rsidR="00C975E4" w:rsidRDefault="00C975E4">
      <w:pPr>
        <w:sectPr w:rsidR="00C975E4">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pPr>
    </w:p>
    <w:p w14:paraId="3CC89F63" w14:textId="77777777" w:rsidR="00C975E4" w:rsidRDefault="00000000">
      <w:pPr>
        <w:keepNext/>
        <w:spacing w:after="80"/>
      </w:pPr>
      <w:r>
        <w:rPr>
          <w:b/>
        </w:rPr>
        <w:t xml:space="preserve">Table S1A. Baseline regurgitation phenotypes in patients undergoing </w:t>
      </w:r>
      <w:del w:id="91056" w:author="Claude (E30 修订)" w:date="2026-10-09T12:00:00Z">
        <w:r>
          <w:rPr>
            <w:b/>
          </w:rPr>
          <w:delText xml:space="preserve">a first </w:delText>
        </w:r>
      </w:del>
      <w:r>
        <w:rPr>
          <w:b/>
        </w:rPr>
        <w:t xml:space="preserve">AF ablation (</w:t>
      </w:r>
      <w:del w:id="92074" w:author="Claude (E30 修订)" w:date="2026-10-09T12:00:00Z">
        <w:r>
          <w:rPr>
            <w:b/>
          </w:rPr>
          <w:delText xml:space="preserve">baseline phenotype cohort</w:delText>
        </w:r>
      </w:del>
      <w:ins w:id="92075" w:author="Claude (E30 修订)" w:date="2026-10-09T12:00:00Z">
        <w:r>
          <w:rPr>
            <w:b/>
          </w:rPr>
          <w:t xml:space="preserve">baseline phenotype set</w:t>
        </w:r>
      </w:ins>
      <w:r>
        <w:rPr>
          <w:b/>
        </w:rPr>
        <w:t xml:space="preserve">)</w:t>
      </w:r>
    </w:p>
    <w:p w14:paraId="7797701A" w14:textId="77777777" w:rsidR="00C975E4" w:rsidRDefault="00000000">
      <w:del w:id="91057" w:author="Claude (E30 修订)" w:date="2026-10-09T12:00:00Z">
        <w:r>
          <w:rPr>
            <w:i/>
          </w:rPr>
          <w:delText xml:space="preserve">A. Cohort assembly</w:delText>
        </w:r>
      </w:del>
      <w:ins w:id="91058" w:author="Claude (E30 修订)" w:date="2026-10-09T12:00:00Z">
        <w:r>
          <w:rPr>
            <w:i/>
          </w:rPr>
          <w:t xml:space="preserve">A. Study population and analysis sets</w:t>
        </w:r>
      </w:ins>
    </w:p>
    <w:tbl>
      <w:tblPr>
        <w:tblW w:w="8618" w:type="dxa"/>
        <w:tblLayout w:type="fixed"/>
        <w:tblLook w:val="04A0" w:firstRow="1" w:lastRow="0" w:firstColumn="1" w:lastColumn="0" w:noHBand="0" w:noVBand="1"/>
      </w:tblPr>
      <w:tblGrid>
        <w:gridCol w:w="6918"/>
        <w:gridCol w:w="1700"/>
      </w:tblGrid>
      <w:tr w:rsidR="00E4519B" w14:paraId="4EE22253" w14:textId="77777777">
        <w:trPr>
          <w:cantSplit/>
          <w:tblHeader/>
          <w:del w:id="91231" w:author="Claude (E30 修订)" w:date="2026-10-09T12:00:00Z"/>
        </w:trPr>
        <w:tc>
          <w:tcPr>
            <w:tcW w:w="6918" w:type="dxa"/>
            <w:tcBorders>
              <w:top w:val="single" w:sz="8" w:space="0" w:color="000000"/>
              <w:bottom w:val="single" w:sz="8" w:space="0" w:color="000000"/>
            </w:tcBorders>
          </w:tcPr>
          <w:p w14:paraId="07B49F2B" w14:textId="77777777" w:rsidR="00E4519B" w:rsidRDefault="00000000">
            <w:pPr>
              <w:keepNext/>
              <w:spacing w:after="0"/>
              <w:rPr>
                <w:del w:id="91159" w:author="Claude (E30 修订)" w:date="2026-10-09T12:00:00Z"/>
              </w:rPr>
            </w:pPr>
            <w:del w:id="91160" w:author="Claude (E30 修订)" w:date="2026-10-09T12:00:00Z">
              <w:r>
                <w:rPr>
                  <w:b/>
                  <w:sz w:val="18"/>
                </w:rPr>
                <w:delText>Step</w:delText>
              </w:r>
            </w:del>
          </w:p>
        </w:tc>
        <w:tc>
          <w:tcPr>
            <w:tcW w:w="1700" w:type="dxa"/>
            <w:tcBorders>
              <w:top w:val="single" w:sz="8" w:space="0" w:color="000000"/>
              <w:bottom w:val="single" w:sz="8" w:space="0" w:color="000000"/>
            </w:tcBorders>
          </w:tcPr>
          <w:p w14:paraId="374AE28E" w14:textId="77777777" w:rsidR="00E4519B" w:rsidRDefault="00000000">
            <w:pPr>
              <w:keepNext/>
              <w:spacing w:after="0"/>
              <w:rPr>
                <w:del w:id="91161" w:author="Claude (E30 修订)" w:date="2026-10-09T12:00:00Z"/>
              </w:rPr>
            </w:pPr>
            <w:del w:id="91162" w:author="Claude (E30 修订)" w:date="2026-10-09T12:00:00Z">
              <w:r>
                <w:rPr>
                  <w:b/>
                  <w:sz w:val="18"/>
                </w:rPr>
                <w:delText>n</w:delText>
              </w:r>
            </w:del>
          </w:p>
        </w:tc>
      </w:tr>
      <w:tr w:rsidR="00E4519B" w14:paraId="64FF98CD" w14:textId="77777777">
        <w:trPr>
          <w:cantSplit/>
          <w:del w:id="91232" w:author="Claude (E30 修订)" w:date="2026-10-09T12:00:00Z"/>
        </w:trPr>
        <w:tc>
          <w:tcPr>
            <w:tcW w:w="6918" w:type="dxa"/>
          </w:tcPr>
          <w:p w14:paraId="544BA198" w14:textId="77777777" w:rsidR="00E4519B" w:rsidRDefault="00000000">
            <w:pPr>
              <w:keepNext w:val="0"/>
              <w:spacing w:after="0"/>
              <w:rPr>
                <w:del w:id="91163" w:author="Claude (E30 修订)" w:date="2026-10-09T12:00:00Z"/>
              </w:rPr>
            </w:pPr>
            <w:del w:id="91164" w:author="Claude (E30 修订)" w:date="2026-10-09T12:00:00Z">
              <w:r>
                <w:rPr>
                  <w:sz w:val="18"/>
                </w:rPr>
                <w:delText>AF ablation admissions, January 2020 to September 2024 (discharge records)</w:delText>
              </w:r>
            </w:del>
          </w:p>
        </w:tc>
        <w:tc>
          <w:tcPr>
            <w:tcW w:w="1700" w:type="dxa"/>
          </w:tcPr>
          <w:p w14:paraId="74831D15" w14:textId="77777777" w:rsidR="00E4519B" w:rsidRDefault="00000000">
            <w:pPr>
              <w:keepNext w:val="0"/>
              <w:spacing w:after="0"/>
              <w:rPr>
                <w:del w:id="91165" w:author="Claude (E30 修订)" w:date="2026-10-09T12:00:00Z"/>
              </w:rPr>
            </w:pPr>
            <w:del w:id="91166" w:author="Claude (E30 修订)" w:date="2026-10-09T12:00:00Z">
              <w:r>
                <w:rPr>
                  <w:sz w:val="18"/>
                </w:rPr>
                <w:delText>5,680 admissions; 5,397 patients</w:delText>
              </w:r>
            </w:del>
          </w:p>
        </w:tc>
      </w:tr>
      <w:tr w:rsidR="00E4519B" w14:paraId="49F35C0A" w14:textId="77777777">
        <w:trPr>
          <w:cantSplit/>
          <w:del w:id="91233" w:author="Claude (E30 修订)" w:date="2026-10-09T12:00:00Z"/>
        </w:trPr>
        <w:tc>
          <w:tcPr>
            <w:tcW w:w="6918" w:type="dxa"/>
          </w:tcPr>
          <w:p w14:paraId="3C95D926" w14:textId="77777777" w:rsidR="00E4519B" w:rsidRDefault="00000000">
            <w:pPr>
              <w:keepNext w:val="0"/>
              <w:spacing w:after="0"/>
              <w:rPr>
                <w:del w:id="91167" w:author="Claude (E30 修订)" w:date="2026-10-09T12:00:00Z"/>
              </w:rPr>
            </w:pPr>
            <w:del w:id="91168" w:author="Claude (E30 修订)" w:date="2026-10-09T12:00:00Z">
              <w:r>
                <w:rPr>
                  <w:sz w:val="18"/>
                </w:rPr>
                <w:delText>First ablation admission of each patient</w:delText>
              </w:r>
            </w:del>
          </w:p>
        </w:tc>
        <w:tc>
          <w:tcPr>
            <w:tcW w:w="1700" w:type="dxa"/>
          </w:tcPr>
          <w:p w14:paraId="5BB85720" w14:textId="77777777" w:rsidR="00E4519B" w:rsidRDefault="00000000">
            <w:pPr>
              <w:keepNext w:val="0"/>
              <w:spacing w:after="0"/>
              <w:rPr>
                <w:del w:id="91169" w:author="Claude (E30 修订)" w:date="2026-10-09T12:00:00Z"/>
              </w:rPr>
            </w:pPr>
            <w:del w:id="91170" w:author="Claude (E30 修订)" w:date="2026-10-09T12:00:00Z">
              <w:r>
                <w:rPr>
                  <w:sz w:val="18"/>
                </w:rPr>
                <w:delText>5,397</w:delText>
              </w:r>
            </w:del>
          </w:p>
        </w:tc>
      </w:tr>
      <w:tr w:rsidR="00E4519B" w14:paraId="4612C08B" w14:textId="77777777">
        <w:trPr>
          <w:cantSplit/>
          <w:del w:id="91234" w:author="Claude (E30 修订)" w:date="2026-10-09T12:00:00Z"/>
        </w:trPr>
        <w:tc>
          <w:tcPr>
            <w:tcW w:w="6918" w:type="dxa"/>
          </w:tcPr>
          <w:p w14:paraId="181EB750" w14:textId="77777777" w:rsidR="00E4519B" w:rsidRDefault="00000000">
            <w:pPr>
              <w:keepNext w:val="0"/>
              <w:spacing w:after="0"/>
              <w:rPr>
                <w:del w:id="91171" w:author="Claude (E30 修订)" w:date="2026-10-09T12:00:00Z"/>
              </w:rPr>
            </w:pPr>
            <w:del w:id="91172" w:author="Claude (E30 修订)" w:date="2026-10-09T12:00:00Z">
              <w:r>
                <w:rPr>
                  <w:sz w:val="18"/>
                </w:rPr>
                <w:delText>No pre-procedural TTE report in the same admission</w:delText>
              </w:r>
            </w:del>
          </w:p>
        </w:tc>
        <w:tc>
          <w:tcPr>
            <w:tcW w:w="1700" w:type="dxa"/>
          </w:tcPr>
          <w:p w14:paraId="6D6B3D12" w14:textId="77777777" w:rsidR="00E4519B" w:rsidRDefault="00000000">
            <w:pPr>
              <w:keepNext w:val="0"/>
              <w:spacing w:after="0"/>
              <w:rPr>
                <w:del w:id="91173" w:author="Claude (E30 修订)" w:date="2026-10-09T12:00:00Z"/>
              </w:rPr>
            </w:pPr>
            <w:del w:id="91174" w:author="Claude (E30 修订)" w:date="2026-10-09T12:00:00Z">
              <w:r>
                <w:rPr>
                  <w:sz w:val="18"/>
                </w:rPr>
                <w:delText>2,221</w:delText>
              </w:r>
            </w:del>
          </w:p>
        </w:tc>
      </w:tr>
      <w:tr w:rsidR="00E4519B" w14:paraId="489C3CB5" w14:textId="77777777">
        <w:trPr>
          <w:cantSplit/>
          <w:del w:id="91235" w:author="Claude (E30 修订)" w:date="2026-10-09T12:00:00Z"/>
        </w:trPr>
        <w:tc>
          <w:tcPr>
            <w:tcW w:w="6918" w:type="dxa"/>
          </w:tcPr>
          <w:p w14:paraId="587168A4" w14:textId="77777777" w:rsidR="00E4519B" w:rsidRDefault="00000000">
            <w:pPr>
              <w:keepNext w:val="0"/>
              <w:spacing w:after="0"/>
              <w:rPr>
                <w:del w:id="91175" w:author="Claude (E30 修订)" w:date="2026-10-09T12:00:00Z"/>
              </w:rPr>
            </w:pPr>
            <w:del w:id="91176" w:author="Claude (E30 修订)" w:date="2026-10-09T12:00:00Z">
              <w:r>
                <w:rPr>
                  <w:sz w:val="18"/>
                </w:rPr>
                <w:delText>TTE report in the same admission but no recorded procedure date to confirm its timing</w:delText>
              </w:r>
            </w:del>
          </w:p>
        </w:tc>
        <w:tc>
          <w:tcPr>
            <w:tcW w:w="1700" w:type="dxa"/>
          </w:tcPr>
          <w:p w14:paraId="11C834BF" w14:textId="77777777" w:rsidR="00E4519B" w:rsidRDefault="00000000">
            <w:pPr>
              <w:keepNext w:val="0"/>
              <w:spacing w:after="0"/>
              <w:rPr>
                <w:del w:id="91177" w:author="Claude (E30 修订)" w:date="2026-10-09T12:00:00Z"/>
              </w:rPr>
            </w:pPr>
            <w:del w:id="91178" w:author="Claude (E30 修订)" w:date="2026-10-09T12:00:00Z">
              <w:r>
                <w:rPr>
                  <w:sz w:val="18"/>
                </w:rPr>
                <w:delText>751</w:delText>
              </w:r>
            </w:del>
          </w:p>
        </w:tc>
      </w:tr>
      <w:tr w:rsidR="00E4519B" w14:paraId="617E65BB" w14:textId="77777777">
        <w:trPr>
          <w:cantSplit/>
          <w:del w:id="91236" w:author="Claude (E30 修订)" w:date="2026-10-09T12:00:00Z"/>
        </w:trPr>
        <w:tc>
          <w:tcPr>
            <w:tcW w:w="6918" w:type="dxa"/>
          </w:tcPr>
          <w:p w14:paraId="2CD1C3DF" w14:textId="77777777" w:rsidR="00E4519B" w:rsidRDefault="00000000">
            <w:pPr>
              <w:keepNext w:val="0"/>
              <w:spacing w:after="0"/>
              <w:rPr>
                <w:del w:id="91179" w:author="Claude (E30 修订)" w:date="2026-10-09T12:00:00Z"/>
              </w:rPr>
            </w:pPr>
            <w:del w:id="91180" w:author="Claude (E30 修订)" w:date="2026-10-09T12:00:00Z">
              <w:r>
                <w:rPr>
                  <w:sz w:val="18"/>
                </w:rPr>
                <w:delText>TTE report confirmed as pre-procedural</w:delText>
              </w:r>
            </w:del>
          </w:p>
        </w:tc>
        <w:tc>
          <w:tcPr>
            <w:tcW w:w="1700" w:type="dxa"/>
          </w:tcPr>
          <w:p w14:paraId="06540CDE" w14:textId="77777777" w:rsidR="00E4519B" w:rsidRDefault="00000000">
            <w:pPr>
              <w:keepNext w:val="0"/>
              <w:spacing w:after="0"/>
              <w:rPr>
                <w:del w:id="91181" w:author="Claude (E30 修订)" w:date="2026-10-09T12:00:00Z"/>
              </w:rPr>
            </w:pPr>
            <w:del w:id="91182" w:author="Claude (E30 修订)" w:date="2026-10-09T12:00:00Z">
              <w:r>
                <w:rPr>
                  <w:sz w:val="18"/>
                </w:rPr>
                <w:delText>2,425</w:delText>
              </w:r>
            </w:del>
          </w:p>
        </w:tc>
      </w:tr>
      <w:tr w:rsidR="00E4519B" w14:paraId="4CCB7FE0" w14:textId="77777777">
        <w:trPr>
          <w:cantSplit/>
          <w:del w:id="91237" w:author="Claude (E30 修订)" w:date="2026-10-09T12:00:00Z"/>
        </w:trPr>
        <w:tc>
          <w:tcPr>
            <w:tcW w:w="6918" w:type="dxa"/>
          </w:tcPr>
          <w:p w14:paraId="4911A2E8" w14:textId="77777777" w:rsidR="00E4519B" w:rsidRDefault="00000000">
            <w:pPr>
              <w:keepNext w:val="0"/>
              <w:spacing w:after="0"/>
              <w:rPr>
                <w:del w:id="91183" w:author="Claude (E30 修订)" w:date="2026-10-09T12:00:00Z"/>
              </w:rPr>
            </w:pPr>
            <w:del w:id="91184" w:author="Claude (E30 修订)" w:date="2026-10-09T12:00:00Z">
              <w:r>
                <w:rPr>
                  <w:sz w:val="18"/>
                </w:rPr>
                <w:delText xml:space="preserve">Excluded: prior or concurrent valve surgery (56 from records; 2 identified on review)</w:delText>
              </w:r>
            </w:del>
          </w:p>
        </w:tc>
        <w:tc>
          <w:tcPr>
            <w:tcW w:w="1700" w:type="dxa"/>
          </w:tcPr>
          <w:p w14:paraId="44A36E4E" w14:textId="77777777" w:rsidR="00E4519B" w:rsidRDefault="00000000">
            <w:pPr>
              <w:keepNext w:val="0"/>
              <w:spacing w:after="0"/>
              <w:rPr>
                <w:del w:id="91185" w:author="Claude (E30 修订)" w:date="2026-10-09T12:00:00Z"/>
              </w:rPr>
            </w:pPr>
            <w:del w:id="91186" w:author="Claude (E30 修订)" w:date="2026-10-09T12:00:00Z">
              <w:r>
                <w:rPr>
                  <w:sz w:val="18"/>
                </w:rPr>
                <w:delText xml:space="preserve">58</w:delText>
              </w:r>
            </w:del>
          </w:p>
        </w:tc>
      </w:tr>
      <w:tr w:rsidR="00E4519B" w14:paraId="062FA3AC" w14:textId="77777777">
        <w:trPr>
          <w:cantSplit/>
          <w:del w:id="91238" w:author="Claude (E30 修订)" w:date="2026-10-09T12:00:00Z"/>
        </w:trPr>
        <w:tc>
          <w:tcPr>
            <w:tcW w:w="6918" w:type="dxa"/>
          </w:tcPr>
          <w:p w14:paraId="35F5908A" w14:textId="77777777" w:rsidR="00E4519B" w:rsidRDefault="00000000">
            <w:pPr>
              <w:keepNext w:val="0"/>
              <w:spacing w:after="0"/>
              <w:rPr>
                <w:del w:id="91187" w:author="Claude (E30 修订)" w:date="2026-10-09T12:00:00Z"/>
              </w:rPr>
            </w:pPr>
            <w:del w:id="91188" w:author="Claude (E30 修订)" w:date="2026-10-09T12:00:00Z">
              <w:r>
                <w:rPr>
                  <w:sz w:val="18"/>
                </w:rPr>
                <w:delText xml:space="preserve">Excluded on review: organic valve disease, congenital heart disease, or obstructive hypertrophic cardiomyopathy</w:delText>
              </w:r>
            </w:del>
          </w:p>
        </w:tc>
        <w:tc>
          <w:tcPr>
            <w:tcW w:w="1700" w:type="dxa"/>
          </w:tcPr>
          <w:p w14:paraId="28B6C1A5" w14:textId="77777777" w:rsidR="00E4519B" w:rsidRDefault="00000000">
            <w:pPr>
              <w:keepNext w:val="0"/>
              <w:spacing w:after="0"/>
              <w:rPr>
                <w:del w:id="91189" w:author="Claude (E30 修订)" w:date="2026-10-09T12:00:00Z"/>
              </w:rPr>
            </w:pPr>
            <w:del w:id="91190" w:author="Claude (E30 修订)" w:date="2026-10-09T12:00:00Z">
              <w:r>
                <w:rPr>
                  <w:sz w:val="18"/>
                </w:rPr>
                <w:delText xml:space="preserve">45</w:delText>
              </w:r>
            </w:del>
          </w:p>
        </w:tc>
      </w:tr>
      <w:tr w:rsidR="00E4519B" w14:paraId="0AE51C07" w14:textId="77777777">
        <w:trPr>
          <w:cantSplit/>
          <w:del w:id="91239" w:author="Claude (E30 修订)" w:date="2026-10-09T12:00:00Z"/>
        </w:trPr>
        <w:tc>
          <w:tcPr>
            <w:tcW w:w="6918" w:type="dxa"/>
          </w:tcPr>
          <w:p w14:paraId="6CA6B0F5" w14:textId="77777777" w:rsidR="00E4519B" w:rsidRDefault="00000000">
            <w:pPr>
              <w:keepNext w:val="0"/>
              <w:spacing w:after="0"/>
              <w:ind w:left="227"/>
              <w:rPr>
                <w:del w:id="91191" w:author="Claude (E30 修订)" w:date="2026-10-09T12:00:00Z"/>
              </w:rPr>
            </w:pPr>
            <w:del w:id="91192" w:author="Claude (E30 修订)" w:date="2026-10-09T12:00:00Z">
              <w:r>
                <w:rPr>
                  <w:sz w:val="18"/>
                </w:rPr>
                <w:delText>Rheumatic heart disease</w:delText>
              </w:r>
            </w:del>
          </w:p>
        </w:tc>
        <w:tc>
          <w:tcPr>
            <w:tcW w:w="1700" w:type="dxa"/>
          </w:tcPr>
          <w:p w14:paraId="51DF9F0A" w14:textId="77777777" w:rsidR="00E4519B" w:rsidRDefault="00000000">
            <w:pPr>
              <w:keepNext w:val="0"/>
              <w:spacing w:after="0"/>
              <w:rPr>
                <w:del w:id="91193" w:author="Claude (E30 修订)" w:date="2026-10-09T12:00:00Z"/>
              </w:rPr>
            </w:pPr>
            <w:del w:id="91194" w:author="Claude (E30 修订)" w:date="2026-10-09T12:00:00Z">
              <w:r>
                <w:rPr>
                  <w:sz w:val="18"/>
                </w:rPr>
                <w:delText>9</w:delText>
              </w:r>
            </w:del>
          </w:p>
        </w:tc>
      </w:tr>
      <w:tr w:rsidR="00E4519B" w14:paraId="1AD670C0" w14:textId="77777777">
        <w:trPr>
          <w:cantSplit/>
          <w:del w:id="91240" w:author="Claude (E30 修订)" w:date="2026-10-09T12:00:00Z"/>
        </w:trPr>
        <w:tc>
          <w:tcPr>
            <w:tcW w:w="6918" w:type="dxa"/>
          </w:tcPr>
          <w:p w14:paraId="1270E068" w14:textId="77777777" w:rsidR="00E4519B" w:rsidRDefault="00000000">
            <w:pPr>
              <w:keepNext w:val="0"/>
              <w:spacing w:after="0"/>
              <w:ind w:left="227"/>
              <w:rPr>
                <w:del w:id="91195" w:author="Claude (E30 修订)" w:date="2026-10-09T12:00:00Z"/>
              </w:rPr>
            </w:pPr>
            <w:del w:id="91196" w:author="Claude (E30 修订)" w:date="2026-10-09T12:00:00Z">
              <w:r>
                <w:rPr>
                  <w:sz w:val="18"/>
                </w:rPr>
                <w:delText>Mitral stenosis, mild or moderate</w:delText>
              </w:r>
            </w:del>
          </w:p>
        </w:tc>
        <w:tc>
          <w:tcPr>
            <w:tcW w:w="1700" w:type="dxa"/>
          </w:tcPr>
          <w:p w14:paraId="0F5DC189" w14:textId="77777777" w:rsidR="00E4519B" w:rsidRDefault="00000000">
            <w:pPr>
              <w:keepNext w:val="0"/>
              <w:spacing w:after="0"/>
              <w:rPr>
                <w:del w:id="91197" w:author="Claude (E30 修订)" w:date="2026-10-09T12:00:00Z"/>
              </w:rPr>
            </w:pPr>
            <w:del w:id="91198" w:author="Claude (E30 修订)" w:date="2026-10-09T12:00:00Z">
              <w:r>
                <w:rPr>
                  <w:sz w:val="18"/>
                </w:rPr>
                <w:delText>8</w:delText>
              </w:r>
            </w:del>
          </w:p>
        </w:tc>
      </w:tr>
      <w:tr w:rsidR="00E4519B" w14:paraId="37B59F23" w14:textId="77777777">
        <w:trPr>
          <w:cantSplit/>
          <w:del w:id="91241" w:author="Claude (E30 修订)" w:date="2026-10-09T12:00:00Z"/>
        </w:trPr>
        <w:tc>
          <w:tcPr>
            <w:tcW w:w="6918" w:type="dxa"/>
          </w:tcPr>
          <w:p w14:paraId="2FB03045" w14:textId="77777777" w:rsidR="00E4519B" w:rsidRDefault="00000000">
            <w:pPr>
              <w:keepNext w:val="0"/>
              <w:spacing w:after="0"/>
              <w:ind w:left="227"/>
              <w:rPr>
                <w:del w:id="91199" w:author="Claude (E30 修订)" w:date="2026-10-09T12:00:00Z"/>
              </w:rPr>
            </w:pPr>
            <w:del w:id="91200" w:author="Claude (E30 修订)" w:date="2026-10-09T12:00:00Z">
              <w:r>
                <w:rPr>
                  <w:sz w:val="18"/>
                </w:rPr>
                <w:delText>Aortic stenosis, mild-to-moderate or worse</w:delText>
              </w:r>
            </w:del>
          </w:p>
        </w:tc>
        <w:tc>
          <w:tcPr>
            <w:tcW w:w="1700" w:type="dxa"/>
          </w:tcPr>
          <w:p w14:paraId="15389B97" w14:textId="77777777" w:rsidR="00E4519B" w:rsidRDefault="00000000">
            <w:pPr>
              <w:keepNext w:val="0"/>
              <w:spacing w:after="0"/>
              <w:rPr>
                <w:del w:id="91201" w:author="Claude (E30 修订)" w:date="2026-10-09T12:00:00Z"/>
              </w:rPr>
            </w:pPr>
            <w:del w:id="91202" w:author="Claude (E30 修订)" w:date="2026-10-09T12:00:00Z">
              <w:r>
                <w:rPr>
                  <w:sz w:val="18"/>
                </w:rPr>
                <w:delText>1</w:delText>
              </w:r>
            </w:del>
          </w:p>
        </w:tc>
      </w:tr>
      <w:tr w:rsidR="00E4519B" w14:paraId="36B148E8" w14:textId="77777777">
        <w:trPr>
          <w:cantSplit/>
          <w:del w:id="91242" w:author="Claude (E30 修订)" w:date="2026-10-09T12:00:00Z"/>
        </w:trPr>
        <w:tc>
          <w:tcPr>
            <w:tcW w:w="6918" w:type="dxa"/>
          </w:tcPr>
          <w:p w14:paraId="4DA6CCCB" w14:textId="77777777" w:rsidR="00E4519B" w:rsidRDefault="00000000">
            <w:pPr>
              <w:keepNext w:val="0"/>
              <w:spacing w:after="0"/>
              <w:ind w:left="227"/>
              <w:rPr>
                <w:del w:id="91203" w:author="Claude (E30 修订)" w:date="2026-10-09T12:00:00Z"/>
              </w:rPr>
            </w:pPr>
            <w:del w:id="91204" w:author="Claude (E30 修订)" w:date="2026-10-09T12:00:00Z">
              <w:r>
                <w:rPr>
                  <w:sz w:val="18"/>
                </w:rPr>
                <w:delText>Valve prolapse</w:delText>
              </w:r>
            </w:del>
          </w:p>
        </w:tc>
        <w:tc>
          <w:tcPr>
            <w:tcW w:w="1700" w:type="dxa"/>
          </w:tcPr>
          <w:p w14:paraId="130B61BD" w14:textId="77777777" w:rsidR="00E4519B" w:rsidRDefault="00000000">
            <w:pPr>
              <w:keepNext w:val="0"/>
              <w:spacing w:after="0"/>
              <w:rPr>
                <w:del w:id="91205" w:author="Claude (E30 修订)" w:date="2026-10-09T12:00:00Z"/>
              </w:rPr>
            </w:pPr>
            <w:del w:id="91206" w:author="Claude (E30 修订)" w:date="2026-10-09T12:00:00Z">
              <w:r>
                <w:rPr>
                  <w:sz w:val="18"/>
                </w:rPr>
                <w:delText>3</w:delText>
              </w:r>
            </w:del>
          </w:p>
        </w:tc>
      </w:tr>
      <w:tr w:rsidR="00E4519B" w14:paraId="541BD28E" w14:textId="77777777">
        <w:trPr>
          <w:cantSplit/>
          <w:del w:id="91243" w:author="Claude (E30 修订)" w:date="2026-10-09T12:00:00Z"/>
        </w:trPr>
        <w:tc>
          <w:tcPr>
            <w:tcW w:w="6918" w:type="dxa"/>
          </w:tcPr>
          <w:p w14:paraId="554FFAAF" w14:textId="77777777" w:rsidR="00E4519B" w:rsidRDefault="00000000">
            <w:pPr>
              <w:keepNext w:val="0"/>
              <w:spacing w:after="0"/>
              <w:ind w:left="227"/>
              <w:rPr>
                <w:del w:id="91207" w:author="Claude (E30 修订)" w:date="2026-10-09T12:00:00Z"/>
              </w:rPr>
            </w:pPr>
            <w:del w:id="91208" w:author="Claude (E30 修订)" w:date="2026-10-09T12:00:00Z">
              <w:r>
                <w:rPr>
                  <w:sz w:val="18"/>
                </w:rPr>
                <w:delText>Obstructive hypertrophic cardiomyopathy</w:delText>
              </w:r>
            </w:del>
          </w:p>
        </w:tc>
        <w:tc>
          <w:tcPr>
            <w:tcW w:w="1700" w:type="dxa"/>
          </w:tcPr>
          <w:p w14:paraId="7850F033" w14:textId="77777777" w:rsidR="00E4519B" w:rsidRDefault="00000000">
            <w:pPr>
              <w:keepNext w:val="0"/>
              <w:spacing w:after="0"/>
              <w:rPr>
                <w:del w:id="91209" w:author="Claude (E30 修订)" w:date="2026-10-09T12:00:00Z"/>
              </w:rPr>
            </w:pPr>
            <w:del w:id="91210" w:author="Claude (E30 修订)" w:date="2026-10-09T12:00:00Z">
              <w:r>
                <w:rPr>
                  <w:sz w:val="18"/>
                </w:rPr>
                <w:delText>5</w:delText>
              </w:r>
            </w:del>
          </w:p>
        </w:tc>
      </w:tr>
      <w:tr w:rsidR="00E4519B" w14:paraId="7366655F" w14:textId="77777777">
        <w:trPr>
          <w:cantSplit/>
          <w:del w:id="91244" w:author="Claude (E30 修订)" w:date="2026-10-09T12:00:00Z"/>
        </w:trPr>
        <w:tc>
          <w:tcPr>
            <w:tcW w:w="6918" w:type="dxa"/>
          </w:tcPr>
          <w:p w14:paraId="4A697F5B" w14:textId="77777777" w:rsidR="00E4519B" w:rsidRDefault="00000000">
            <w:pPr>
              <w:keepNext w:val="0"/>
              <w:spacing w:after="0"/>
              <w:ind w:left="227"/>
              <w:rPr>
                <w:del w:id="91211" w:author="Claude (E30 修订)" w:date="2026-10-09T12:00:00Z"/>
              </w:rPr>
            </w:pPr>
            <w:del w:id="91212" w:author="Claude (E30 修订)" w:date="2026-10-09T12:00:00Z">
              <w:r>
                <w:rPr>
                  <w:sz w:val="18"/>
                </w:rPr>
                <w:delText>Unrepaired atrial septal defect with shunt</w:delText>
              </w:r>
            </w:del>
          </w:p>
        </w:tc>
        <w:tc>
          <w:tcPr>
            <w:tcW w:w="1700" w:type="dxa"/>
          </w:tcPr>
          <w:p w14:paraId="4C47A3DE" w14:textId="77777777" w:rsidR="00E4519B" w:rsidRDefault="00000000">
            <w:pPr>
              <w:keepNext w:val="0"/>
              <w:spacing w:after="0"/>
              <w:rPr>
                <w:del w:id="91213" w:author="Claude (E30 修订)" w:date="2026-10-09T12:00:00Z"/>
              </w:rPr>
            </w:pPr>
            <w:del w:id="91214" w:author="Claude (E30 修订)" w:date="2026-10-09T12:00:00Z">
              <w:r>
                <w:rPr>
                  <w:sz w:val="18"/>
                </w:rPr>
                <w:delText>17</w:delText>
              </w:r>
            </w:del>
          </w:p>
        </w:tc>
      </w:tr>
      <w:tr w:rsidR="00E4519B" w14:paraId="172FFA08" w14:textId="77777777">
        <w:trPr>
          <w:cantSplit/>
          <w:del w:id="91245" w:author="Claude (E30 修订)" w:date="2026-10-09T12:00:00Z"/>
        </w:trPr>
        <w:tc>
          <w:tcPr>
            <w:tcW w:w="6918" w:type="dxa"/>
          </w:tcPr>
          <w:p w14:paraId="3A4BD2AA" w14:textId="77777777" w:rsidR="00E4519B" w:rsidRDefault="00000000">
            <w:pPr>
              <w:keepNext w:val="0"/>
              <w:spacing w:after="0"/>
              <w:ind w:left="227"/>
              <w:rPr>
                <w:del w:id="91215" w:author="Claude (E30 修订)" w:date="2026-10-09T12:00:00Z"/>
              </w:rPr>
            </w:pPr>
            <w:del w:id="91216" w:author="Claude (E30 修订)" w:date="2026-10-09T12:00:00Z">
              <w:r>
                <w:rPr>
                  <w:sz w:val="18"/>
                </w:rPr>
                <w:delText>Residual defect or shunt after repair or closure</w:delText>
              </w:r>
            </w:del>
          </w:p>
        </w:tc>
        <w:tc>
          <w:tcPr>
            <w:tcW w:w="1700" w:type="dxa"/>
          </w:tcPr>
          <w:p w14:paraId="09DDA5D8" w14:textId="77777777" w:rsidR="00E4519B" w:rsidRDefault="00000000">
            <w:pPr>
              <w:keepNext w:val="0"/>
              <w:spacing w:after="0"/>
              <w:rPr>
                <w:del w:id="91217" w:author="Claude (E30 修订)" w:date="2026-10-09T12:00:00Z"/>
              </w:rPr>
            </w:pPr>
            <w:del w:id="91218" w:author="Claude (E30 修订)" w:date="2026-10-09T12:00:00Z">
              <w:r>
                <w:rPr>
                  <w:sz w:val="18"/>
                </w:rPr>
                <w:delText>1</w:delText>
              </w:r>
            </w:del>
          </w:p>
        </w:tc>
      </w:tr>
      <w:tr w:rsidR="00E4519B" w14:paraId="09671233" w14:textId="77777777">
        <w:trPr>
          <w:cantSplit/>
          <w:del w:id="91246" w:author="Claude (E30 修订)" w:date="2026-10-09T12:00:00Z"/>
        </w:trPr>
        <w:tc>
          <w:tcPr>
            <w:tcW w:w="6918" w:type="dxa"/>
          </w:tcPr>
          <w:p w14:paraId="2697BEFA" w14:textId="77777777" w:rsidR="00E4519B" w:rsidRDefault="00000000">
            <w:pPr>
              <w:keepNext w:val="0"/>
              <w:spacing w:after="0"/>
              <w:ind w:left="227"/>
              <w:rPr>
                <w:del w:id="91219" w:author="Claude (E30 修订)" w:date="2026-10-09T12:00:00Z"/>
              </w:rPr>
            </w:pPr>
            <w:del w:id="91220" w:author="Claude (E30 修订)" w:date="2026-10-09T12:00:00Z">
              <w:r>
                <w:rPr>
                  <w:sz w:val="18"/>
                </w:rPr>
                <w:delText>Complex congenital heart disease</w:delText>
              </w:r>
            </w:del>
          </w:p>
        </w:tc>
        <w:tc>
          <w:tcPr>
            <w:tcW w:w="1700" w:type="dxa"/>
          </w:tcPr>
          <w:p w14:paraId="26864DE5" w14:textId="77777777" w:rsidR="00E4519B" w:rsidRDefault="00000000">
            <w:pPr>
              <w:keepNext w:val="0"/>
              <w:spacing w:after="0"/>
              <w:rPr>
                <w:del w:id="91221" w:author="Claude (E30 修订)" w:date="2026-10-09T12:00:00Z"/>
              </w:rPr>
            </w:pPr>
            <w:del w:id="91222" w:author="Claude (E30 修订)" w:date="2026-10-09T12:00:00Z">
              <w:r>
                <w:rPr>
                  <w:sz w:val="18"/>
                </w:rPr>
                <w:delText>1</w:delText>
              </w:r>
            </w:del>
          </w:p>
        </w:tc>
      </w:tr>
      <w:tr w:rsidR="00E4519B" w14:paraId="1AFC9F80" w14:textId="77777777">
        <w:trPr>
          <w:cantSplit/>
          <w:del w:id="91247" w:author="Claude (E30 修订)" w:date="2026-10-09T12:00:00Z"/>
        </w:trPr>
        <w:tc>
          <w:tcPr>
            <w:tcW w:w="6918" w:type="dxa"/>
          </w:tcPr>
          <w:p w14:paraId="5231F75B" w14:textId="77777777" w:rsidR="00E4519B" w:rsidRDefault="00000000">
            <w:pPr>
              <w:keepNext w:val="0"/>
              <w:spacing w:after="0"/>
              <w:rPr>
                <w:del w:id="91223" w:author="Claude (E30 修订)" w:date="2026-10-09T12:00:00Z"/>
              </w:rPr>
            </w:pPr>
            <w:del w:id="91224" w:author="Claude (E30 修订)" w:date="2026-10-09T12:00:00Z">
              <w:r>
                <w:rPr>
                  <w:sz w:val="18"/>
                </w:rPr>
                <w:delText>Baseline phenotype cohort</w:delText>
              </w:r>
            </w:del>
          </w:p>
        </w:tc>
        <w:tc>
          <w:tcPr>
            <w:tcW w:w="1700" w:type="dxa"/>
          </w:tcPr>
          <w:p w14:paraId="61EB4D2D" w14:textId="77777777" w:rsidR="00E4519B" w:rsidRDefault="00000000">
            <w:pPr>
              <w:keepNext w:val="0"/>
              <w:spacing w:after="0"/>
              <w:rPr>
                <w:del w:id="91225" w:author="Claude (E30 修订)" w:date="2026-10-09T12:00:00Z"/>
              </w:rPr>
            </w:pPr>
            <w:del w:id="91226" w:author="Claude (E30 修订)" w:date="2026-10-09T12:00:00Z">
              <w:r>
                <w:rPr>
                  <w:sz w:val="18"/>
                </w:rPr>
                <w:delText>2,322</w:delText>
              </w:r>
            </w:del>
          </w:p>
        </w:tc>
      </w:tr>
      <w:tr w:rsidR="00E4519B" w14:paraId="0F096845" w14:textId="77777777">
        <w:trPr>
          <w:cantSplit/>
          <w:del w:id="91248" w:author="Claude (E30 修订)" w:date="2026-10-09T12:00:00Z"/>
        </w:trPr>
        <w:tc>
          <w:tcPr>
            <w:tcW w:w="6918" w:type="dxa"/>
            <w:tcBorders>
              <w:bottom w:val="single" w:sz="8" w:space="0" w:color="000000"/>
            </w:tcBorders>
          </w:tcPr>
          <w:p w14:paraId="687FB768" w14:textId="77777777" w:rsidR="00E4519B" w:rsidRDefault="00000000">
            <w:pPr>
              <w:keepNext w:val="0"/>
              <w:spacing w:after="0"/>
              <w:ind w:left="227"/>
              <w:rPr>
                <w:del w:id="91227" w:author="Claude (E30 修订)" w:date="2026-10-09T12:00:00Z"/>
              </w:rPr>
            </w:pPr>
            <w:del w:id="91228" w:author="Claude (E30 修订)" w:date="2026-10-09T12:00:00Z">
              <w:r>
                <w:rPr>
                  <w:sz w:val="18"/>
                </w:rPr>
                <w:delText>Also included in the paired cohort (baseline grades of the paired analysis used)</w:delText>
              </w:r>
            </w:del>
          </w:p>
        </w:tc>
        <w:tc>
          <w:tcPr>
            <w:tcW w:w="1700" w:type="dxa"/>
            <w:tcBorders>
              <w:bottom w:val="single" w:sz="8" w:space="0" w:color="000000"/>
            </w:tcBorders>
          </w:tcPr>
          <w:p w14:paraId="06ABFCAF" w14:textId="77777777" w:rsidR="00E4519B" w:rsidRDefault="00000000">
            <w:pPr>
              <w:keepNext w:val="0"/>
              <w:spacing w:after="0"/>
              <w:rPr>
                <w:del w:id="91229" w:author="Claude (E30 修订)" w:date="2026-10-09T12:00:00Z"/>
              </w:rPr>
            </w:pPr>
            <w:del w:id="91230" w:author="Claude (E30 修订)" w:date="2026-10-09T12:00:00Z">
              <w:r>
                <w:rPr>
                  <w:sz w:val="18"/>
                </w:rPr>
                <w:delText>357</w:delText>
              </w:r>
            </w:del>
          </w:p>
        </w:tc>
      </w:tr>
    </w:tbl>
    <w:tbl>
      <w:tblPr>
        <w:tblW w:w="8618" w:type="dxa"/>
        <w:tblLayout w:type="fixed"/>
        <w:tblLook w:val="04A0" w:firstRow="1" w:lastRow="0" w:firstColumn="1" w:lastColumn="0" w:noHBand="0" w:noVBand="1"/>
      </w:tblPr>
      <w:tblGrid>
        <w:gridCol w:w="6918"/>
        <w:gridCol w:w="1700"/>
      </w:tblGrid>
      <w:tr w:rsidR="00E4519B" w14:paraId="4EE22253" w14:textId="77777777">
        <w:trPr>
          <w:cantSplit/>
          <w:tblHeader/>
          <w:ins w:id="91139" w:author="Claude (E30 修订)" w:date="2026-10-09T12:00:00Z"/>
        </w:trPr>
        <w:tc>
          <w:tcPr>
            <w:tcW w:w="6918" w:type="dxa"/>
            <w:tcBorders>
              <w:top w:val="single" w:sz="8" w:space="0" w:color="000000"/>
              <w:bottom w:val="single" w:sz="8" w:space="0" w:color="000000"/>
            </w:tcBorders>
          </w:tcPr>
          <w:p w14:paraId="07B49F2B" w14:textId="77777777" w:rsidR="00E4519B" w:rsidRDefault="00000000">
            <w:pPr>
              <w:keepNext/>
              <w:spacing w:after="0"/>
              <w:rPr>
                <w:ins w:id="91059" w:author="Claude (E30 修订)" w:date="2026-10-09T12:00:00Z"/>
              </w:rPr>
            </w:pPr>
            <w:ins w:id="91060" w:author="Claude (E30 修订)" w:date="2026-10-09T12:00:00Z">
              <w:r>
                <w:rPr>
                  <w:b/>
                  <w:sz w:val="18"/>
                </w:rPr>
                <w:t xml:space="preserve">Step</w:t>
              </w:r>
            </w:ins>
          </w:p>
        </w:tc>
        <w:tc>
          <w:tcPr>
            <w:tcW w:w="1700" w:type="dxa"/>
            <w:tcBorders>
              <w:top w:val="single" w:sz="8" w:space="0" w:color="000000"/>
              <w:bottom w:val="single" w:sz="8" w:space="0" w:color="000000"/>
            </w:tcBorders>
          </w:tcPr>
          <w:p w14:paraId="374AE28E" w14:textId="77777777" w:rsidR="00E4519B" w:rsidRDefault="00000000">
            <w:pPr>
              <w:keepNext/>
              <w:spacing w:after="0"/>
              <w:rPr>
                <w:ins w:id="91061" w:author="Claude (E30 修订)" w:date="2026-10-09T12:00:00Z"/>
              </w:rPr>
            </w:pPr>
            <w:ins w:id="91062" w:author="Claude (E30 修订)" w:date="2026-10-09T12:00:00Z">
              <w:r>
                <w:rPr>
                  <w:b/>
                  <w:sz w:val="18"/>
                </w:rPr>
                <w:t xml:space="preserve">n</w:t>
              </w:r>
            </w:ins>
          </w:p>
        </w:tc>
      </w:tr>
      <w:tr w:rsidR="00E4519B" w14:paraId="64FF98CD" w14:textId="77777777">
        <w:trPr>
          <w:cantSplit/>
          <w:ins w:id="91140" w:author="Claude (E30 修订)" w:date="2026-10-09T12:00:00Z"/>
        </w:trPr>
        <w:tc>
          <w:tcPr>
            <w:tcW w:w="6918" w:type="dxa"/>
          </w:tcPr>
          <w:p w14:paraId="544BA198" w14:textId="77777777" w:rsidR="00E4519B" w:rsidRDefault="00000000">
            <w:pPr>
              <w:keepNext w:val="0"/>
              <w:spacing w:after="0"/>
              <w:rPr>
                <w:ins w:id="91063" w:author="Claude (E30 修订)" w:date="2026-10-09T12:00:00Z"/>
              </w:rPr>
            </w:pPr>
            <w:ins w:id="91064" w:author="Claude (E30 修订)" w:date="2026-10-09T12:00:00Z">
              <w:r>
                <w:rPr>
                  <w:sz w:val="18"/>
                </w:rPr>
                <w:t xml:space="preserve">AF ablation patients, January 2020 to September 2024, with an in-hospital baseline TTE report</w:t>
              </w:r>
            </w:ins>
          </w:p>
        </w:tc>
        <w:tc>
          <w:tcPr>
            <w:tcW w:w="1700" w:type="dxa"/>
          </w:tcPr>
          <w:p w14:paraId="74831D15" w14:textId="77777777" w:rsidR="00E4519B" w:rsidRDefault="00000000">
            <w:pPr>
              <w:keepNext w:val="0"/>
              <w:spacing w:after="0"/>
              <w:rPr>
                <w:ins w:id="91065" w:author="Claude (E30 修订)" w:date="2026-10-09T12:00:00Z"/>
              </w:rPr>
            </w:pPr>
            <w:ins w:id="91066" w:author="Claude (E30 修订)" w:date="2026-10-09T12:00:00Z">
              <w:r>
                <w:rPr>
                  <w:sz w:val="18"/>
                </w:rPr>
                <w:t xml:space="preserve">3,682</w:t>
              </w:r>
            </w:ins>
          </w:p>
        </w:tc>
      </w:tr>
      <w:tr w:rsidR="00E4519B" w14:paraId="64FF98CD" w14:textId="77777777">
        <w:trPr>
          <w:cantSplit/>
          <w:ins w:id="91141" w:author="Claude (E30 修订)" w:date="2026-10-09T12:00:00Z"/>
        </w:trPr>
        <w:tc>
          <w:tcPr>
            <w:tcW w:w="6918" w:type="dxa"/>
          </w:tcPr>
          <w:p w14:paraId="544BA198" w14:textId="77777777" w:rsidR="00E4519B" w:rsidRDefault="00000000">
            <w:pPr>
              <w:keepNext w:val="0"/>
              <w:spacing w:after="0"/>
              <w:rPr>
                <w:ins w:id="91067" w:author="Claude (E30 修订)" w:date="2026-10-09T12:00:00Z"/>
              </w:rPr>
            </w:pPr>
            <w:ins w:id="91068" w:author="Claude (E30 修订)" w:date="2026-10-09T12:00:00Z">
              <w:r>
                <w:rPr>
                  <w:sz w:val="18"/>
                </w:rPr>
                <w:t xml:space="preserve">Excluded: prior or concurrent valve surgery (71 from records; 3 identified on review)</w:t>
              </w:r>
            </w:ins>
          </w:p>
        </w:tc>
        <w:tc>
          <w:tcPr>
            <w:tcW w:w="1700" w:type="dxa"/>
          </w:tcPr>
          <w:p w14:paraId="74831D15" w14:textId="77777777" w:rsidR="00E4519B" w:rsidRDefault="00000000">
            <w:pPr>
              <w:keepNext w:val="0"/>
              <w:spacing w:after="0"/>
              <w:rPr>
                <w:ins w:id="91069" w:author="Claude (E30 修订)" w:date="2026-10-09T12:00:00Z"/>
              </w:rPr>
            </w:pPr>
            <w:ins w:id="91070" w:author="Claude (E30 修订)" w:date="2026-10-09T12:00:00Z">
              <w:r>
                <w:rPr>
                  <w:sz w:val="18"/>
                </w:rPr>
                <w:t xml:space="preserve">74</w:t>
              </w:r>
            </w:ins>
          </w:p>
        </w:tc>
      </w:tr>
      <w:tr w:rsidR="00E4519B" w14:paraId="64FF98CD" w14:textId="77777777">
        <w:trPr>
          <w:cantSplit/>
          <w:ins w:id="91142" w:author="Claude (E30 修订)" w:date="2026-10-09T12:00:00Z"/>
        </w:trPr>
        <w:tc>
          <w:tcPr>
            <w:tcW w:w="6918" w:type="dxa"/>
          </w:tcPr>
          <w:p w14:paraId="544BA198" w14:textId="77777777" w:rsidR="00E4519B" w:rsidRDefault="00000000">
            <w:pPr>
              <w:keepNext w:val="0"/>
              <w:spacing w:after="0"/>
              <w:rPr>
                <w:ins w:id="91071" w:author="Claude (E30 修订)" w:date="2026-10-09T12:00:00Z"/>
              </w:rPr>
            </w:pPr>
            <w:ins w:id="91072" w:author="Claude (E30 修订)" w:date="2026-10-09T12:00:00Z">
              <w:r>
                <w:rPr>
                  <w:sz w:val="18"/>
                </w:rPr>
                <w:t xml:space="preserve">Excluded on review: organic valve disease, congenital heart disease, or obstructive hypertrophic cardiomyopathy</w:t>
              </w:r>
            </w:ins>
          </w:p>
        </w:tc>
        <w:tc>
          <w:tcPr>
            <w:tcW w:w="1700" w:type="dxa"/>
          </w:tcPr>
          <w:p w14:paraId="74831D15" w14:textId="77777777" w:rsidR="00E4519B" w:rsidRDefault="00000000">
            <w:pPr>
              <w:keepNext w:val="0"/>
              <w:spacing w:after="0"/>
              <w:rPr>
                <w:ins w:id="91073" w:author="Claude (E30 修订)" w:date="2026-10-09T12:00:00Z"/>
              </w:rPr>
            </w:pPr>
            <w:ins w:id="91074" w:author="Claude (E30 修订)" w:date="2026-10-09T12:00:00Z">
              <w:r>
                <w:rPr>
                  <w:sz w:val="18"/>
                </w:rPr>
                <w:t xml:space="preserve">57</w:t>
              </w:r>
            </w:ins>
          </w:p>
        </w:tc>
      </w:tr>
      <w:tr w:rsidR="00E4519B" w14:paraId="0AE51C07" w14:textId="77777777">
        <w:trPr>
          <w:cantSplit/>
          <w:ins w:id="91143" w:author="Claude (E30 修订)" w:date="2026-10-09T12:00:00Z"/>
        </w:trPr>
        <w:tc>
          <w:tcPr>
            <w:tcW w:w="6918" w:type="dxa"/>
          </w:tcPr>
          <w:p w14:paraId="6CA6B0F5" w14:textId="77777777" w:rsidR="00E4519B" w:rsidRDefault="00000000">
            <w:pPr>
              <w:keepNext w:val="0"/>
              <w:spacing w:after="0"/>
              <w:ind w:left="227"/>
              <w:rPr>
                <w:ins w:id="91075" w:author="Claude (E30 修订)" w:date="2026-10-09T12:00:00Z"/>
              </w:rPr>
            </w:pPr>
            <w:ins w:id="91076" w:author="Claude (E30 修订)" w:date="2026-10-09T12:00:00Z">
              <w:r>
                <w:rPr>
                  <w:sz w:val="18"/>
                </w:rPr>
                <w:t xml:space="preserve">Rheumatic heart disease</w:t>
              </w:r>
            </w:ins>
          </w:p>
        </w:tc>
        <w:tc>
          <w:tcPr>
            <w:tcW w:w="1700" w:type="dxa"/>
          </w:tcPr>
          <w:p w14:paraId="51DF9F0A" w14:textId="77777777" w:rsidR="00E4519B" w:rsidRDefault="00000000">
            <w:pPr>
              <w:keepNext w:val="0"/>
              <w:spacing w:after="0"/>
              <w:rPr>
                <w:ins w:id="91077" w:author="Claude (E30 修订)" w:date="2026-10-09T12:00:00Z"/>
              </w:rPr>
            </w:pPr>
            <w:ins w:id="91078" w:author="Claude (E30 修订)" w:date="2026-10-09T12:00:00Z">
              <w:r>
                <w:rPr>
                  <w:sz w:val="18"/>
                </w:rPr>
                <w:t xml:space="preserve">12</w:t>
              </w:r>
            </w:ins>
          </w:p>
        </w:tc>
      </w:tr>
      <w:tr w:rsidR="00E4519B" w14:paraId="0AE51C07" w14:textId="77777777">
        <w:trPr>
          <w:cantSplit/>
          <w:ins w:id="91144" w:author="Claude (E30 修订)" w:date="2026-10-09T12:00:00Z"/>
        </w:trPr>
        <w:tc>
          <w:tcPr>
            <w:tcW w:w="6918" w:type="dxa"/>
          </w:tcPr>
          <w:p w14:paraId="6CA6B0F5" w14:textId="77777777" w:rsidR="00E4519B" w:rsidRDefault="00000000">
            <w:pPr>
              <w:keepNext w:val="0"/>
              <w:spacing w:after="0"/>
              <w:ind w:left="227"/>
              <w:rPr>
                <w:ins w:id="91079" w:author="Claude (E30 修订)" w:date="2026-10-09T12:00:00Z"/>
              </w:rPr>
            </w:pPr>
            <w:ins w:id="91080" w:author="Claude (E30 修订)" w:date="2026-10-09T12:00:00Z">
              <w:r>
                <w:rPr>
                  <w:sz w:val="18"/>
                </w:rPr>
                <w:t xml:space="preserve">Mitral stenosis, mild or moderate</w:t>
              </w:r>
            </w:ins>
          </w:p>
        </w:tc>
        <w:tc>
          <w:tcPr>
            <w:tcW w:w="1700" w:type="dxa"/>
          </w:tcPr>
          <w:p w14:paraId="51DF9F0A" w14:textId="77777777" w:rsidR="00E4519B" w:rsidRDefault="00000000">
            <w:pPr>
              <w:keepNext w:val="0"/>
              <w:spacing w:after="0"/>
              <w:rPr>
                <w:ins w:id="91081" w:author="Claude (E30 修订)" w:date="2026-10-09T12:00:00Z"/>
              </w:rPr>
            </w:pPr>
            <w:ins w:id="91082" w:author="Claude (E30 修订)" w:date="2026-10-09T12:00:00Z">
              <w:r>
                <w:rPr>
                  <w:sz w:val="18"/>
                </w:rPr>
                <w:t xml:space="preserve">12</w:t>
              </w:r>
            </w:ins>
          </w:p>
        </w:tc>
      </w:tr>
      <w:tr w:rsidR="00E4519B" w14:paraId="0AE51C07" w14:textId="77777777">
        <w:trPr>
          <w:cantSplit/>
          <w:ins w:id="91145" w:author="Claude (E30 修订)" w:date="2026-10-09T12:00:00Z"/>
        </w:trPr>
        <w:tc>
          <w:tcPr>
            <w:tcW w:w="6918" w:type="dxa"/>
          </w:tcPr>
          <w:p w14:paraId="6CA6B0F5" w14:textId="77777777" w:rsidR="00E4519B" w:rsidRDefault="00000000">
            <w:pPr>
              <w:keepNext w:val="0"/>
              <w:spacing w:after="0"/>
              <w:ind w:left="227"/>
              <w:rPr>
                <w:ins w:id="91083" w:author="Claude (E30 修订)" w:date="2026-10-09T12:00:00Z"/>
              </w:rPr>
            </w:pPr>
            <w:ins w:id="91084" w:author="Claude (E30 修订)" w:date="2026-10-09T12:00:00Z">
              <w:r>
                <w:rPr>
                  <w:sz w:val="18"/>
                </w:rPr>
                <w:t xml:space="preserve">Aortic stenosis, mild-to-moderate or worse</w:t>
              </w:r>
            </w:ins>
          </w:p>
        </w:tc>
        <w:tc>
          <w:tcPr>
            <w:tcW w:w="1700" w:type="dxa"/>
          </w:tcPr>
          <w:p w14:paraId="51DF9F0A" w14:textId="77777777" w:rsidR="00E4519B" w:rsidRDefault="00000000">
            <w:pPr>
              <w:keepNext w:val="0"/>
              <w:spacing w:after="0"/>
              <w:rPr>
                <w:ins w:id="91085" w:author="Claude (E30 修订)" w:date="2026-10-09T12:00:00Z"/>
              </w:rPr>
            </w:pPr>
            <w:ins w:id="91086" w:author="Claude (E30 修订)" w:date="2026-10-09T12:00:00Z">
              <w:r>
                <w:rPr>
                  <w:sz w:val="18"/>
                </w:rPr>
                <w:t xml:space="preserve">1</w:t>
              </w:r>
            </w:ins>
          </w:p>
        </w:tc>
      </w:tr>
      <w:tr w:rsidR="00E4519B" w14:paraId="0AE51C07" w14:textId="77777777">
        <w:trPr>
          <w:cantSplit/>
          <w:ins w:id="91146" w:author="Claude (E30 修订)" w:date="2026-10-09T12:00:00Z"/>
        </w:trPr>
        <w:tc>
          <w:tcPr>
            <w:tcW w:w="6918" w:type="dxa"/>
          </w:tcPr>
          <w:p w14:paraId="6CA6B0F5" w14:textId="77777777" w:rsidR="00E4519B" w:rsidRDefault="00000000">
            <w:pPr>
              <w:keepNext w:val="0"/>
              <w:spacing w:after="0"/>
              <w:ind w:left="227"/>
              <w:rPr>
                <w:ins w:id="91087" w:author="Claude (E30 修订)" w:date="2026-10-09T12:00:00Z"/>
              </w:rPr>
            </w:pPr>
            <w:ins w:id="91088" w:author="Claude (E30 修订)" w:date="2026-10-09T12:00:00Z">
              <w:r>
                <w:rPr>
                  <w:sz w:val="18"/>
                </w:rPr>
                <w:t xml:space="preserve">Valve prolapse</w:t>
              </w:r>
            </w:ins>
          </w:p>
        </w:tc>
        <w:tc>
          <w:tcPr>
            <w:tcW w:w="1700" w:type="dxa"/>
          </w:tcPr>
          <w:p w14:paraId="51DF9F0A" w14:textId="77777777" w:rsidR="00E4519B" w:rsidRDefault="00000000">
            <w:pPr>
              <w:keepNext w:val="0"/>
              <w:spacing w:after="0"/>
              <w:rPr>
                <w:ins w:id="91089" w:author="Claude (E30 修订)" w:date="2026-10-09T12:00:00Z"/>
              </w:rPr>
            </w:pPr>
            <w:ins w:id="91090" w:author="Claude (E30 修订)" w:date="2026-10-09T12:00:00Z">
              <w:r>
                <w:rPr>
                  <w:sz w:val="18"/>
                </w:rPr>
                <w:t xml:space="preserve">5</w:t>
              </w:r>
            </w:ins>
          </w:p>
        </w:tc>
      </w:tr>
      <w:tr w:rsidR="00E4519B" w14:paraId="0AE51C07" w14:textId="77777777">
        <w:trPr>
          <w:cantSplit/>
          <w:ins w:id="91147" w:author="Claude (E30 修订)" w:date="2026-10-09T12:00:00Z"/>
        </w:trPr>
        <w:tc>
          <w:tcPr>
            <w:tcW w:w="6918" w:type="dxa"/>
          </w:tcPr>
          <w:p w14:paraId="6CA6B0F5" w14:textId="77777777" w:rsidR="00E4519B" w:rsidRDefault="00000000">
            <w:pPr>
              <w:keepNext w:val="0"/>
              <w:spacing w:after="0"/>
              <w:ind w:left="227"/>
              <w:rPr>
                <w:ins w:id="91091" w:author="Claude (E30 修订)" w:date="2026-10-09T12:00:00Z"/>
              </w:rPr>
            </w:pPr>
            <w:ins w:id="91092" w:author="Claude (E30 修订)" w:date="2026-10-09T12:00:00Z">
              <w:r>
                <w:rPr>
                  <w:sz w:val="18"/>
                </w:rPr>
                <w:t xml:space="preserve">Obstructive hypertrophic cardiomyopathy</w:t>
              </w:r>
            </w:ins>
          </w:p>
        </w:tc>
        <w:tc>
          <w:tcPr>
            <w:tcW w:w="1700" w:type="dxa"/>
          </w:tcPr>
          <w:p w14:paraId="51DF9F0A" w14:textId="77777777" w:rsidR="00E4519B" w:rsidRDefault="00000000">
            <w:pPr>
              <w:keepNext w:val="0"/>
              <w:spacing w:after="0"/>
              <w:rPr>
                <w:ins w:id="91093" w:author="Claude (E30 修订)" w:date="2026-10-09T12:00:00Z"/>
              </w:rPr>
            </w:pPr>
            <w:ins w:id="91094" w:author="Claude (E30 修订)" w:date="2026-10-09T12:00:00Z">
              <w:r>
                <w:rPr>
                  <w:sz w:val="18"/>
                </w:rPr>
                <w:t xml:space="preserve">8</w:t>
              </w:r>
            </w:ins>
          </w:p>
        </w:tc>
      </w:tr>
      <w:tr w:rsidR="00E4519B" w14:paraId="0AE51C07" w14:textId="77777777">
        <w:trPr>
          <w:cantSplit/>
          <w:ins w:id="91148" w:author="Claude (E30 修订)" w:date="2026-10-09T12:00:00Z"/>
        </w:trPr>
        <w:tc>
          <w:tcPr>
            <w:tcW w:w="6918" w:type="dxa"/>
          </w:tcPr>
          <w:p w14:paraId="6CA6B0F5" w14:textId="77777777" w:rsidR="00E4519B" w:rsidRDefault="00000000">
            <w:pPr>
              <w:keepNext w:val="0"/>
              <w:spacing w:after="0"/>
              <w:ind w:left="227"/>
              <w:rPr>
                <w:ins w:id="91095" w:author="Claude (E30 修订)" w:date="2026-10-09T12:00:00Z"/>
              </w:rPr>
            </w:pPr>
            <w:ins w:id="91096" w:author="Claude (E30 修订)" w:date="2026-10-09T12:00:00Z">
              <w:r>
                <w:rPr>
                  <w:sz w:val="18"/>
                </w:rPr>
                <w:t xml:space="preserve">Unrepaired atrial septal defect with shunt</w:t>
              </w:r>
            </w:ins>
          </w:p>
        </w:tc>
        <w:tc>
          <w:tcPr>
            <w:tcW w:w="1700" w:type="dxa"/>
          </w:tcPr>
          <w:p w14:paraId="51DF9F0A" w14:textId="77777777" w:rsidR="00E4519B" w:rsidRDefault="00000000">
            <w:pPr>
              <w:keepNext w:val="0"/>
              <w:spacing w:after="0"/>
              <w:rPr>
                <w:ins w:id="91097" w:author="Claude (E30 修订)" w:date="2026-10-09T12:00:00Z"/>
              </w:rPr>
            </w:pPr>
            <w:ins w:id="91098" w:author="Claude (E30 修订)" w:date="2026-10-09T12:00:00Z">
              <w:r>
                <w:rPr>
                  <w:sz w:val="18"/>
                </w:rPr>
                <w:t xml:space="preserve">16</w:t>
              </w:r>
            </w:ins>
          </w:p>
        </w:tc>
      </w:tr>
      <w:tr w:rsidR="00E4519B" w14:paraId="0AE51C07" w14:textId="77777777">
        <w:trPr>
          <w:cantSplit/>
          <w:ins w:id="91149" w:author="Claude (E30 修订)" w:date="2026-10-09T12:00:00Z"/>
        </w:trPr>
        <w:tc>
          <w:tcPr>
            <w:tcW w:w="6918" w:type="dxa"/>
          </w:tcPr>
          <w:p w14:paraId="6CA6B0F5" w14:textId="77777777" w:rsidR="00E4519B" w:rsidRDefault="00000000">
            <w:pPr>
              <w:keepNext w:val="0"/>
              <w:spacing w:after="0"/>
              <w:ind w:left="227"/>
              <w:rPr>
                <w:ins w:id="91099" w:author="Claude (E30 修订)" w:date="2026-10-09T12:00:00Z"/>
              </w:rPr>
            </w:pPr>
            <w:ins w:id="91100" w:author="Claude (E30 修订)" w:date="2026-10-09T12:00:00Z">
              <w:r>
                <w:rPr>
                  <w:sz w:val="18"/>
                </w:rPr>
                <w:t xml:space="preserve">Residual defect or shunt after repair or closure</w:t>
              </w:r>
            </w:ins>
          </w:p>
        </w:tc>
        <w:tc>
          <w:tcPr>
            <w:tcW w:w="1700" w:type="dxa"/>
          </w:tcPr>
          <w:p w14:paraId="51DF9F0A" w14:textId="77777777" w:rsidR="00E4519B" w:rsidRDefault="00000000">
            <w:pPr>
              <w:keepNext w:val="0"/>
              <w:spacing w:after="0"/>
              <w:rPr>
                <w:ins w:id="91101" w:author="Claude (E30 修订)" w:date="2026-10-09T12:00:00Z"/>
              </w:rPr>
            </w:pPr>
            <w:ins w:id="91102" w:author="Claude (E30 修订)" w:date="2026-10-09T12:00:00Z">
              <w:r>
                <w:rPr>
                  <w:sz w:val="18"/>
                </w:rPr>
                <w:t xml:space="preserve">2</w:t>
              </w:r>
            </w:ins>
          </w:p>
        </w:tc>
      </w:tr>
      <w:tr w:rsidR="00E4519B" w14:paraId="0AE51C07" w14:textId="77777777">
        <w:trPr>
          <w:cantSplit/>
          <w:ins w:id="91150" w:author="Claude (E30 修订)" w:date="2026-10-09T12:00:00Z"/>
        </w:trPr>
        <w:tc>
          <w:tcPr>
            <w:tcW w:w="6918" w:type="dxa"/>
          </w:tcPr>
          <w:p w14:paraId="6CA6B0F5" w14:textId="77777777" w:rsidR="00E4519B" w:rsidRDefault="00000000">
            <w:pPr>
              <w:keepNext w:val="0"/>
              <w:spacing w:after="0"/>
              <w:ind w:left="227"/>
              <w:rPr>
                <w:ins w:id="91103" w:author="Claude (E30 修订)" w:date="2026-10-09T12:00:00Z"/>
              </w:rPr>
            </w:pPr>
            <w:ins w:id="91104" w:author="Claude (E30 修订)" w:date="2026-10-09T12:00:00Z">
              <w:r>
                <w:rPr>
                  <w:sz w:val="18"/>
                </w:rPr>
                <w:t xml:space="preserve">Complex congenital heart disease</w:t>
              </w:r>
            </w:ins>
          </w:p>
        </w:tc>
        <w:tc>
          <w:tcPr>
            <w:tcW w:w="1700" w:type="dxa"/>
          </w:tcPr>
          <w:p w14:paraId="51DF9F0A" w14:textId="77777777" w:rsidR="00E4519B" w:rsidRDefault="00000000">
            <w:pPr>
              <w:keepNext w:val="0"/>
              <w:spacing w:after="0"/>
              <w:rPr>
                <w:ins w:id="91105" w:author="Claude (E30 修订)" w:date="2026-10-09T12:00:00Z"/>
              </w:rPr>
            </w:pPr>
            <w:ins w:id="91106" w:author="Claude (E30 修订)" w:date="2026-10-09T12:00:00Z">
              <w:r>
                <w:rPr>
                  <w:sz w:val="18"/>
                </w:rPr>
                <w:t xml:space="preserve">1</w:t>
              </w:r>
            </w:ins>
          </w:p>
        </w:tc>
      </w:tr>
      <w:tr w:rsidR="00E4519B" w14:paraId="64FF98CD" w14:textId="77777777">
        <w:trPr>
          <w:cantSplit/>
          <w:ins w:id="91151" w:author="Claude (E30 修订)" w:date="2026-10-09T12:00:00Z"/>
        </w:trPr>
        <w:tc>
          <w:tcPr>
            <w:tcW w:w="6918" w:type="dxa"/>
          </w:tcPr>
          <w:p w14:paraId="544BA198" w14:textId="77777777" w:rsidR="00E4519B" w:rsidRDefault="00000000">
            <w:pPr>
              <w:keepNext w:val="0"/>
              <w:spacing w:after="0"/>
              <w:rPr>
                <w:ins w:id="91107" w:author="Claude (E30 修订)" w:date="2026-10-09T12:00:00Z"/>
              </w:rPr>
            </w:pPr>
            <w:ins w:id="91108" w:author="Claude (E30 修订)" w:date="2026-10-09T12:00:00Z">
              <w:r>
                <w:rPr>
                  <w:sz w:val="18"/>
                </w:rPr>
                <w:t xml:space="preserve">Study population</w:t>
              </w:r>
            </w:ins>
          </w:p>
        </w:tc>
        <w:tc>
          <w:tcPr>
            <w:tcW w:w="1700" w:type="dxa"/>
          </w:tcPr>
          <w:p w14:paraId="74831D15" w14:textId="77777777" w:rsidR="00E4519B" w:rsidRDefault="00000000">
            <w:pPr>
              <w:keepNext w:val="0"/>
              <w:spacing w:after="0"/>
              <w:rPr>
                <w:ins w:id="91109" w:author="Claude (E30 修订)" w:date="2026-10-09T12:00:00Z"/>
              </w:rPr>
            </w:pPr>
            <w:ins w:id="91110" w:author="Claude (E30 修订)" w:date="2026-10-09T12:00:00Z">
              <w:r>
                <w:rPr>
                  <w:sz w:val="18"/>
                </w:rPr>
                <w:t xml:space="preserve">3,551</w:t>
              </w:r>
            </w:ins>
          </w:p>
        </w:tc>
      </w:tr>
      <w:tr w:rsidR="00E4519B" w14:paraId="64FF98CD" w14:textId="77777777">
        <w:trPr>
          <w:cantSplit/>
          <w:ins w:id="91152" w:author="Claude (E30 修订)" w:date="2026-10-09T12:00:00Z"/>
        </w:trPr>
        <w:tc>
          <w:tcPr>
            <w:tcW w:w="6918" w:type="dxa"/>
          </w:tcPr>
          <w:p w14:paraId="544BA198" w14:textId="77777777" w:rsidR="00E4519B" w:rsidRDefault="00000000">
            <w:pPr>
              <w:keepNext w:val="0"/>
              <w:spacing w:after="0"/>
              <w:rPr>
                <w:ins w:id="91111" w:author="Claude (E30 修订)" w:date="2026-10-09T12:00:00Z"/>
              </w:rPr>
            </w:pPr>
            <w:ins w:id="91112" w:author="Claude (E30 修订)" w:date="2026-10-09T12:00:00Z">
              <w:r>
                <w:rPr>
                  <w:sz w:val="18"/>
                </w:rPr>
                <w:t xml:space="preserve">Baseline phenotype set: first ablation admission in the study period, baseline TTE report graded to estimate prevalence</w:t>
              </w:r>
            </w:ins>
          </w:p>
        </w:tc>
        <w:tc>
          <w:tcPr>
            <w:tcW w:w="1700" w:type="dxa"/>
          </w:tcPr>
          <w:p w14:paraId="74831D15" w14:textId="77777777" w:rsidR="00E4519B" w:rsidRDefault="00000000">
            <w:pPr>
              <w:keepNext w:val="0"/>
              <w:spacing w:after="0"/>
              <w:rPr>
                <w:ins w:id="91113" w:author="Claude (E30 修订)" w:date="2026-10-09T12:00:00Z"/>
              </w:rPr>
            </w:pPr>
            <w:ins w:id="91114" w:author="Claude (E30 修订)" w:date="2026-10-09T12:00:00Z">
              <w:r>
                <w:rPr>
                  <w:sz w:val="18"/>
                </w:rPr>
                <w:t xml:space="preserve">3,045</w:t>
              </w:r>
            </w:ins>
          </w:p>
        </w:tc>
      </w:tr>
      <w:tr w:rsidR="00E4519B" w14:paraId="0AE51C07" w14:textId="77777777">
        <w:trPr>
          <w:cantSplit/>
          <w:ins w:id="91153" w:author="Claude (E30 修订)" w:date="2026-10-09T12:00:00Z"/>
        </w:trPr>
        <w:tc>
          <w:tcPr>
            <w:tcW w:w="6918" w:type="dxa"/>
          </w:tcPr>
          <w:p w14:paraId="6CA6B0F5" w14:textId="77777777" w:rsidR="00E4519B" w:rsidRDefault="00000000">
            <w:pPr>
              <w:keepNext w:val="0"/>
              <w:spacing w:after="0"/>
              <w:ind w:left="227"/>
              <w:rPr>
                <w:ins w:id="91115" w:author="Claude (E30 修订)" w:date="2026-10-09T12:00:00Z"/>
              </w:rPr>
            </w:pPr>
            <w:ins w:id="91116" w:author="Claude (E30 修订)" w:date="2026-10-09T12:00:00Z">
              <w:r>
                <w:rPr>
                  <w:sz w:val="18"/>
                </w:rPr>
                <w:t xml:space="preserve">Paroxysmal AF / persistent AF</w:t>
              </w:r>
            </w:ins>
          </w:p>
        </w:tc>
        <w:tc>
          <w:tcPr>
            <w:tcW w:w="1700" w:type="dxa"/>
          </w:tcPr>
          <w:p w14:paraId="51DF9F0A" w14:textId="77777777" w:rsidR="00E4519B" w:rsidRDefault="00000000">
            <w:pPr>
              <w:keepNext w:val="0"/>
              <w:spacing w:after="0"/>
              <w:rPr>
                <w:ins w:id="91117" w:author="Claude (E30 修订)" w:date="2026-10-09T12:00:00Z"/>
              </w:rPr>
            </w:pPr>
            <w:ins w:id="91118" w:author="Claude (E30 修订)" w:date="2026-10-09T12:00:00Z">
              <w:r>
                <w:rPr>
                  <w:sz w:val="18"/>
                </w:rPr>
                <w:t xml:space="preserve">1,848 / 1,197</w:t>
              </w:r>
            </w:ins>
          </w:p>
        </w:tc>
      </w:tr>
      <w:tr w:rsidR="00E4519B" w14:paraId="64FF98CD" w14:textId="77777777">
        <w:trPr>
          <w:cantSplit/>
          <w:ins w:id="91154" w:author="Claude (E30 修订)" w:date="2026-10-09T12:00:00Z"/>
        </w:trPr>
        <w:tc>
          <w:tcPr>
            <w:tcW w:w="6918" w:type="dxa"/>
          </w:tcPr>
          <w:p w14:paraId="544BA198" w14:textId="77777777" w:rsidR="00E4519B" w:rsidRDefault="00000000">
            <w:pPr>
              <w:keepNext w:val="0"/>
              <w:spacing w:after="0"/>
              <w:rPr>
                <w:ins w:id="91119" w:author="Claude (E30 修订)" w:date="2026-10-09T12:00:00Z"/>
              </w:rPr>
            </w:pPr>
            <w:ins w:id="91120" w:author="Claude (E30 修订)" w:date="2026-10-09T12:00:00Z">
              <w:r>
                <w:rPr>
                  <w:sz w:val="18"/>
                </w:rPr>
                <w:t xml:space="preserve">Registry admissions with MR or TR of analysis grade ≥1</w:t>
              </w:r>
            </w:ins>
          </w:p>
        </w:tc>
        <w:tc>
          <w:tcPr>
            <w:tcW w:w="1700" w:type="dxa"/>
          </w:tcPr>
          <w:p w14:paraId="74831D15" w14:textId="77777777" w:rsidR="00E4519B" w:rsidRDefault="00000000">
            <w:pPr>
              <w:keepNext w:val="0"/>
              <w:spacing w:after="0"/>
              <w:rPr>
                <w:ins w:id="91121" w:author="Claude (E30 修订)" w:date="2026-10-09T12:00:00Z"/>
              </w:rPr>
            </w:pPr>
            <w:ins w:id="91122" w:author="Claude (E30 修订)" w:date="2026-10-09T12:00:00Z">
              <w:r>
                <w:rPr>
                  <w:sz w:val="18"/>
                </w:rPr>
                <w:t xml:space="preserve">1,445 admissions; 1,419 patients</w:t>
              </w:r>
            </w:ins>
          </w:p>
        </w:tc>
      </w:tr>
      <w:tr w:rsidR="00E4519B" w14:paraId="0AE51C07" w14:textId="77777777">
        <w:trPr>
          <w:cantSplit/>
          <w:ins w:id="91155" w:author="Claude (E30 修订)" w:date="2026-10-09T12:00:00Z"/>
        </w:trPr>
        <w:tc>
          <w:tcPr>
            <w:tcW w:w="6918" w:type="dxa"/>
          </w:tcPr>
          <w:p w14:paraId="6CA6B0F5" w14:textId="77777777" w:rsidR="00E4519B" w:rsidRDefault="00000000">
            <w:pPr>
              <w:keepNext w:val="0"/>
              <w:spacing w:after="0"/>
              <w:ind w:left="227"/>
              <w:rPr>
                <w:ins w:id="91123" w:author="Claude (E30 修订)" w:date="2026-10-09T12:00:00Z"/>
              </w:rPr>
            </w:pPr>
            <w:ins w:id="91124" w:author="Claude (E30 修订)" w:date="2026-10-09T12:00:00Z">
              <w:r>
                <w:rPr>
                  <w:sz w:val="18"/>
                </w:rPr>
                <w:t xml:space="preserve">No 1-month TTE (Table S1B)</w:t>
              </w:r>
            </w:ins>
          </w:p>
        </w:tc>
        <w:tc>
          <w:tcPr>
            <w:tcW w:w="1700" w:type="dxa"/>
          </w:tcPr>
          <w:p w14:paraId="51DF9F0A" w14:textId="77777777" w:rsidR="00E4519B" w:rsidRDefault="00000000">
            <w:pPr>
              <w:keepNext w:val="0"/>
              <w:spacing w:after="0"/>
              <w:rPr>
                <w:ins w:id="91125" w:author="Claude (E30 修订)" w:date="2026-10-09T12:00:00Z"/>
              </w:rPr>
            </w:pPr>
            <w:ins w:id="91126" w:author="Claude (E30 修订)" w:date="2026-10-09T12:00:00Z">
              <w:r>
                <w:rPr>
                  <w:sz w:val="18"/>
                </w:rPr>
                <w:t xml:space="preserve">601 admissions; 592 patients</w:t>
              </w:r>
            </w:ins>
          </w:p>
        </w:tc>
      </w:tr>
      <w:tr w:rsidR="00E4519B" w14:paraId="64FF98CD" w14:textId="77777777">
        <w:trPr>
          <w:cantSplit/>
          <w:ins w:id="91156" w:author="Claude (E30 修订)" w:date="2026-10-09T12:00:00Z"/>
        </w:trPr>
        <w:tc>
          <w:tcPr>
            <w:tcW w:w="6918" w:type="dxa"/>
          </w:tcPr>
          <w:p w14:paraId="544BA198" w14:textId="77777777" w:rsidR="00E4519B" w:rsidRDefault="00000000">
            <w:pPr>
              <w:keepNext w:val="0"/>
              <w:spacing w:after="0"/>
              <w:rPr>
                <w:ins w:id="91127" w:author="Claude (E30 修订)" w:date="2026-10-09T12:00:00Z"/>
              </w:rPr>
            </w:pPr>
            <w:ins w:id="91128" w:author="Claude (E30 修订)" w:date="2026-10-09T12:00:00Z">
              <w:r>
                <w:rPr>
                  <w:sz w:val="18"/>
                </w:rPr>
                <w:t xml:space="preserve">Paired response set</w:t>
              </w:r>
            </w:ins>
          </w:p>
        </w:tc>
        <w:tc>
          <w:tcPr>
            <w:tcW w:w="1700" w:type="dxa"/>
          </w:tcPr>
          <w:p w14:paraId="74831D15" w14:textId="77777777" w:rsidR="00E4519B" w:rsidRDefault="00000000">
            <w:pPr>
              <w:keepNext w:val="0"/>
              <w:spacing w:after="0"/>
              <w:rPr>
                <w:ins w:id="91129" w:author="Claude (E30 修订)" w:date="2026-10-09T12:00:00Z"/>
              </w:rPr>
            </w:pPr>
            <w:ins w:id="91130" w:author="Claude (E30 修订)" w:date="2026-10-09T12:00:00Z">
              <w:r>
                <w:rPr>
                  <w:sz w:val="18"/>
                </w:rPr>
                <w:t xml:space="preserve">844 procedures; 837 patients</w:t>
              </w:r>
            </w:ins>
          </w:p>
        </w:tc>
      </w:tr>
      <w:tr w:rsidR="00E4519B" w14:paraId="64FF98CD" w14:textId="77777777">
        <w:trPr>
          <w:cantSplit/>
          <w:ins w:id="91157" w:author="Claude (E30 修订)" w:date="2026-10-09T12:00:00Z"/>
        </w:trPr>
        <w:tc>
          <w:tcPr>
            <w:tcW w:w="6918" w:type="dxa"/>
          </w:tcPr>
          <w:p w14:paraId="544BA198" w14:textId="77777777" w:rsidR="00E4519B" w:rsidRDefault="00000000">
            <w:pPr>
              <w:keepNext w:val="0"/>
              <w:spacing w:after="0"/>
              <w:rPr>
                <w:ins w:id="91131" w:author="Claude (E30 修订)" w:date="2026-10-09T12:00:00Z"/>
              </w:rPr>
            </w:pPr>
            <w:ins w:id="91132" w:author="Claude (E30 修订)" w:date="2026-10-09T12:00:00Z">
              <w:r>
                <w:rPr>
                  <w:sz w:val="18"/>
                </w:rPr>
                <w:t xml:space="preserve">Patients in both analysis sets</w:t>
              </w:r>
            </w:ins>
          </w:p>
        </w:tc>
        <w:tc>
          <w:tcPr>
            <w:tcW w:w="1700" w:type="dxa"/>
          </w:tcPr>
          <w:p w14:paraId="74831D15" w14:textId="77777777" w:rsidR="00E4519B" w:rsidRDefault="00000000">
            <w:pPr>
              <w:keepNext w:val="0"/>
              <w:spacing w:after="0"/>
              <w:rPr>
                <w:ins w:id="91133" w:author="Claude (E30 修订)" w:date="2026-10-09T12:00:00Z"/>
              </w:rPr>
            </w:pPr>
            <w:ins w:id="91134" w:author="Claude (E30 修订)" w:date="2026-10-09T12:00:00Z">
              <w:r>
                <w:rPr>
                  <w:sz w:val="18"/>
                </w:rPr>
                <w:t xml:space="preserve">372</w:t>
              </w:r>
            </w:ins>
          </w:p>
        </w:tc>
      </w:tr>
      <w:tr w:rsidR="00E4519B" w14:paraId="0AE51C07" w14:textId="77777777">
        <w:trPr>
          <w:cantSplit/>
          <w:ins w:id="91158" w:author="Claude (E30 修订)" w:date="2026-10-09T12:00:00Z"/>
        </w:trPr>
        <w:tc>
          <w:tcPr>
            <w:tcW w:w="6918" w:type="dxa"/>
            <w:tcBorders>
              <w:bottom w:val="single" w:sz="8" w:space="0" w:color="000000"/>
            </w:tcBorders>
          </w:tcPr>
          <w:p w14:paraId="6CA6B0F5" w14:textId="77777777" w:rsidR="00E4519B" w:rsidRDefault="00000000">
            <w:pPr>
              <w:keepNext w:val="0"/>
              <w:spacing w:after="0"/>
              <w:ind w:left="227"/>
              <w:rPr>
                <w:ins w:id="91135" w:author="Claude (E30 修订)" w:date="2026-10-09T12:00:00Z"/>
              </w:rPr>
            </w:pPr>
            <w:ins w:id="91136" w:author="Claude (E30 修订)" w:date="2026-10-09T12:00:00Z">
              <w:r>
                <w:rPr>
                  <w:sz w:val="18"/>
                </w:rPr>
                <w:t xml:space="preserve">Baseline-set admission was a paired procedure (baseline grades of the paired analysis used)</w:t>
              </w:r>
            </w:ins>
          </w:p>
        </w:tc>
        <w:tc>
          <w:tcPr>
            <w:tcW w:w="1700" w:type="dxa"/>
            <w:tcBorders>
              <w:bottom w:val="single" w:sz="8" w:space="0" w:color="000000"/>
            </w:tcBorders>
          </w:tcPr>
          <w:p w14:paraId="51DF9F0A" w14:textId="77777777" w:rsidR="00E4519B" w:rsidRDefault="00000000">
            <w:pPr>
              <w:keepNext w:val="0"/>
              <w:spacing w:after="0"/>
              <w:rPr>
                <w:ins w:id="91137" w:author="Claude (E30 修订)" w:date="2026-10-09T12:00:00Z"/>
              </w:rPr>
            </w:pPr>
            <w:ins w:id="91138" w:author="Claude (E30 修订)" w:date="2026-10-09T12:00:00Z">
              <w:r>
                <w:rPr>
                  <w:sz w:val="18"/>
                </w:rPr>
                <w:t xml:space="preserve">366</w:t>
              </w:r>
            </w:ins>
          </w:p>
        </w:tc>
      </w:tr>
    </w:tbl>
    <w:p w14:paraId="36B98993" w14:textId="77777777" w:rsidR="00C975E4" w:rsidRDefault="00000000">
      <w:pPr>
        <w:rPr>
          <w:del w:id="91249" w:author="Claude (E30 修订)" w:date="2026-10-09T12:00:00Z"/>
        </w:rPr>
      </w:pPr>
      <w:del w:id="91250" w:author="Claude (E30 修订)" w:date="2026-10-09T12:00:00Z">
        <w:r>
          <w:rPr>
            <w:i/>
          </w:rPr>
          <w:delText>B. Patients with and without a confirmed pre-procedural TTE report</w:delText>
        </w:r>
      </w:del>
    </w:p>
    <w:tbl>
      <w:tblPr>
        <w:tblW w:w="8618" w:type="dxa"/>
        <w:tblLayout w:type="fixed"/>
        <w:tblLook w:val="04A0" w:firstRow="1" w:lastRow="0" w:firstColumn="1" w:lastColumn="0" w:noHBand="0" w:noVBand="1"/>
      </w:tblPr>
      <w:tblGrid>
        <w:gridCol w:w="3958"/>
        <w:gridCol w:w="2330"/>
        <w:gridCol w:w="2330"/>
      </w:tblGrid>
      <w:tr w:rsidR="00E4519B" w14:paraId="66FF981E" w14:textId="77777777">
        <w:trPr>
          <w:cantSplit/>
          <w:tblHeader/>
          <w:del w:id="91323" w:author="Claude (E30 修订)" w:date="2026-10-09T12:00:00Z"/>
        </w:trPr>
        <w:tc>
          <w:tcPr>
            <w:tcW w:w="3958" w:type="dxa"/>
            <w:tcBorders>
              <w:top w:val="single" w:sz="8" w:space="0" w:color="000000"/>
              <w:bottom w:val="single" w:sz="8" w:space="0" w:color="000000"/>
            </w:tcBorders>
          </w:tcPr>
          <w:p w14:paraId="06DF9383" w14:textId="77777777" w:rsidR="00E4519B" w:rsidRDefault="00000000">
            <w:pPr>
              <w:keepNext/>
              <w:spacing w:after="0"/>
              <w:rPr>
                <w:del w:id="91251" w:author="Claude (E30 修订)" w:date="2026-10-09T12:00:00Z"/>
              </w:rPr>
            </w:pPr>
            <w:del w:id="91252" w:author="Claude (E30 修订)" w:date="2026-10-09T12:00:00Z">
              <w:r>
                <w:rPr>
                  <w:b/>
                  <w:sz w:val="18"/>
                </w:rPr>
                <w:delText>Variable</w:delText>
              </w:r>
            </w:del>
          </w:p>
        </w:tc>
        <w:tc>
          <w:tcPr>
            <w:tcW w:w="2330" w:type="dxa"/>
            <w:tcBorders>
              <w:top w:val="single" w:sz="8" w:space="0" w:color="000000"/>
              <w:bottom w:val="single" w:sz="8" w:space="0" w:color="000000"/>
            </w:tcBorders>
          </w:tcPr>
          <w:p w14:paraId="4A2ACA87" w14:textId="77777777" w:rsidR="00E4519B" w:rsidRDefault="00000000">
            <w:pPr>
              <w:keepNext/>
              <w:spacing w:after="0"/>
              <w:rPr>
                <w:del w:id="91253" w:author="Claude (E30 修订)" w:date="2026-10-09T12:00:00Z"/>
              </w:rPr>
            </w:pPr>
            <w:del w:id="91254" w:author="Claude (E30 修订)" w:date="2026-10-09T12:00:00Z">
              <w:r>
                <w:rPr>
                  <w:b/>
                  <w:sz w:val="18"/>
                </w:rPr>
                <w:delText>With confirmed report (n=2,322), %</w:delText>
              </w:r>
            </w:del>
          </w:p>
        </w:tc>
        <w:tc>
          <w:tcPr>
            <w:tcW w:w="2330" w:type="dxa"/>
            <w:tcBorders>
              <w:top w:val="single" w:sz="8" w:space="0" w:color="000000"/>
              <w:bottom w:val="single" w:sz="8" w:space="0" w:color="000000"/>
            </w:tcBorders>
          </w:tcPr>
          <w:p w14:paraId="66A870E3" w14:textId="77777777" w:rsidR="00E4519B" w:rsidRDefault="00000000">
            <w:pPr>
              <w:keepNext/>
              <w:spacing w:after="0"/>
              <w:rPr>
                <w:del w:id="91255" w:author="Claude (E30 修订)" w:date="2026-10-09T12:00:00Z"/>
              </w:rPr>
            </w:pPr>
            <w:del w:id="91256" w:author="Claude (E30 修订)" w:date="2026-10-09T12:00:00Z">
              <w:r>
                <w:rPr>
                  <w:b/>
                  <w:sz w:val="18"/>
                </w:rPr>
                <w:delText>Without (n=2,905), %</w:delText>
              </w:r>
            </w:del>
          </w:p>
        </w:tc>
      </w:tr>
      <w:tr w:rsidR="00E4519B" w14:paraId="2E4713B8" w14:textId="77777777">
        <w:trPr>
          <w:cantSplit/>
          <w:del w:id="91324" w:author="Claude (E30 修订)" w:date="2026-10-09T12:00:00Z"/>
        </w:trPr>
        <w:tc>
          <w:tcPr>
            <w:tcW w:w="3958" w:type="dxa"/>
          </w:tcPr>
          <w:p w14:paraId="767BA710" w14:textId="77777777" w:rsidR="00E4519B" w:rsidRDefault="00000000">
            <w:pPr>
              <w:keepNext w:val="0"/>
              <w:spacing w:after="0"/>
              <w:rPr>
                <w:del w:id="91257" w:author="Claude (E30 修订)" w:date="2026-10-09T12:00:00Z"/>
              </w:rPr>
            </w:pPr>
            <w:del w:id="91258" w:author="Claude (E30 修订)" w:date="2026-10-09T12:00:00Z">
              <w:r>
                <w:rPr>
                  <w:sz w:val="18"/>
                </w:rPr>
                <w:delText>Age, y, mean</w:delText>
              </w:r>
            </w:del>
          </w:p>
        </w:tc>
        <w:tc>
          <w:tcPr>
            <w:tcW w:w="2330" w:type="dxa"/>
          </w:tcPr>
          <w:p w14:paraId="00C50DCC" w14:textId="77777777" w:rsidR="00E4519B" w:rsidRDefault="00000000">
            <w:pPr>
              <w:keepNext w:val="0"/>
              <w:spacing w:after="0"/>
              <w:rPr>
                <w:del w:id="91259" w:author="Claude (E30 修订)" w:date="2026-10-09T12:00:00Z"/>
              </w:rPr>
            </w:pPr>
            <w:del w:id="91260" w:author="Claude (E30 修订)" w:date="2026-10-09T12:00:00Z">
              <w:r>
                <w:rPr>
                  <w:sz w:val="18"/>
                </w:rPr>
                <w:delText>62.8</w:delText>
              </w:r>
            </w:del>
          </w:p>
        </w:tc>
        <w:tc>
          <w:tcPr>
            <w:tcW w:w="2330" w:type="dxa"/>
          </w:tcPr>
          <w:p w14:paraId="22AEFDB0" w14:textId="77777777" w:rsidR="00E4519B" w:rsidRDefault="00000000">
            <w:pPr>
              <w:keepNext w:val="0"/>
              <w:spacing w:after="0"/>
              <w:rPr>
                <w:del w:id="91261" w:author="Claude (E30 修订)" w:date="2026-10-09T12:00:00Z"/>
              </w:rPr>
            </w:pPr>
            <w:del w:id="91262" w:author="Claude (E30 修订)" w:date="2026-10-09T12:00:00Z">
              <w:r>
                <w:rPr>
                  <w:sz w:val="18"/>
                </w:rPr>
                <w:delText>62.2</w:delText>
              </w:r>
            </w:del>
          </w:p>
        </w:tc>
      </w:tr>
      <w:tr w:rsidR="00E4519B" w14:paraId="71C03220" w14:textId="77777777">
        <w:trPr>
          <w:cantSplit/>
          <w:del w:id="91325" w:author="Claude (E30 修订)" w:date="2026-10-09T12:00:00Z"/>
        </w:trPr>
        <w:tc>
          <w:tcPr>
            <w:tcW w:w="3958" w:type="dxa"/>
          </w:tcPr>
          <w:p w14:paraId="77CC4375" w14:textId="77777777" w:rsidR="00E4519B" w:rsidRDefault="00000000">
            <w:pPr>
              <w:keepNext w:val="0"/>
              <w:spacing w:after="0"/>
              <w:rPr>
                <w:del w:id="91263" w:author="Claude (E30 修订)" w:date="2026-10-09T12:00:00Z"/>
              </w:rPr>
            </w:pPr>
            <w:del w:id="91264" w:author="Claude (E30 修订)" w:date="2026-10-09T12:00:00Z">
              <w:r>
                <w:rPr>
                  <w:sz w:val="18"/>
                </w:rPr>
                <w:delText>Female sex</w:delText>
              </w:r>
            </w:del>
          </w:p>
        </w:tc>
        <w:tc>
          <w:tcPr>
            <w:tcW w:w="2330" w:type="dxa"/>
          </w:tcPr>
          <w:p w14:paraId="7244DE3E" w14:textId="77777777" w:rsidR="00E4519B" w:rsidRDefault="00000000">
            <w:pPr>
              <w:keepNext w:val="0"/>
              <w:spacing w:after="0"/>
              <w:rPr>
                <w:del w:id="91265" w:author="Claude (E30 修订)" w:date="2026-10-09T12:00:00Z"/>
              </w:rPr>
            </w:pPr>
            <w:del w:id="91266" w:author="Claude (E30 修订)" w:date="2026-10-09T12:00:00Z">
              <w:r>
                <w:rPr>
                  <w:sz w:val="18"/>
                </w:rPr>
                <w:delText>42.2</w:delText>
              </w:r>
            </w:del>
          </w:p>
        </w:tc>
        <w:tc>
          <w:tcPr>
            <w:tcW w:w="2330" w:type="dxa"/>
          </w:tcPr>
          <w:p w14:paraId="570EE6FC" w14:textId="77777777" w:rsidR="00E4519B" w:rsidRDefault="00000000">
            <w:pPr>
              <w:keepNext w:val="0"/>
              <w:spacing w:after="0"/>
              <w:rPr>
                <w:del w:id="91267" w:author="Claude (E30 修订)" w:date="2026-10-09T12:00:00Z"/>
              </w:rPr>
            </w:pPr>
            <w:del w:id="91268" w:author="Claude (E30 修订)" w:date="2026-10-09T12:00:00Z">
              <w:r>
                <w:rPr>
                  <w:sz w:val="18"/>
                </w:rPr>
                <w:delText>37.9</w:delText>
              </w:r>
            </w:del>
          </w:p>
        </w:tc>
      </w:tr>
      <w:tr w:rsidR="00E4519B" w14:paraId="0A1B269B" w14:textId="77777777">
        <w:trPr>
          <w:cantSplit/>
          <w:del w:id="91326" w:author="Claude (E30 修订)" w:date="2026-10-09T12:00:00Z"/>
        </w:trPr>
        <w:tc>
          <w:tcPr>
            <w:tcW w:w="3958" w:type="dxa"/>
          </w:tcPr>
          <w:p w14:paraId="754FFAFF" w14:textId="77777777" w:rsidR="00E4519B" w:rsidRDefault="00000000">
            <w:pPr>
              <w:keepNext w:val="0"/>
              <w:spacing w:after="0"/>
              <w:rPr>
                <w:del w:id="91269" w:author="Claude (E30 修订)" w:date="2026-10-09T12:00:00Z"/>
              </w:rPr>
            </w:pPr>
            <w:del w:id="91270" w:author="Claude (E30 修订)" w:date="2026-10-09T12:00:00Z">
              <w:r>
                <w:rPr>
                  <w:sz w:val="18"/>
                </w:rPr>
                <w:delText>Persistent AF</w:delText>
              </w:r>
            </w:del>
          </w:p>
        </w:tc>
        <w:tc>
          <w:tcPr>
            <w:tcW w:w="2330" w:type="dxa"/>
          </w:tcPr>
          <w:p w14:paraId="185CEEC4" w14:textId="77777777" w:rsidR="00E4519B" w:rsidRDefault="00000000">
            <w:pPr>
              <w:keepNext w:val="0"/>
              <w:spacing w:after="0"/>
              <w:rPr>
                <w:del w:id="91271" w:author="Claude (E30 修订)" w:date="2026-10-09T12:00:00Z"/>
              </w:rPr>
            </w:pPr>
            <w:del w:id="91272" w:author="Claude (E30 修订)" w:date="2026-10-09T12:00:00Z">
              <w:r>
                <w:rPr>
                  <w:sz w:val="18"/>
                </w:rPr>
                <w:delText xml:space="preserve">41.1</w:delText>
              </w:r>
            </w:del>
          </w:p>
        </w:tc>
        <w:tc>
          <w:tcPr>
            <w:tcW w:w="2330" w:type="dxa"/>
          </w:tcPr>
          <w:p w14:paraId="40409EDC" w14:textId="77777777" w:rsidR="00E4519B" w:rsidRDefault="00000000">
            <w:pPr>
              <w:keepNext w:val="0"/>
              <w:spacing w:after="0"/>
              <w:rPr>
                <w:del w:id="91273" w:author="Claude (E30 修订)" w:date="2026-10-09T12:00:00Z"/>
              </w:rPr>
            </w:pPr>
            <w:del w:id="91274" w:author="Claude (E30 修订)" w:date="2026-10-09T12:00:00Z">
              <w:r>
                <w:rPr>
                  <w:sz w:val="18"/>
                </w:rPr>
                <w:delText>38.6</w:delText>
              </w:r>
            </w:del>
          </w:p>
        </w:tc>
      </w:tr>
      <w:tr w:rsidR="00E4519B" w14:paraId="07FBA267" w14:textId="77777777">
        <w:trPr>
          <w:cantSplit/>
          <w:del w:id="91327" w:author="Claude (E30 修订)" w:date="2026-10-09T12:00:00Z"/>
        </w:trPr>
        <w:tc>
          <w:tcPr>
            <w:tcW w:w="3958" w:type="dxa"/>
          </w:tcPr>
          <w:p w14:paraId="4EA4C320" w14:textId="77777777" w:rsidR="00E4519B" w:rsidRDefault="00000000">
            <w:pPr>
              <w:keepNext w:val="0"/>
              <w:spacing w:after="0"/>
              <w:rPr>
                <w:del w:id="91275" w:author="Claude (E30 修订)" w:date="2026-10-09T12:00:00Z"/>
              </w:rPr>
            </w:pPr>
            <w:del w:id="91276" w:author="Claude (E30 修订)" w:date="2026-10-09T12:00:00Z">
              <w:r>
                <w:rPr>
                  <w:sz w:val="18"/>
                </w:rPr>
                <w:delText>Paroxysmal AF</w:delText>
              </w:r>
            </w:del>
          </w:p>
        </w:tc>
        <w:tc>
          <w:tcPr>
            <w:tcW w:w="2330" w:type="dxa"/>
          </w:tcPr>
          <w:p w14:paraId="21DE9305" w14:textId="77777777" w:rsidR="00E4519B" w:rsidRDefault="00000000">
            <w:pPr>
              <w:keepNext w:val="0"/>
              <w:spacing w:after="0"/>
              <w:rPr>
                <w:del w:id="91277" w:author="Claude (E30 修订)" w:date="2026-10-09T12:00:00Z"/>
              </w:rPr>
            </w:pPr>
            <w:del w:id="91278" w:author="Claude (E30 修订)" w:date="2026-10-09T12:00:00Z">
              <w:r>
                <w:rPr>
                  <w:sz w:val="18"/>
                </w:rPr>
                <w:delText xml:space="preserve">58.9</w:delText>
              </w:r>
            </w:del>
          </w:p>
        </w:tc>
        <w:tc>
          <w:tcPr>
            <w:tcW w:w="2330" w:type="dxa"/>
          </w:tcPr>
          <w:p w14:paraId="72BAEBF9" w14:textId="77777777" w:rsidR="00E4519B" w:rsidRDefault="00000000">
            <w:pPr>
              <w:keepNext w:val="0"/>
              <w:spacing w:after="0"/>
              <w:rPr>
                <w:del w:id="91279" w:author="Claude (E30 修订)" w:date="2026-10-09T12:00:00Z"/>
              </w:rPr>
            </w:pPr>
            <w:del w:id="91280" w:author="Claude (E30 修订)" w:date="2026-10-09T12:00:00Z">
              <w:r>
                <w:rPr>
                  <w:sz w:val="18"/>
                </w:rPr>
                <w:delText>58.2</w:delText>
              </w:r>
            </w:del>
          </w:p>
        </w:tc>
      </w:tr>
      <w:tr w:rsidR="00E4519B" w14:paraId="74E6CE5B" w14:textId="77777777">
        <w:trPr>
          <w:cantSplit/>
          <w:del w:id="91328" w:author="Claude (E30 修订)" w:date="2026-10-09T12:00:00Z"/>
        </w:trPr>
        <w:tc>
          <w:tcPr>
            <w:tcW w:w="3958" w:type="dxa"/>
          </w:tcPr>
          <w:p w14:paraId="5B91EEF5" w14:textId="77777777" w:rsidR="00E4519B" w:rsidRDefault="00000000">
            <w:pPr>
              <w:keepNext w:val="0"/>
              <w:spacing w:after="0"/>
              <w:rPr>
                <w:del w:id="91281" w:author="Claude (E30 修订)" w:date="2026-10-09T12:00:00Z"/>
              </w:rPr>
            </w:pPr>
            <w:del w:id="91282" w:author="Claude (E30 修订)" w:date="2026-10-09T12:00:00Z">
              <w:r>
                <w:rPr>
                  <w:sz w:val="18"/>
                </w:rPr>
                <w:delText>AF type unclassified</w:delText>
              </w:r>
            </w:del>
          </w:p>
        </w:tc>
        <w:tc>
          <w:tcPr>
            <w:tcW w:w="2330" w:type="dxa"/>
          </w:tcPr>
          <w:p w14:paraId="088906EC" w14:textId="77777777" w:rsidR="00E4519B" w:rsidRDefault="00000000">
            <w:pPr>
              <w:keepNext w:val="0"/>
              <w:spacing w:after="0"/>
              <w:rPr>
                <w:del w:id="91283" w:author="Claude (E30 修订)" w:date="2026-10-09T12:00:00Z"/>
              </w:rPr>
            </w:pPr>
            <w:del w:id="91284" w:author="Claude (E30 修订)" w:date="2026-10-09T12:00:00Z">
              <w:r>
                <w:rPr>
                  <w:sz w:val="18"/>
                </w:rPr>
                <w:delText xml:space="preserve">0.0</w:delText>
              </w:r>
            </w:del>
          </w:p>
        </w:tc>
        <w:tc>
          <w:tcPr>
            <w:tcW w:w="2330" w:type="dxa"/>
          </w:tcPr>
          <w:p w14:paraId="0BDB3E04" w14:textId="77777777" w:rsidR="00E4519B" w:rsidRDefault="00000000">
            <w:pPr>
              <w:keepNext w:val="0"/>
              <w:spacing w:after="0"/>
              <w:rPr>
                <w:del w:id="91285" w:author="Claude (E30 修订)" w:date="2026-10-09T12:00:00Z"/>
              </w:rPr>
            </w:pPr>
            <w:del w:id="91286" w:author="Claude (E30 修订)" w:date="2026-10-09T12:00:00Z">
              <w:r>
                <w:rPr>
                  <w:sz w:val="18"/>
                </w:rPr>
                <w:delText>3.2</w:delText>
              </w:r>
            </w:del>
          </w:p>
        </w:tc>
      </w:tr>
      <w:tr w:rsidR="00E4519B" w14:paraId="6E575D62" w14:textId="77777777">
        <w:trPr>
          <w:cantSplit/>
          <w:del w:id="91329" w:author="Claude (E30 修订)" w:date="2026-10-09T12:00:00Z"/>
        </w:trPr>
        <w:tc>
          <w:tcPr>
            <w:tcW w:w="3958" w:type="dxa"/>
          </w:tcPr>
          <w:p w14:paraId="55876E05" w14:textId="77777777" w:rsidR="00E4519B" w:rsidRDefault="00000000">
            <w:pPr>
              <w:keepNext w:val="0"/>
              <w:spacing w:after="0"/>
              <w:rPr>
                <w:del w:id="91287" w:author="Claude (E30 修订)" w:date="2026-10-09T12:00:00Z"/>
              </w:rPr>
            </w:pPr>
            <w:del w:id="91288" w:author="Claude (E30 修订)" w:date="2026-10-09T12:00:00Z">
              <w:r>
                <w:rPr>
                  <w:sz w:val="18"/>
                </w:rPr>
                <w:delText>Concomitant LAAO</w:delText>
              </w:r>
            </w:del>
          </w:p>
        </w:tc>
        <w:tc>
          <w:tcPr>
            <w:tcW w:w="2330" w:type="dxa"/>
          </w:tcPr>
          <w:p w14:paraId="4794A47C" w14:textId="77777777" w:rsidR="00E4519B" w:rsidRDefault="00000000">
            <w:pPr>
              <w:keepNext w:val="0"/>
              <w:spacing w:after="0"/>
              <w:rPr>
                <w:del w:id="91289" w:author="Claude (E30 修订)" w:date="2026-10-09T12:00:00Z"/>
              </w:rPr>
            </w:pPr>
            <w:del w:id="91290" w:author="Claude (E30 修订)" w:date="2026-10-09T12:00:00Z">
              <w:r>
                <w:rPr>
                  <w:sz w:val="18"/>
                </w:rPr>
                <w:delText>16.8</w:delText>
              </w:r>
            </w:del>
          </w:p>
        </w:tc>
        <w:tc>
          <w:tcPr>
            <w:tcW w:w="2330" w:type="dxa"/>
          </w:tcPr>
          <w:p w14:paraId="2C770DC1" w14:textId="77777777" w:rsidR="00E4519B" w:rsidRDefault="00000000">
            <w:pPr>
              <w:keepNext w:val="0"/>
              <w:spacing w:after="0"/>
              <w:rPr>
                <w:del w:id="91291" w:author="Claude (E30 修订)" w:date="2026-10-09T12:00:00Z"/>
              </w:rPr>
            </w:pPr>
            <w:del w:id="91292" w:author="Claude (E30 修订)" w:date="2026-10-09T12:00:00Z">
              <w:r>
                <w:rPr>
                  <w:sz w:val="18"/>
                </w:rPr>
                <w:delText>8.0</w:delText>
              </w:r>
            </w:del>
          </w:p>
        </w:tc>
      </w:tr>
      <w:tr w:rsidR="00E4519B" w14:paraId="08DE3A98" w14:textId="77777777">
        <w:trPr>
          <w:cantSplit/>
          <w:del w:id="91330" w:author="Claude (E30 修订)" w:date="2026-10-09T12:00:00Z"/>
        </w:trPr>
        <w:tc>
          <w:tcPr>
            <w:tcW w:w="3958" w:type="dxa"/>
          </w:tcPr>
          <w:p w14:paraId="28A66241" w14:textId="77777777" w:rsidR="00E4519B" w:rsidRDefault="00000000">
            <w:pPr>
              <w:keepNext w:val="0"/>
              <w:spacing w:after="0"/>
              <w:rPr>
                <w:del w:id="91293" w:author="Claude (E30 修订)" w:date="2026-10-09T12:00:00Z"/>
              </w:rPr>
            </w:pPr>
            <w:del w:id="91294" w:author="Claude (E30 修订)" w:date="2026-10-09T12:00:00Z">
              <w:r>
                <w:rPr>
                  <w:sz w:val="18"/>
                </w:rPr>
                <w:delText>Discharge in 2020</w:delText>
              </w:r>
            </w:del>
          </w:p>
        </w:tc>
        <w:tc>
          <w:tcPr>
            <w:tcW w:w="2330" w:type="dxa"/>
          </w:tcPr>
          <w:p w14:paraId="12140F70" w14:textId="77777777" w:rsidR="00E4519B" w:rsidRDefault="00000000">
            <w:pPr>
              <w:keepNext w:val="0"/>
              <w:spacing w:after="0"/>
              <w:rPr>
                <w:del w:id="91295" w:author="Claude (E30 修订)" w:date="2026-10-09T12:00:00Z"/>
              </w:rPr>
            </w:pPr>
            <w:del w:id="91296" w:author="Claude (E30 修订)" w:date="2026-10-09T12:00:00Z">
              <w:r>
                <w:rPr>
                  <w:sz w:val="18"/>
                </w:rPr>
                <w:delText>20.2</w:delText>
              </w:r>
            </w:del>
          </w:p>
        </w:tc>
        <w:tc>
          <w:tcPr>
            <w:tcW w:w="2330" w:type="dxa"/>
          </w:tcPr>
          <w:p w14:paraId="26A0FB87" w14:textId="77777777" w:rsidR="00E4519B" w:rsidRDefault="00000000">
            <w:pPr>
              <w:keepNext w:val="0"/>
              <w:spacing w:after="0"/>
              <w:rPr>
                <w:del w:id="91297" w:author="Claude (E30 修订)" w:date="2026-10-09T12:00:00Z"/>
              </w:rPr>
            </w:pPr>
            <w:del w:id="91298" w:author="Claude (E30 修订)" w:date="2026-10-09T12:00:00Z">
              <w:r>
                <w:rPr>
                  <w:sz w:val="18"/>
                </w:rPr>
                <w:delText>14.6</w:delText>
              </w:r>
            </w:del>
          </w:p>
        </w:tc>
      </w:tr>
      <w:tr w:rsidR="00E4519B" w14:paraId="32715674" w14:textId="77777777">
        <w:trPr>
          <w:cantSplit/>
          <w:del w:id="91331" w:author="Claude (E30 修订)" w:date="2026-10-09T12:00:00Z"/>
        </w:trPr>
        <w:tc>
          <w:tcPr>
            <w:tcW w:w="3958" w:type="dxa"/>
          </w:tcPr>
          <w:p w14:paraId="507A96CF" w14:textId="77777777" w:rsidR="00E4519B" w:rsidRDefault="00000000">
            <w:pPr>
              <w:keepNext w:val="0"/>
              <w:spacing w:after="0"/>
              <w:rPr>
                <w:del w:id="91299" w:author="Claude (E30 修订)" w:date="2026-10-09T12:00:00Z"/>
              </w:rPr>
            </w:pPr>
            <w:del w:id="91300" w:author="Claude (E30 修订)" w:date="2026-10-09T12:00:00Z">
              <w:r>
                <w:rPr>
                  <w:sz w:val="18"/>
                </w:rPr>
                <w:delText>Discharge in 2021</w:delText>
              </w:r>
            </w:del>
          </w:p>
        </w:tc>
        <w:tc>
          <w:tcPr>
            <w:tcW w:w="2330" w:type="dxa"/>
          </w:tcPr>
          <w:p w14:paraId="09F868E1" w14:textId="77777777" w:rsidR="00E4519B" w:rsidRDefault="00000000">
            <w:pPr>
              <w:keepNext w:val="0"/>
              <w:spacing w:after="0"/>
              <w:rPr>
                <w:del w:id="91301" w:author="Claude (E30 修订)" w:date="2026-10-09T12:00:00Z"/>
              </w:rPr>
            </w:pPr>
            <w:del w:id="91302" w:author="Claude (E30 修订)" w:date="2026-10-09T12:00:00Z">
              <w:r>
                <w:rPr>
                  <w:sz w:val="18"/>
                </w:rPr>
                <w:delText>16.7</w:delText>
              </w:r>
            </w:del>
          </w:p>
        </w:tc>
        <w:tc>
          <w:tcPr>
            <w:tcW w:w="2330" w:type="dxa"/>
          </w:tcPr>
          <w:p w14:paraId="19DC45E0" w14:textId="77777777" w:rsidR="00E4519B" w:rsidRDefault="00000000">
            <w:pPr>
              <w:keepNext w:val="0"/>
              <w:spacing w:after="0"/>
              <w:rPr>
                <w:del w:id="91303" w:author="Claude (E30 修订)" w:date="2026-10-09T12:00:00Z"/>
              </w:rPr>
            </w:pPr>
            <w:del w:id="91304" w:author="Claude (E30 修订)" w:date="2026-10-09T12:00:00Z">
              <w:r>
                <w:rPr>
                  <w:sz w:val="18"/>
                </w:rPr>
                <w:delText>24.8</w:delText>
              </w:r>
            </w:del>
          </w:p>
        </w:tc>
      </w:tr>
      <w:tr w:rsidR="00E4519B" w14:paraId="35ACD6A1" w14:textId="77777777">
        <w:trPr>
          <w:cantSplit/>
          <w:del w:id="91332" w:author="Claude (E30 修订)" w:date="2026-10-09T12:00:00Z"/>
        </w:trPr>
        <w:tc>
          <w:tcPr>
            <w:tcW w:w="3958" w:type="dxa"/>
          </w:tcPr>
          <w:p w14:paraId="410E5CD5" w14:textId="77777777" w:rsidR="00E4519B" w:rsidRDefault="00000000">
            <w:pPr>
              <w:keepNext w:val="0"/>
              <w:spacing w:after="0"/>
              <w:rPr>
                <w:del w:id="91305" w:author="Claude (E30 修订)" w:date="2026-10-09T12:00:00Z"/>
              </w:rPr>
            </w:pPr>
            <w:del w:id="91306" w:author="Claude (E30 修订)" w:date="2026-10-09T12:00:00Z">
              <w:r>
                <w:rPr>
                  <w:sz w:val="18"/>
                </w:rPr>
                <w:delText>Discharge in 2022</w:delText>
              </w:r>
            </w:del>
          </w:p>
        </w:tc>
        <w:tc>
          <w:tcPr>
            <w:tcW w:w="2330" w:type="dxa"/>
          </w:tcPr>
          <w:p w14:paraId="5F0C3629" w14:textId="77777777" w:rsidR="00E4519B" w:rsidRDefault="00000000">
            <w:pPr>
              <w:keepNext w:val="0"/>
              <w:spacing w:after="0"/>
              <w:rPr>
                <w:del w:id="91307" w:author="Claude (E30 修订)" w:date="2026-10-09T12:00:00Z"/>
              </w:rPr>
            </w:pPr>
            <w:del w:id="91308" w:author="Claude (E30 修订)" w:date="2026-10-09T12:00:00Z">
              <w:r>
                <w:rPr>
                  <w:sz w:val="18"/>
                </w:rPr>
                <w:delText>12.1</w:delText>
              </w:r>
            </w:del>
          </w:p>
        </w:tc>
        <w:tc>
          <w:tcPr>
            <w:tcW w:w="2330" w:type="dxa"/>
          </w:tcPr>
          <w:p w14:paraId="7286BA7A" w14:textId="77777777" w:rsidR="00E4519B" w:rsidRDefault="00000000">
            <w:pPr>
              <w:keepNext w:val="0"/>
              <w:spacing w:after="0"/>
              <w:rPr>
                <w:del w:id="91309" w:author="Claude (E30 修订)" w:date="2026-10-09T12:00:00Z"/>
              </w:rPr>
            </w:pPr>
            <w:del w:id="91310" w:author="Claude (E30 修订)" w:date="2026-10-09T12:00:00Z">
              <w:r>
                <w:rPr>
                  <w:sz w:val="18"/>
                </w:rPr>
                <w:delText>25.9</w:delText>
              </w:r>
            </w:del>
          </w:p>
        </w:tc>
      </w:tr>
      <w:tr w:rsidR="00E4519B" w14:paraId="4CBF311C" w14:textId="77777777">
        <w:trPr>
          <w:cantSplit/>
          <w:del w:id="91333" w:author="Claude (E30 修订)" w:date="2026-10-09T12:00:00Z"/>
        </w:trPr>
        <w:tc>
          <w:tcPr>
            <w:tcW w:w="3958" w:type="dxa"/>
          </w:tcPr>
          <w:p w14:paraId="42B29F27" w14:textId="77777777" w:rsidR="00E4519B" w:rsidRDefault="00000000">
            <w:pPr>
              <w:keepNext w:val="0"/>
              <w:spacing w:after="0"/>
              <w:rPr>
                <w:del w:id="91311" w:author="Claude (E30 修订)" w:date="2026-10-09T12:00:00Z"/>
              </w:rPr>
            </w:pPr>
            <w:del w:id="91312" w:author="Claude (E30 修订)" w:date="2026-10-09T12:00:00Z">
              <w:r>
                <w:rPr>
                  <w:sz w:val="18"/>
                </w:rPr>
                <w:delText>Discharge in 2023</w:delText>
              </w:r>
            </w:del>
          </w:p>
        </w:tc>
        <w:tc>
          <w:tcPr>
            <w:tcW w:w="2330" w:type="dxa"/>
          </w:tcPr>
          <w:p w14:paraId="59906BA4" w14:textId="77777777" w:rsidR="00E4519B" w:rsidRDefault="00000000">
            <w:pPr>
              <w:keepNext w:val="0"/>
              <w:spacing w:after="0"/>
              <w:rPr>
                <w:del w:id="91313" w:author="Claude (E30 修订)" w:date="2026-10-09T12:00:00Z"/>
              </w:rPr>
            </w:pPr>
            <w:del w:id="91314" w:author="Claude (E30 修订)" w:date="2026-10-09T12:00:00Z">
              <w:r>
                <w:rPr>
                  <w:sz w:val="18"/>
                </w:rPr>
                <w:delText>28.9</w:delText>
              </w:r>
            </w:del>
          </w:p>
        </w:tc>
        <w:tc>
          <w:tcPr>
            <w:tcW w:w="2330" w:type="dxa"/>
          </w:tcPr>
          <w:p w14:paraId="147E4F91" w14:textId="77777777" w:rsidR="00E4519B" w:rsidRDefault="00000000">
            <w:pPr>
              <w:keepNext w:val="0"/>
              <w:spacing w:after="0"/>
              <w:rPr>
                <w:del w:id="91315" w:author="Claude (E30 修订)" w:date="2026-10-09T12:00:00Z"/>
              </w:rPr>
            </w:pPr>
            <w:del w:id="91316" w:author="Claude (E30 修订)" w:date="2026-10-09T12:00:00Z">
              <w:r>
                <w:rPr>
                  <w:sz w:val="18"/>
                </w:rPr>
                <w:delText>19.5</w:delText>
              </w:r>
            </w:del>
          </w:p>
        </w:tc>
      </w:tr>
      <w:tr w:rsidR="00E4519B" w14:paraId="12E84236" w14:textId="77777777">
        <w:trPr>
          <w:cantSplit/>
          <w:del w:id="91334" w:author="Claude (E30 修订)" w:date="2026-10-09T12:00:00Z"/>
        </w:trPr>
        <w:tc>
          <w:tcPr>
            <w:tcW w:w="3958" w:type="dxa"/>
            <w:tcBorders>
              <w:bottom w:val="single" w:sz="8" w:space="0" w:color="000000"/>
            </w:tcBorders>
          </w:tcPr>
          <w:p w14:paraId="5DCBEB4B" w14:textId="77777777" w:rsidR="00E4519B" w:rsidRDefault="00000000">
            <w:pPr>
              <w:keepNext w:val="0"/>
              <w:spacing w:after="0"/>
              <w:rPr>
                <w:del w:id="91317" w:author="Claude (E30 修订)" w:date="2026-10-09T12:00:00Z"/>
              </w:rPr>
            </w:pPr>
            <w:del w:id="91318" w:author="Claude (E30 修订)" w:date="2026-10-09T12:00:00Z">
              <w:r>
                <w:rPr>
                  <w:sz w:val="18"/>
                </w:rPr>
                <w:delText>Discharge in 2024</w:delText>
              </w:r>
            </w:del>
          </w:p>
        </w:tc>
        <w:tc>
          <w:tcPr>
            <w:tcW w:w="2330" w:type="dxa"/>
            <w:tcBorders>
              <w:bottom w:val="single" w:sz="8" w:space="0" w:color="000000"/>
            </w:tcBorders>
          </w:tcPr>
          <w:p w14:paraId="730E7A34" w14:textId="77777777" w:rsidR="00E4519B" w:rsidRDefault="00000000">
            <w:pPr>
              <w:keepNext w:val="0"/>
              <w:spacing w:after="0"/>
              <w:rPr>
                <w:del w:id="91319" w:author="Claude (E30 修订)" w:date="2026-10-09T12:00:00Z"/>
              </w:rPr>
            </w:pPr>
            <w:del w:id="91320" w:author="Claude (E30 修订)" w:date="2026-10-09T12:00:00Z">
              <w:r>
                <w:rPr>
                  <w:sz w:val="18"/>
                </w:rPr>
                <w:delText>22.0</w:delText>
              </w:r>
            </w:del>
          </w:p>
        </w:tc>
        <w:tc>
          <w:tcPr>
            <w:tcW w:w="2330" w:type="dxa"/>
            <w:tcBorders>
              <w:bottom w:val="single" w:sz="8" w:space="0" w:color="000000"/>
            </w:tcBorders>
          </w:tcPr>
          <w:p w14:paraId="0D73148E" w14:textId="77777777" w:rsidR="00E4519B" w:rsidRDefault="00000000">
            <w:pPr>
              <w:keepNext w:val="0"/>
              <w:spacing w:after="0"/>
              <w:rPr>
                <w:del w:id="91321" w:author="Claude (E30 修订)" w:date="2026-10-09T12:00:00Z"/>
              </w:rPr>
            </w:pPr>
            <w:del w:id="91322" w:author="Claude (E30 修订)" w:date="2026-10-09T12:00:00Z">
              <w:r>
                <w:rPr>
                  <w:sz w:val="18"/>
                </w:rPr>
                <w:delText>15.2</w:delText>
              </w:r>
            </w:del>
          </w:p>
        </w:tc>
      </w:tr>
    </w:tbl>
    <w:p w14:paraId="193A3FD9" w14:textId="77777777" w:rsidR="00C975E4" w:rsidRDefault="00000000">
      <w:del w:id="91335" w:author="Claude (E30 修订)" w:date="2026-10-09T12:00:00Z">
        <w:r>
          <w:rPr>
            <w:i/>
          </w:rPr>
          <w:delText xml:space="preserve">C.</w:delText>
        </w:r>
      </w:del>
      <w:ins w:id="91336" w:author="Claude (E30 修订)" w:date="2026-10-09T12:00:00Z">
        <w:r>
          <w:rPr>
            <w:i/>
          </w:rPr>
          <w:t xml:space="preserve">B.</w:t>
        </w:r>
      </w:ins>
      <w:r>
        <w:rPr>
          <w:i/>
        </w:rPr>
        <w:t xml:space="preserve"> MR/TR phenotypes, n (%; Wilson 95% CI)</w:t>
      </w:r>
    </w:p>
    <w:tbl>
      <w:tblPr>
        <w:tblW w:w="8618" w:type="dxa"/>
        <w:tblLayout w:type="fixed"/>
        <w:tblLook w:val="04A0" w:firstRow="1" w:lastRow="0" w:firstColumn="1" w:lastColumn="0" w:noHBand="0" w:noVBand="1"/>
      </w:tblPr>
      <w:tblGrid>
        <w:gridCol w:w="1418"/>
        <w:gridCol w:w="1900"/>
        <w:gridCol w:w="1900"/>
        <w:gridCol w:w="1900"/>
        <w:gridCol w:w="1500"/>
      </w:tblGrid>
      <w:tr w:rsidR="00E4519B" w14:paraId="6EF65C32" w14:textId="77777777">
        <w:trPr>
          <w:cantSplit/>
          <w:tblHeader/>
          <w:del w:id="91470" w:author="Claude (E30 修订)" w:date="2026-10-09T12:00:00Z"/>
        </w:trPr>
        <w:tc>
          <w:tcPr>
            <w:tcW w:w="1418" w:type="dxa"/>
            <w:tcBorders>
              <w:top w:val="single" w:sz="8" w:space="0" w:color="000000"/>
              <w:bottom w:val="single" w:sz="8" w:space="0" w:color="000000"/>
            </w:tcBorders>
          </w:tcPr>
          <w:p w14:paraId="6AB01F80" w14:textId="77777777" w:rsidR="00E4519B" w:rsidRDefault="00000000">
            <w:pPr>
              <w:keepNext/>
              <w:spacing w:after="0"/>
              <w:rPr>
                <w:del w:id="91382" w:author="Claude (E30 修订)" w:date="2026-10-09T12:00:00Z"/>
              </w:rPr>
            </w:pPr>
            <w:del w:id="91383" w:author="Claude (E30 修订)" w:date="2026-10-09T12:00:00Z">
              <w:r>
                <w:rPr>
                  <w:b/>
                  <w:sz w:val="18"/>
                </w:rPr>
                <w:delText>Phenotype</w:delText>
              </w:r>
            </w:del>
          </w:p>
        </w:tc>
        <w:tc>
          <w:tcPr>
            <w:tcW w:w="1900" w:type="dxa"/>
            <w:tcBorders>
              <w:top w:val="single" w:sz="8" w:space="0" w:color="000000"/>
              <w:bottom w:val="single" w:sz="8" w:space="0" w:color="000000"/>
            </w:tcBorders>
          </w:tcPr>
          <w:p w14:paraId="01B57022" w14:textId="77777777" w:rsidR="00E4519B" w:rsidRDefault="00000000">
            <w:pPr>
              <w:keepNext/>
              <w:spacing w:after="0"/>
              <w:rPr>
                <w:del w:id="91384" w:author="Claude (E30 修订)" w:date="2026-10-09T12:00:00Z"/>
              </w:rPr>
            </w:pPr>
            <w:del w:id="91385" w:author="Claude (E30 修订)" w:date="2026-10-09T12:00:00Z">
              <w:r>
                <w:rPr>
                  <w:b/>
                  <w:sz w:val="18"/>
                </w:rPr>
                <w:delText>All (n=2,322)</w:delText>
              </w:r>
            </w:del>
          </w:p>
        </w:tc>
        <w:tc>
          <w:tcPr>
            <w:tcW w:w="1900" w:type="dxa"/>
            <w:tcBorders>
              <w:top w:val="single" w:sz="8" w:space="0" w:color="000000"/>
              <w:bottom w:val="single" w:sz="8" w:space="0" w:color="000000"/>
            </w:tcBorders>
          </w:tcPr>
          <w:p w14:paraId="289B7AC8" w14:textId="77777777" w:rsidR="00E4519B" w:rsidRDefault="00000000">
            <w:pPr>
              <w:keepNext/>
              <w:spacing w:after="0"/>
              <w:rPr>
                <w:del w:id="91386" w:author="Claude (E30 修订)" w:date="2026-10-09T12:00:00Z"/>
              </w:rPr>
            </w:pPr>
            <w:del w:id="91387" w:author="Claude (E30 修订)" w:date="2026-10-09T12:00:00Z">
              <w:r>
                <w:rPr>
                  <w:b/>
                  <w:sz w:val="18"/>
                </w:rPr>
                <w:delText xml:space="preserve">Paroxysmal AF (n=1,</w:delText>
              </w:r>
            </w:del>
            <w:del w:id="91388" w:author="Claude (E30 修订)" w:date="2026-10-09T12:00:00Z">
              <w:r>
                <w:rPr>
                  <w:b/>
                  <w:sz w:val="18"/>
                </w:rPr>
                <w:delText xml:space="preserve">367</w:delText>
              </w:r>
            </w:del>
            <w:del w:id="91389" w:author="Claude (E30 修订)" w:date="2026-10-09T12:00:00Z">
              <w:r>
                <w:rPr>
                  <w:b/>
                  <w:sz w:val="18"/>
                </w:rPr>
                <w:delText xml:space="preserve">)</w:delText>
              </w:r>
            </w:del>
          </w:p>
        </w:tc>
        <w:tc>
          <w:tcPr>
            <w:tcW w:w="1900" w:type="dxa"/>
            <w:tcBorders>
              <w:top w:val="single" w:sz="8" w:space="0" w:color="000000"/>
              <w:bottom w:val="single" w:sz="8" w:space="0" w:color="000000"/>
            </w:tcBorders>
          </w:tcPr>
          <w:p w14:paraId="6FC2077F" w14:textId="77777777" w:rsidR="00E4519B" w:rsidRDefault="00000000">
            <w:pPr>
              <w:keepNext/>
              <w:spacing w:after="0"/>
              <w:rPr>
                <w:del w:id="91390" w:author="Claude (E30 修订)" w:date="2026-10-09T12:00:00Z"/>
              </w:rPr>
            </w:pPr>
            <w:del w:id="91391" w:author="Claude (E30 修订)" w:date="2026-10-09T12:00:00Z">
              <w:r>
                <w:rPr>
                  <w:b/>
                  <w:sz w:val="18"/>
                </w:rPr>
                <w:delText xml:space="preserve">Persistent AF (n=</w:delText>
              </w:r>
            </w:del>
            <w:del w:id="91392" w:author="Claude (E30 修订)" w:date="2026-10-09T12:00:00Z">
              <w:r>
                <w:rPr>
                  <w:b/>
                  <w:sz w:val="18"/>
                </w:rPr>
                <w:delText xml:space="preserve">955</w:delText>
              </w:r>
            </w:del>
            <w:del w:id="91393" w:author="Claude (E30 修订)" w:date="2026-10-09T12:00:00Z">
              <w:r>
                <w:rPr>
                  <w:b/>
                  <w:sz w:val="18"/>
                </w:rPr>
                <w:delText xml:space="preserve">)</w:delText>
              </w:r>
            </w:del>
          </w:p>
        </w:tc>
        <w:tc>
          <w:tcPr>
            <w:tcW w:w="1500" w:type="dxa"/>
            <w:tcBorders>
              <w:top w:val="single" w:sz="8" w:space="0" w:color="000000"/>
              <w:bottom w:val="single" w:sz="8" w:space="0" w:color="000000"/>
            </w:tcBorders>
          </w:tcPr>
          <w:p w14:paraId="01A696DD" w14:textId="77777777" w:rsidR="00E4519B" w:rsidRDefault="00000000">
            <w:pPr>
              <w:keepNext/>
              <w:spacing w:after="0"/>
              <w:rPr>
                <w:del w:id="91394" w:author="Claude (E30 修订)" w:date="2026-10-09T12:00:00Z"/>
              </w:rPr>
            </w:pPr>
            <w:del w:id="91395" w:author="Claude (E30 修订)" w:date="2026-10-09T12:00:00Z">
              <w:r>
                <w:rPr>
                  <w:b/>
                  <w:sz w:val="18"/>
                </w:rPr>
                <w:delText>All, weighted for report availability, %</w:delText>
              </w:r>
            </w:del>
          </w:p>
        </w:tc>
      </w:tr>
      <w:tr w:rsidR="00E4519B" w14:paraId="4680BAF5" w14:textId="77777777">
        <w:trPr>
          <w:cantSplit/>
          <w:del w:id="91471" w:author="Claude (E30 修订)" w:date="2026-10-09T12:00:00Z"/>
        </w:trPr>
        <w:tc>
          <w:tcPr>
            <w:tcW w:w="1418" w:type="dxa"/>
          </w:tcPr>
          <w:p w14:paraId="7C3BE80B" w14:textId="77777777" w:rsidR="00E4519B" w:rsidRDefault="00000000">
            <w:pPr>
              <w:keepNext w:val="0"/>
              <w:spacing w:after="0"/>
              <w:rPr>
                <w:del w:id="91396" w:author="Claude (E30 修订)" w:date="2026-10-09T12:00:00Z"/>
              </w:rPr>
            </w:pPr>
            <w:del w:id="91397" w:author="Claude (E30 修订)" w:date="2026-10-09T12:00:00Z">
              <w:r>
                <w:rPr>
                  <w:sz w:val="18"/>
                </w:rPr>
                <w:delText>Neither</w:delText>
              </w:r>
            </w:del>
          </w:p>
        </w:tc>
        <w:tc>
          <w:tcPr>
            <w:tcW w:w="1900" w:type="dxa"/>
          </w:tcPr>
          <w:p w14:paraId="2141D95F" w14:textId="77777777" w:rsidR="00E4519B" w:rsidRDefault="00000000">
            <w:pPr>
              <w:keepNext w:val="0"/>
              <w:spacing w:after="0"/>
              <w:rPr>
                <w:del w:id="91398" w:author="Claude (E30 修订)" w:date="2026-10-09T12:00:00Z"/>
              </w:rPr>
            </w:pPr>
            <w:del w:id="91399" w:author="Claude (E30 修订)" w:date="2026-10-09T12:00:00Z">
              <w:r>
                <w:rPr>
                  <w:sz w:val="18"/>
                </w:rPr>
                <w:delText>1,066 (45.9; 43.9–47.9)</w:delText>
              </w:r>
            </w:del>
          </w:p>
        </w:tc>
        <w:tc>
          <w:tcPr>
            <w:tcW w:w="1900" w:type="dxa"/>
          </w:tcPr>
          <w:p w14:paraId="763CD039" w14:textId="77777777" w:rsidR="00E4519B" w:rsidRDefault="00000000">
            <w:pPr>
              <w:keepNext w:val="0"/>
              <w:spacing w:after="0"/>
              <w:rPr>
                <w:del w:id="91400" w:author="Claude (E30 修订)" w:date="2026-10-09T12:00:00Z"/>
              </w:rPr>
            </w:pPr>
            <w:del w:id="91401" w:author="Claude (E30 修订)" w:date="2026-10-09T12:00:00Z">
              <w:r>
                <w:rPr>
                  <w:sz w:val="18"/>
                </w:rPr>
                <w:delText xml:space="preserve">819</w:delText>
              </w:r>
            </w:del>
            <w:del w:id="91402" w:author="Claude (E30 修订)" w:date="2026-10-09T12:00:00Z">
              <w:r>
                <w:rPr>
                  <w:sz w:val="18"/>
                </w:rPr>
                <w:delText xml:space="preserve"> (</w:delText>
              </w:r>
            </w:del>
            <w:del w:id="91403" w:author="Claude (E30 修订)" w:date="2026-10-09T12:00:00Z">
              <w:r>
                <w:rPr>
                  <w:sz w:val="18"/>
                </w:rPr>
                <w:delText xml:space="preserve">59.9</w:delText>
              </w:r>
            </w:del>
            <w:del w:id="91404" w:author="Claude (E30 修订)" w:date="2026-10-09T12:00:00Z">
              <w:r>
                <w:rPr>
                  <w:sz w:val="18"/>
                </w:rPr>
                <w:delText xml:space="preserve">; </w:delText>
              </w:r>
            </w:del>
            <w:del w:id="91405" w:author="Claude (E30 修订)" w:date="2026-10-09T12:00:00Z">
              <w:r>
                <w:rPr>
                  <w:sz w:val="18"/>
                </w:rPr>
                <w:delText xml:space="preserve">57.3–62.5</w:delText>
              </w:r>
            </w:del>
            <w:del w:id="91406" w:author="Claude (E30 修订)" w:date="2026-10-09T12:00:00Z">
              <w:r>
                <w:rPr>
                  <w:sz w:val="18"/>
                </w:rPr>
                <w:delText xml:space="preserve">)</w:delText>
              </w:r>
            </w:del>
          </w:p>
        </w:tc>
        <w:tc>
          <w:tcPr>
            <w:tcW w:w="1900" w:type="dxa"/>
          </w:tcPr>
          <w:p w14:paraId="160D1C30" w14:textId="77777777" w:rsidR="00E4519B" w:rsidRDefault="00000000">
            <w:pPr>
              <w:keepNext w:val="0"/>
              <w:spacing w:after="0"/>
              <w:rPr>
                <w:del w:id="91407" w:author="Claude (E30 修订)" w:date="2026-10-09T12:00:00Z"/>
              </w:rPr>
            </w:pPr>
            <w:del w:id="91408" w:author="Claude (E30 修订)" w:date="2026-10-09T12:00:00Z">
              <w:r>
                <w:rPr>
                  <w:sz w:val="18"/>
                </w:rPr>
                <w:delText xml:space="preserve">247</w:delText>
              </w:r>
            </w:del>
            <w:del w:id="91409" w:author="Claude (E30 修订)" w:date="2026-10-09T12:00:00Z">
              <w:r>
                <w:rPr>
                  <w:sz w:val="18"/>
                </w:rPr>
                <w:delText xml:space="preserve"> (</w:delText>
              </w:r>
            </w:del>
            <w:del w:id="91410" w:author="Claude (E30 修订)" w:date="2026-10-09T12:00:00Z">
              <w:r>
                <w:rPr>
                  <w:sz w:val="18"/>
                </w:rPr>
                <w:delText xml:space="preserve">25.9</w:delText>
              </w:r>
            </w:del>
            <w:del w:id="91411" w:author="Claude (E30 修订)" w:date="2026-10-09T12:00:00Z">
              <w:r>
                <w:rPr>
                  <w:sz w:val="18"/>
                </w:rPr>
                <w:delText xml:space="preserve">; </w:delText>
              </w:r>
            </w:del>
            <w:del w:id="91412" w:author="Claude (E30 修订)" w:date="2026-10-09T12:00:00Z">
              <w:r>
                <w:rPr>
                  <w:sz w:val="18"/>
                </w:rPr>
                <w:delText xml:space="preserve">23.2–28.7</w:delText>
              </w:r>
            </w:del>
            <w:del w:id="91413" w:author="Claude (E30 修订)" w:date="2026-10-09T12:00:00Z">
              <w:r>
                <w:rPr>
                  <w:sz w:val="18"/>
                </w:rPr>
                <w:delText xml:space="preserve">)</w:delText>
              </w:r>
            </w:del>
          </w:p>
        </w:tc>
        <w:tc>
          <w:tcPr>
            <w:tcW w:w="1500" w:type="dxa"/>
          </w:tcPr>
          <w:p w14:paraId="0FFF0C1F" w14:textId="77777777" w:rsidR="00E4519B" w:rsidRDefault="00000000">
            <w:pPr>
              <w:keepNext w:val="0"/>
              <w:spacing w:after="0"/>
              <w:rPr>
                <w:del w:id="91414" w:author="Claude (E30 修订)" w:date="2026-10-09T12:00:00Z"/>
              </w:rPr>
            </w:pPr>
            <w:del w:id="91415" w:author="Claude (E30 修订)" w:date="2026-10-09T12:00:00Z">
              <w:r>
                <w:rPr>
                  <w:sz w:val="18"/>
                </w:rPr>
                <w:delText>46.7</w:delText>
              </w:r>
            </w:del>
          </w:p>
        </w:tc>
      </w:tr>
      <w:tr w:rsidR="00E4519B" w14:paraId="0CE2C7B6" w14:textId="77777777">
        <w:trPr>
          <w:cantSplit/>
          <w:del w:id="91472" w:author="Claude (E30 修订)" w:date="2026-10-09T12:00:00Z"/>
        </w:trPr>
        <w:tc>
          <w:tcPr>
            <w:tcW w:w="1418" w:type="dxa"/>
          </w:tcPr>
          <w:p w14:paraId="53911D99" w14:textId="77777777" w:rsidR="00E4519B" w:rsidRDefault="00000000">
            <w:pPr>
              <w:keepNext w:val="0"/>
              <w:spacing w:after="0"/>
              <w:rPr>
                <w:del w:id="91416" w:author="Claude (E30 修订)" w:date="2026-10-09T12:00:00Z"/>
              </w:rPr>
            </w:pPr>
            <w:del w:id="91417" w:author="Claude (E30 修订)" w:date="2026-10-09T12:00:00Z">
              <w:r>
                <w:rPr>
                  <w:sz w:val="18"/>
                </w:rPr>
                <w:delText>MR only</w:delText>
              </w:r>
            </w:del>
          </w:p>
        </w:tc>
        <w:tc>
          <w:tcPr>
            <w:tcW w:w="1900" w:type="dxa"/>
          </w:tcPr>
          <w:p w14:paraId="01295333" w14:textId="77777777" w:rsidR="00E4519B" w:rsidRDefault="00000000">
            <w:pPr>
              <w:keepNext w:val="0"/>
              <w:spacing w:after="0"/>
              <w:rPr>
                <w:del w:id="91418" w:author="Claude (E30 修订)" w:date="2026-10-09T12:00:00Z"/>
              </w:rPr>
            </w:pPr>
            <w:del w:id="91419" w:author="Claude (E30 修订)" w:date="2026-10-09T12:00:00Z">
              <w:r>
                <w:rPr>
                  <w:sz w:val="18"/>
                </w:rPr>
                <w:delText>225 (9.7; 8.6–11.0)</w:delText>
              </w:r>
            </w:del>
          </w:p>
        </w:tc>
        <w:tc>
          <w:tcPr>
            <w:tcW w:w="1900" w:type="dxa"/>
          </w:tcPr>
          <w:p w14:paraId="29696C1F" w14:textId="77777777" w:rsidR="00E4519B" w:rsidRDefault="00000000">
            <w:pPr>
              <w:keepNext w:val="0"/>
              <w:spacing w:after="0"/>
              <w:rPr>
                <w:del w:id="91420" w:author="Claude (E30 修订)" w:date="2026-10-09T12:00:00Z"/>
              </w:rPr>
            </w:pPr>
            <w:del w:id="91421" w:author="Claude (E30 修订)" w:date="2026-10-09T12:00:00Z">
              <w:r>
                <w:rPr>
                  <w:sz w:val="18"/>
                </w:rPr>
                <w:delText xml:space="preserve">139</w:delText>
              </w:r>
            </w:del>
            <w:del w:id="91422" w:author="Claude (E30 修订)" w:date="2026-10-09T12:00:00Z">
              <w:r>
                <w:rPr>
                  <w:sz w:val="18"/>
                </w:rPr>
                <w:delText xml:space="preserve"> (10.2; 8.7–11.9)</w:delText>
              </w:r>
            </w:del>
          </w:p>
        </w:tc>
        <w:tc>
          <w:tcPr>
            <w:tcW w:w="1900" w:type="dxa"/>
          </w:tcPr>
          <w:p w14:paraId="4C65BBA0" w14:textId="77777777" w:rsidR="00E4519B" w:rsidRDefault="00000000">
            <w:pPr>
              <w:keepNext w:val="0"/>
              <w:spacing w:after="0"/>
              <w:rPr>
                <w:del w:id="91423" w:author="Claude (E30 修订)" w:date="2026-10-09T12:00:00Z"/>
              </w:rPr>
            </w:pPr>
            <w:del w:id="91424" w:author="Claude (E30 修订)" w:date="2026-10-09T12:00:00Z">
              <w:r>
                <w:rPr>
                  <w:sz w:val="18"/>
                </w:rPr>
                <w:delText xml:space="preserve">86</w:delText>
              </w:r>
            </w:del>
            <w:del w:id="91425" w:author="Claude (E30 修订)" w:date="2026-10-09T12:00:00Z">
              <w:r>
                <w:rPr>
                  <w:sz w:val="18"/>
                </w:rPr>
                <w:delText xml:space="preserve"> (</w:delText>
              </w:r>
            </w:del>
            <w:del w:id="91426" w:author="Claude (E30 修订)" w:date="2026-10-09T12:00:00Z">
              <w:r>
                <w:rPr>
                  <w:sz w:val="18"/>
                </w:rPr>
                <w:delText xml:space="preserve">9.0</w:delText>
              </w:r>
            </w:del>
            <w:del w:id="91427" w:author="Claude (E30 修订)" w:date="2026-10-09T12:00:00Z">
              <w:r>
                <w:rPr>
                  <w:sz w:val="18"/>
                </w:rPr>
                <w:delText xml:space="preserve">; </w:delText>
              </w:r>
            </w:del>
            <w:del w:id="91428" w:author="Claude (E30 修订)" w:date="2026-10-09T12:00:00Z">
              <w:r>
                <w:rPr>
                  <w:sz w:val="18"/>
                </w:rPr>
                <w:delText xml:space="preserve">7.4–11.0</w:delText>
              </w:r>
            </w:del>
            <w:del w:id="91429" w:author="Claude (E30 修订)" w:date="2026-10-09T12:00:00Z">
              <w:r>
                <w:rPr>
                  <w:sz w:val="18"/>
                </w:rPr>
                <w:delText xml:space="preserve">)</w:delText>
              </w:r>
            </w:del>
          </w:p>
        </w:tc>
        <w:tc>
          <w:tcPr>
            <w:tcW w:w="1500" w:type="dxa"/>
          </w:tcPr>
          <w:p w14:paraId="75DBD0B6" w14:textId="77777777" w:rsidR="00E4519B" w:rsidRDefault="00000000">
            <w:pPr>
              <w:keepNext w:val="0"/>
              <w:spacing w:after="0"/>
              <w:rPr>
                <w:del w:id="91430" w:author="Claude (E30 修订)" w:date="2026-10-09T12:00:00Z"/>
              </w:rPr>
            </w:pPr>
            <w:del w:id="91431" w:author="Claude (E30 修订)" w:date="2026-10-09T12:00:00Z">
              <w:r>
                <w:rPr>
                  <w:sz w:val="18"/>
                </w:rPr>
                <w:delText>9.8</w:delText>
              </w:r>
            </w:del>
          </w:p>
        </w:tc>
      </w:tr>
      <w:tr w:rsidR="00E4519B" w14:paraId="1A2EA207" w14:textId="77777777">
        <w:trPr>
          <w:cantSplit/>
          <w:del w:id="91473" w:author="Claude (E30 修订)" w:date="2026-10-09T12:00:00Z"/>
        </w:trPr>
        <w:tc>
          <w:tcPr>
            <w:tcW w:w="1418" w:type="dxa"/>
          </w:tcPr>
          <w:p w14:paraId="731452AD" w14:textId="77777777" w:rsidR="00E4519B" w:rsidRDefault="00000000">
            <w:pPr>
              <w:keepNext w:val="0"/>
              <w:spacing w:after="0"/>
              <w:rPr>
                <w:del w:id="91432" w:author="Claude (E30 修订)" w:date="2026-10-09T12:00:00Z"/>
              </w:rPr>
            </w:pPr>
            <w:del w:id="91433" w:author="Claude (E30 修订)" w:date="2026-10-09T12:00:00Z">
              <w:r>
                <w:rPr>
                  <w:sz w:val="18"/>
                </w:rPr>
                <w:delText>TR only</w:delText>
              </w:r>
            </w:del>
          </w:p>
        </w:tc>
        <w:tc>
          <w:tcPr>
            <w:tcW w:w="1900" w:type="dxa"/>
          </w:tcPr>
          <w:p w14:paraId="6DB4B493" w14:textId="77777777" w:rsidR="00E4519B" w:rsidRDefault="00000000">
            <w:pPr>
              <w:keepNext w:val="0"/>
              <w:spacing w:after="0"/>
              <w:rPr>
                <w:del w:id="91434" w:author="Claude (E30 修订)" w:date="2026-10-09T12:00:00Z"/>
              </w:rPr>
            </w:pPr>
            <w:del w:id="91435" w:author="Claude (E30 修订)" w:date="2026-10-09T12:00:00Z">
              <w:r>
                <w:rPr>
                  <w:sz w:val="18"/>
                </w:rPr>
                <w:delText>498 (21.4; 19.8–23.2)</w:delText>
              </w:r>
            </w:del>
          </w:p>
        </w:tc>
        <w:tc>
          <w:tcPr>
            <w:tcW w:w="1900" w:type="dxa"/>
          </w:tcPr>
          <w:p w14:paraId="488063A9" w14:textId="77777777" w:rsidR="00E4519B" w:rsidRDefault="00000000">
            <w:pPr>
              <w:keepNext w:val="0"/>
              <w:spacing w:after="0"/>
              <w:rPr>
                <w:del w:id="91436" w:author="Claude (E30 修订)" w:date="2026-10-09T12:00:00Z"/>
              </w:rPr>
            </w:pPr>
            <w:del w:id="91437" w:author="Claude (E30 修订)" w:date="2026-10-09T12:00:00Z">
              <w:r>
                <w:rPr>
                  <w:sz w:val="18"/>
                </w:rPr>
                <w:delText xml:space="preserve">237</w:delText>
              </w:r>
            </w:del>
            <w:del w:id="91438" w:author="Claude (E30 修订)" w:date="2026-10-09T12:00:00Z">
              <w:r>
                <w:rPr>
                  <w:sz w:val="18"/>
                </w:rPr>
                <w:delText xml:space="preserve"> (17.3; </w:delText>
              </w:r>
            </w:del>
            <w:del w:id="91439" w:author="Claude (E30 修订)" w:date="2026-10-09T12:00:00Z">
              <w:r>
                <w:rPr>
                  <w:sz w:val="18"/>
                </w:rPr>
                <w:delText xml:space="preserve">15.4–19.4</w:delText>
              </w:r>
            </w:del>
            <w:del w:id="91440" w:author="Claude (E30 修订)" w:date="2026-10-09T12:00:00Z">
              <w:r>
                <w:rPr>
                  <w:sz w:val="18"/>
                </w:rPr>
                <w:delText xml:space="preserve">)</w:delText>
              </w:r>
            </w:del>
          </w:p>
        </w:tc>
        <w:tc>
          <w:tcPr>
            <w:tcW w:w="1900" w:type="dxa"/>
          </w:tcPr>
          <w:p w14:paraId="007C38C5" w14:textId="77777777" w:rsidR="00E4519B" w:rsidRDefault="00000000">
            <w:pPr>
              <w:keepNext w:val="0"/>
              <w:spacing w:after="0"/>
              <w:rPr>
                <w:del w:id="91441" w:author="Claude (E30 修订)" w:date="2026-10-09T12:00:00Z"/>
              </w:rPr>
            </w:pPr>
            <w:del w:id="91442" w:author="Claude (E30 修订)" w:date="2026-10-09T12:00:00Z">
              <w:r>
                <w:rPr>
                  <w:sz w:val="18"/>
                </w:rPr>
                <w:delText xml:space="preserve">261</w:delText>
              </w:r>
            </w:del>
            <w:del w:id="91443" w:author="Claude (E30 修订)" w:date="2026-10-09T12:00:00Z">
              <w:r>
                <w:rPr>
                  <w:sz w:val="18"/>
                </w:rPr>
                <w:delText xml:space="preserve"> (</w:delText>
              </w:r>
            </w:del>
            <w:del w:id="91444" w:author="Claude (E30 修订)" w:date="2026-10-09T12:00:00Z">
              <w:r>
                <w:rPr>
                  <w:sz w:val="18"/>
                </w:rPr>
                <w:delText xml:space="preserve">27.3</w:delText>
              </w:r>
            </w:del>
            <w:del w:id="91445" w:author="Claude (E30 修订)" w:date="2026-10-09T12:00:00Z">
              <w:r>
                <w:rPr>
                  <w:sz w:val="18"/>
                </w:rPr>
                <w:delText xml:space="preserve">; </w:delText>
              </w:r>
            </w:del>
            <w:del w:id="91446" w:author="Claude (E30 修订)" w:date="2026-10-09T12:00:00Z">
              <w:r>
                <w:rPr>
                  <w:sz w:val="18"/>
                </w:rPr>
                <w:delText xml:space="preserve">24.6–30.2</w:delText>
              </w:r>
            </w:del>
            <w:del w:id="91447" w:author="Claude (E30 修订)" w:date="2026-10-09T12:00:00Z">
              <w:r>
                <w:rPr>
                  <w:sz w:val="18"/>
                </w:rPr>
                <w:delText xml:space="preserve">)</w:delText>
              </w:r>
            </w:del>
          </w:p>
        </w:tc>
        <w:tc>
          <w:tcPr>
            <w:tcW w:w="1500" w:type="dxa"/>
          </w:tcPr>
          <w:p w14:paraId="389A8009" w14:textId="77777777" w:rsidR="00E4519B" w:rsidRDefault="00000000">
            <w:pPr>
              <w:keepNext w:val="0"/>
              <w:spacing w:after="0"/>
              <w:rPr>
                <w:del w:id="91448" w:author="Claude (E30 修订)" w:date="2026-10-09T12:00:00Z"/>
              </w:rPr>
            </w:pPr>
            <w:del w:id="91449" w:author="Claude (E30 修订)" w:date="2026-10-09T12:00:00Z">
              <w:r>
                <w:rPr>
                  <w:sz w:val="18"/>
                </w:rPr>
                <w:delText>21.6</w:delText>
              </w:r>
            </w:del>
          </w:p>
        </w:tc>
      </w:tr>
      <w:tr w:rsidR="00E4519B" w14:paraId="30181F86" w14:textId="77777777">
        <w:trPr>
          <w:cantSplit/>
          <w:del w:id="91474" w:author="Claude (E30 修订)" w:date="2026-10-09T12:00:00Z"/>
        </w:trPr>
        <w:tc>
          <w:tcPr>
            <w:tcW w:w="1418" w:type="dxa"/>
            <w:tcBorders>
              <w:bottom w:val="single" w:sz="8" w:space="0" w:color="000000"/>
            </w:tcBorders>
          </w:tcPr>
          <w:p w14:paraId="0A0AB3CC" w14:textId="77777777" w:rsidR="00E4519B" w:rsidRDefault="00000000">
            <w:pPr>
              <w:keepNext w:val="0"/>
              <w:spacing w:after="0"/>
              <w:rPr>
                <w:del w:id="91450" w:author="Claude (E30 修订)" w:date="2026-10-09T12:00:00Z"/>
              </w:rPr>
            </w:pPr>
            <w:del w:id="91451" w:author="Claude (E30 修订)" w:date="2026-10-09T12:00:00Z">
              <w:r>
                <w:rPr>
                  <w:sz w:val="18"/>
                </w:rPr>
                <w:delText>MR and TR</w:delText>
              </w:r>
            </w:del>
          </w:p>
        </w:tc>
        <w:tc>
          <w:tcPr>
            <w:tcW w:w="1900" w:type="dxa"/>
            <w:tcBorders>
              <w:bottom w:val="single" w:sz="8" w:space="0" w:color="000000"/>
            </w:tcBorders>
          </w:tcPr>
          <w:p w14:paraId="57A05700" w14:textId="77777777" w:rsidR="00E4519B" w:rsidRDefault="00000000">
            <w:pPr>
              <w:keepNext w:val="0"/>
              <w:spacing w:after="0"/>
              <w:rPr>
                <w:del w:id="91452" w:author="Claude (E30 修订)" w:date="2026-10-09T12:00:00Z"/>
              </w:rPr>
            </w:pPr>
            <w:del w:id="91453" w:author="Claude (E30 修订)" w:date="2026-10-09T12:00:00Z">
              <w:r>
                <w:rPr>
                  <w:sz w:val="18"/>
                </w:rPr>
                <w:delText>533 (23.0; 21.3–24.7)</w:delText>
              </w:r>
            </w:del>
          </w:p>
        </w:tc>
        <w:tc>
          <w:tcPr>
            <w:tcW w:w="1900" w:type="dxa"/>
            <w:tcBorders>
              <w:bottom w:val="single" w:sz="8" w:space="0" w:color="000000"/>
            </w:tcBorders>
          </w:tcPr>
          <w:p w14:paraId="3D367630" w14:textId="77777777" w:rsidR="00E4519B" w:rsidRDefault="00000000">
            <w:pPr>
              <w:keepNext w:val="0"/>
              <w:spacing w:after="0"/>
              <w:rPr>
                <w:del w:id="91454" w:author="Claude (E30 修订)" w:date="2026-10-09T12:00:00Z"/>
              </w:rPr>
            </w:pPr>
            <w:del w:id="91455" w:author="Claude (E30 修订)" w:date="2026-10-09T12:00:00Z">
              <w:r>
                <w:rPr>
                  <w:sz w:val="18"/>
                </w:rPr>
                <w:delText xml:space="preserve">172</w:delText>
              </w:r>
            </w:del>
            <w:del w:id="91456" w:author="Claude (E30 修订)" w:date="2026-10-09T12:00:00Z">
              <w:r>
                <w:rPr>
                  <w:sz w:val="18"/>
                </w:rPr>
                <w:delText xml:space="preserve"> (</w:delText>
              </w:r>
            </w:del>
            <w:del w:id="91457" w:author="Claude (E30 修订)" w:date="2026-10-09T12:00:00Z">
              <w:r>
                <w:rPr>
                  <w:sz w:val="18"/>
                </w:rPr>
                <w:delText xml:space="preserve">12.6</w:delText>
              </w:r>
            </w:del>
            <w:del w:id="91458" w:author="Claude (E30 修订)" w:date="2026-10-09T12:00:00Z">
              <w:r>
                <w:rPr>
                  <w:sz w:val="18"/>
                </w:rPr>
                <w:delText xml:space="preserve">; </w:delText>
              </w:r>
            </w:del>
            <w:del w:id="91459" w:author="Claude (E30 修订)" w:date="2026-10-09T12:00:00Z">
              <w:r>
                <w:rPr>
                  <w:sz w:val="18"/>
                </w:rPr>
                <w:delText xml:space="preserve">10.9–14.4</w:delText>
              </w:r>
            </w:del>
            <w:del w:id="91460" w:author="Claude (E30 修订)" w:date="2026-10-09T12:00:00Z">
              <w:r>
                <w:rPr>
                  <w:sz w:val="18"/>
                </w:rPr>
                <w:delText xml:space="preserve">)</w:delText>
              </w:r>
            </w:del>
          </w:p>
        </w:tc>
        <w:tc>
          <w:tcPr>
            <w:tcW w:w="1900" w:type="dxa"/>
            <w:tcBorders>
              <w:bottom w:val="single" w:sz="8" w:space="0" w:color="000000"/>
            </w:tcBorders>
          </w:tcPr>
          <w:p w14:paraId="6D60EB72" w14:textId="77777777" w:rsidR="00E4519B" w:rsidRDefault="00000000">
            <w:pPr>
              <w:keepNext w:val="0"/>
              <w:spacing w:after="0"/>
              <w:rPr>
                <w:del w:id="91461" w:author="Claude (E30 修订)" w:date="2026-10-09T12:00:00Z"/>
              </w:rPr>
            </w:pPr>
            <w:del w:id="91462" w:author="Claude (E30 修订)" w:date="2026-10-09T12:00:00Z">
              <w:r>
                <w:rPr>
                  <w:sz w:val="18"/>
                </w:rPr>
                <w:delText xml:space="preserve">361</w:delText>
              </w:r>
            </w:del>
            <w:del w:id="91463" w:author="Claude (E30 修订)" w:date="2026-10-09T12:00:00Z">
              <w:r>
                <w:rPr>
                  <w:sz w:val="18"/>
                </w:rPr>
                <w:delText xml:space="preserve"> (</w:delText>
              </w:r>
            </w:del>
            <w:del w:id="91464" w:author="Claude (E30 修订)" w:date="2026-10-09T12:00:00Z">
              <w:r>
                <w:rPr>
                  <w:sz w:val="18"/>
                </w:rPr>
                <w:delText xml:space="preserve">37.8</w:delText>
              </w:r>
            </w:del>
            <w:del w:id="91465" w:author="Claude (E30 修订)" w:date="2026-10-09T12:00:00Z">
              <w:r>
                <w:rPr>
                  <w:sz w:val="18"/>
                </w:rPr>
                <w:delText xml:space="preserve">; </w:delText>
              </w:r>
            </w:del>
            <w:del w:id="91466" w:author="Claude (E30 修订)" w:date="2026-10-09T12:00:00Z">
              <w:r>
                <w:rPr>
                  <w:sz w:val="18"/>
                </w:rPr>
                <w:delText xml:space="preserve">34.8–40.9</w:delText>
              </w:r>
            </w:del>
            <w:del w:id="91467" w:author="Claude (E30 修订)" w:date="2026-10-09T12:00:00Z">
              <w:r>
                <w:rPr>
                  <w:sz w:val="18"/>
                </w:rPr>
                <w:delText xml:space="preserve">)</w:delText>
              </w:r>
            </w:del>
          </w:p>
        </w:tc>
        <w:tc>
          <w:tcPr>
            <w:tcW w:w="1500" w:type="dxa"/>
            <w:tcBorders>
              <w:bottom w:val="single" w:sz="8" w:space="0" w:color="000000"/>
            </w:tcBorders>
          </w:tcPr>
          <w:p w14:paraId="3A3576B7" w14:textId="77777777" w:rsidR="00E4519B" w:rsidRDefault="00000000">
            <w:pPr>
              <w:keepNext w:val="0"/>
              <w:spacing w:after="0"/>
              <w:rPr>
                <w:del w:id="91468" w:author="Claude (E30 修订)" w:date="2026-10-09T12:00:00Z"/>
              </w:rPr>
            </w:pPr>
            <w:del w:id="91469" w:author="Claude (E30 修订)" w:date="2026-10-09T12:00:00Z">
              <w:r>
                <w:rPr>
                  <w:sz w:val="18"/>
                </w:rPr>
                <w:delText>21.9</w:delText>
              </w:r>
            </w:del>
          </w:p>
        </w:tc>
      </w:tr>
    </w:tbl>
    <w:tbl>
      <w:tblPr>
        <w:tblW w:w="8618" w:type="dxa"/>
        <w:tblLayout w:type="fixed"/>
        <w:tblLook w:val="04A0" w:firstRow="1" w:lastRow="0" w:firstColumn="1" w:lastColumn="0" w:noHBand="0" w:noVBand="1"/>
      </w:tblPr>
      <w:tblGrid>
        <w:gridCol w:w="1418"/>
        <w:gridCol w:w="2400"/>
        <w:gridCol w:w="2400"/>
        <w:gridCol w:w="2400"/>
      </w:tblGrid>
      <w:tr w:rsidR="00E4519B" w14:paraId="6EF65C32" w14:textId="77777777">
        <w:trPr>
          <w:cantSplit/>
          <w:tblHeader/>
          <w:ins w:id="91377" w:author="Claude (E30 修订)" w:date="2026-10-09T12:00:00Z"/>
        </w:trPr>
        <w:tc>
          <w:tcPr>
            <w:tcW w:w="1418" w:type="dxa"/>
            <w:tcBorders>
              <w:top w:val="single" w:sz="8" w:space="0" w:color="000000"/>
              <w:bottom w:val="single" w:sz="8" w:space="0" w:color="000000"/>
            </w:tcBorders>
          </w:tcPr>
          <w:p w14:paraId="6AB01F80" w14:textId="77777777" w:rsidR="00E4519B" w:rsidRDefault="00000000">
            <w:pPr>
              <w:keepNext/>
              <w:spacing w:after="0"/>
              <w:rPr>
                <w:ins w:id="91337" w:author="Claude (E30 修订)" w:date="2026-10-09T12:00:00Z"/>
              </w:rPr>
            </w:pPr>
            <w:ins w:id="91338" w:author="Claude (E30 修订)" w:date="2026-10-09T12:00:00Z">
              <w:r>
                <w:rPr>
                  <w:b/>
                  <w:sz w:val="18"/>
                </w:rPr>
                <w:t xml:space="preserve">Phenotype</w:t>
              </w:r>
            </w:ins>
          </w:p>
        </w:tc>
        <w:tc>
          <w:tcPr>
            <w:tcW w:w="2400" w:type="dxa"/>
            <w:tcBorders>
              <w:top w:val="single" w:sz="8" w:space="0" w:color="000000"/>
              <w:bottom w:val="single" w:sz="8" w:space="0" w:color="000000"/>
            </w:tcBorders>
          </w:tcPr>
          <w:p w14:paraId="01B57022" w14:textId="77777777" w:rsidR="00E4519B" w:rsidRDefault="00000000">
            <w:pPr>
              <w:keepNext/>
              <w:spacing w:after="0"/>
              <w:rPr>
                <w:ins w:id="91339" w:author="Claude (E30 修订)" w:date="2026-10-09T12:00:00Z"/>
              </w:rPr>
            </w:pPr>
            <w:ins w:id="91340" w:author="Claude (E30 修订)" w:date="2026-10-09T12:00:00Z">
              <w:r>
                <w:rPr>
                  <w:b/>
                  <w:sz w:val="18"/>
                </w:rPr>
                <w:t xml:space="preserve">All (n=3,045)</w:t>
              </w:r>
            </w:ins>
          </w:p>
        </w:tc>
        <w:tc>
          <w:tcPr>
            <w:tcW w:w="2400" w:type="dxa"/>
            <w:tcBorders>
              <w:top w:val="single" w:sz="8" w:space="0" w:color="000000"/>
              <w:bottom w:val="single" w:sz="8" w:space="0" w:color="000000"/>
            </w:tcBorders>
          </w:tcPr>
          <w:p w14:paraId="289B7AC8" w14:textId="77777777" w:rsidR="00E4519B" w:rsidRDefault="00000000">
            <w:pPr>
              <w:keepNext/>
              <w:spacing w:after="0"/>
              <w:rPr>
                <w:ins w:id="91341" w:author="Claude (E30 修订)" w:date="2026-10-09T12:00:00Z"/>
              </w:rPr>
            </w:pPr>
            <w:ins w:id="91342" w:author="Claude (E30 修订)" w:date="2026-10-09T12:00:00Z">
              <w:r>
                <w:rPr>
                  <w:b/>
                  <w:sz w:val="18"/>
                </w:rPr>
                <w:t xml:space="preserve">Paroxysmal AF (n=1,848)</w:t>
              </w:r>
            </w:ins>
          </w:p>
        </w:tc>
        <w:tc>
          <w:tcPr>
            <w:tcW w:w="2400" w:type="dxa"/>
            <w:tcBorders>
              <w:top w:val="single" w:sz="8" w:space="0" w:color="000000"/>
              <w:bottom w:val="single" w:sz="8" w:space="0" w:color="000000"/>
            </w:tcBorders>
          </w:tcPr>
          <w:p w14:paraId="6FC2077F" w14:textId="77777777" w:rsidR="00E4519B" w:rsidRDefault="00000000">
            <w:pPr>
              <w:keepNext/>
              <w:spacing w:after="0"/>
              <w:rPr>
                <w:ins w:id="91343" w:author="Claude (E30 修订)" w:date="2026-10-09T12:00:00Z"/>
              </w:rPr>
            </w:pPr>
            <w:ins w:id="91344" w:author="Claude (E30 修订)" w:date="2026-10-09T12:00:00Z">
              <w:r>
                <w:rPr>
                  <w:b/>
                  <w:sz w:val="18"/>
                </w:rPr>
                <w:t xml:space="preserve">Persistent AF (n=1,197)</w:t>
              </w:r>
            </w:ins>
          </w:p>
        </w:tc>
      </w:tr>
      <w:tr w:rsidR="00E4519B" w14:paraId="4680BAF5" w14:textId="77777777">
        <w:trPr>
          <w:cantSplit/>
          <w:ins w:id="91378" w:author="Claude (E30 修订)" w:date="2026-10-09T12:00:00Z"/>
        </w:trPr>
        <w:tc>
          <w:tcPr>
            <w:tcW w:w="1418" w:type="dxa"/>
          </w:tcPr>
          <w:p w14:paraId="7C3BE80B" w14:textId="77777777" w:rsidR="00E4519B" w:rsidRDefault="00000000">
            <w:pPr>
              <w:keepNext w:val="0"/>
              <w:spacing w:after="0"/>
              <w:rPr>
                <w:ins w:id="91345" w:author="Claude (E30 修订)" w:date="2026-10-09T12:00:00Z"/>
              </w:rPr>
            </w:pPr>
            <w:ins w:id="91346" w:author="Claude (E30 修订)" w:date="2026-10-09T12:00:00Z">
              <w:r>
                <w:rPr>
                  <w:sz w:val="18"/>
                </w:rPr>
                <w:t xml:space="preserve">Neither</w:t>
              </w:r>
            </w:ins>
          </w:p>
        </w:tc>
        <w:tc>
          <w:tcPr>
            <w:tcW w:w="2400" w:type="dxa"/>
          </w:tcPr>
          <w:p w14:paraId="2141D95F" w14:textId="77777777" w:rsidR="00E4519B" w:rsidRDefault="00000000">
            <w:pPr>
              <w:keepNext w:val="0"/>
              <w:spacing w:after="0"/>
              <w:rPr>
                <w:ins w:id="91347" w:author="Claude (E30 修订)" w:date="2026-10-09T12:00:00Z"/>
              </w:rPr>
            </w:pPr>
            <w:ins w:id="91348" w:author="Claude (E30 修订)" w:date="2026-10-09T12:00:00Z">
              <w:r>
                <w:rPr>
                  <w:sz w:val="18"/>
                </w:rPr>
                <w:t xml:space="preserve">1,474 (48.4; 46.6–50.2)</w:t>
              </w:r>
            </w:ins>
          </w:p>
        </w:tc>
        <w:tc>
          <w:tcPr>
            <w:tcW w:w="2400" w:type="dxa"/>
          </w:tcPr>
          <w:p w14:paraId="763CD039" w14:textId="77777777" w:rsidR="00E4519B" w:rsidRDefault="00000000">
            <w:pPr>
              <w:keepNext w:val="0"/>
              <w:spacing w:after="0"/>
              <w:rPr>
                <w:ins w:id="91349" w:author="Claude (E30 修订)" w:date="2026-10-09T12:00:00Z"/>
              </w:rPr>
            </w:pPr>
            <w:ins w:id="91350" w:author="Claude (E30 修订)" w:date="2026-10-09T12:00:00Z">
              <w:r>
                <w:rPr>
                  <w:sz w:val="18"/>
                </w:rPr>
                <w:t xml:space="preserve">1,154 (62.4; 60.2–64.6)</w:t>
              </w:r>
            </w:ins>
          </w:p>
        </w:tc>
        <w:tc>
          <w:tcPr>
            <w:tcW w:w="2400" w:type="dxa"/>
          </w:tcPr>
          <w:p w14:paraId="160D1C30" w14:textId="77777777" w:rsidR="00E4519B" w:rsidRDefault="00000000">
            <w:pPr>
              <w:keepNext w:val="0"/>
              <w:spacing w:after="0"/>
              <w:rPr>
                <w:ins w:id="91351" w:author="Claude (E30 修订)" w:date="2026-10-09T12:00:00Z"/>
              </w:rPr>
            </w:pPr>
            <w:ins w:id="91352" w:author="Claude (E30 修订)" w:date="2026-10-09T12:00:00Z">
              <w:r>
                <w:rPr>
                  <w:sz w:val="18"/>
                </w:rPr>
                <w:t xml:space="preserve">320 (26.7; 24.3–29.3)</w:t>
              </w:r>
            </w:ins>
          </w:p>
        </w:tc>
      </w:tr>
      <w:tr w:rsidR="00E4519B" w14:paraId="4680BAF5" w14:textId="77777777">
        <w:trPr>
          <w:cantSplit/>
          <w:ins w:id="91379" w:author="Claude (E30 修订)" w:date="2026-10-09T12:00:00Z"/>
        </w:trPr>
        <w:tc>
          <w:tcPr>
            <w:tcW w:w="1418" w:type="dxa"/>
          </w:tcPr>
          <w:p w14:paraId="7C3BE80B" w14:textId="77777777" w:rsidR="00E4519B" w:rsidRDefault="00000000">
            <w:pPr>
              <w:keepNext w:val="0"/>
              <w:spacing w:after="0"/>
              <w:rPr>
                <w:ins w:id="91353" w:author="Claude (E30 修订)" w:date="2026-10-09T12:00:00Z"/>
              </w:rPr>
            </w:pPr>
            <w:ins w:id="91354" w:author="Claude (E30 修订)" w:date="2026-10-09T12:00:00Z">
              <w:r>
                <w:rPr>
                  <w:sz w:val="18"/>
                </w:rPr>
                <w:t xml:space="preserve">MR only</w:t>
              </w:r>
            </w:ins>
          </w:p>
        </w:tc>
        <w:tc>
          <w:tcPr>
            <w:tcW w:w="2400" w:type="dxa"/>
          </w:tcPr>
          <w:p w14:paraId="2141D95F" w14:textId="77777777" w:rsidR="00E4519B" w:rsidRDefault="00000000">
            <w:pPr>
              <w:keepNext w:val="0"/>
              <w:spacing w:after="0"/>
              <w:rPr>
                <w:ins w:id="91355" w:author="Claude (E30 修订)" w:date="2026-10-09T12:00:00Z"/>
              </w:rPr>
            </w:pPr>
            <w:ins w:id="91356" w:author="Claude (E30 修订)" w:date="2026-10-09T12:00:00Z">
              <w:r>
                <w:rPr>
                  <w:sz w:val="18"/>
                </w:rPr>
                <w:t xml:space="preserve">303 (10.0; 8.9–11.1)</w:t>
              </w:r>
            </w:ins>
          </w:p>
        </w:tc>
        <w:tc>
          <w:tcPr>
            <w:tcW w:w="2400" w:type="dxa"/>
          </w:tcPr>
          <w:p w14:paraId="763CD039" w14:textId="77777777" w:rsidR="00E4519B" w:rsidRDefault="00000000">
            <w:pPr>
              <w:keepNext w:val="0"/>
              <w:spacing w:after="0"/>
              <w:rPr>
                <w:ins w:id="91357" w:author="Claude (E30 修订)" w:date="2026-10-09T12:00:00Z"/>
              </w:rPr>
            </w:pPr>
            <w:ins w:id="91358" w:author="Claude (E30 修订)" w:date="2026-10-09T12:00:00Z">
              <w:r>
                <w:rPr>
                  <w:sz w:val="18"/>
                </w:rPr>
                <w:t xml:space="preserve">188 (10.2; 8.9–11.6)</w:t>
              </w:r>
            </w:ins>
          </w:p>
        </w:tc>
        <w:tc>
          <w:tcPr>
            <w:tcW w:w="2400" w:type="dxa"/>
          </w:tcPr>
          <w:p w14:paraId="160D1C30" w14:textId="77777777" w:rsidR="00E4519B" w:rsidRDefault="00000000">
            <w:pPr>
              <w:keepNext w:val="0"/>
              <w:spacing w:after="0"/>
              <w:rPr>
                <w:ins w:id="91359" w:author="Claude (E30 修订)" w:date="2026-10-09T12:00:00Z"/>
              </w:rPr>
            </w:pPr>
            <w:ins w:id="91360" w:author="Claude (E30 修订)" w:date="2026-10-09T12:00:00Z">
              <w:r>
                <w:rPr>
                  <w:sz w:val="18"/>
                </w:rPr>
                <w:t xml:space="preserve">115 (9.6; 8.1–11.4)</w:t>
              </w:r>
            </w:ins>
          </w:p>
        </w:tc>
      </w:tr>
      <w:tr w:rsidR="00E4519B" w14:paraId="4680BAF5" w14:textId="77777777">
        <w:trPr>
          <w:cantSplit/>
          <w:ins w:id="91380" w:author="Claude (E30 修订)" w:date="2026-10-09T12:00:00Z"/>
        </w:trPr>
        <w:tc>
          <w:tcPr>
            <w:tcW w:w="1418" w:type="dxa"/>
          </w:tcPr>
          <w:p w14:paraId="7C3BE80B" w14:textId="77777777" w:rsidR="00E4519B" w:rsidRDefault="00000000">
            <w:pPr>
              <w:keepNext w:val="0"/>
              <w:spacing w:after="0"/>
              <w:rPr>
                <w:ins w:id="91361" w:author="Claude (E30 修订)" w:date="2026-10-09T12:00:00Z"/>
              </w:rPr>
            </w:pPr>
            <w:ins w:id="91362" w:author="Claude (E30 修订)" w:date="2026-10-09T12:00:00Z">
              <w:r>
                <w:rPr>
                  <w:sz w:val="18"/>
                </w:rPr>
                <w:t xml:space="preserve">TR only</w:t>
              </w:r>
            </w:ins>
          </w:p>
        </w:tc>
        <w:tc>
          <w:tcPr>
            <w:tcW w:w="2400" w:type="dxa"/>
          </w:tcPr>
          <w:p w14:paraId="2141D95F" w14:textId="77777777" w:rsidR="00E4519B" w:rsidRDefault="00000000">
            <w:pPr>
              <w:keepNext w:val="0"/>
              <w:spacing w:after="0"/>
              <w:rPr>
                <w:ins w:id="91363" w:author="Claude (E30 修订)" w:date="2026-10-09T12:00:00Z"/>
              </w:rPr>
            </w:pPr>
            <w:ins w:id="91364" w:author="Claude (E30 修订)" w:date="2026-10-09T12:00:00Z">
              <w:r>
                <w:rPr>
                  <w:sz w:val="18"/>
                </w:rPr>
                <w:t xml:space="preserve">605 (19.9; 18.5–21.3)</w:t>
              </w:r>
            </w:ins>
          </w:p>
        </w:tc>
        <w:tc>
          <w:tcPr>
            <w:tcW w:w="2400" w:type="dxa"/>
          </w:tcPr>
          <w:p w14:paraId="763CD039" w14:textId="77777777" w:rsidR="00E4519B" w:rsidRDefault="00000000">
            <w:pPr>
              <w:keepNext w:val="0"/>
              <w:spacing w:after="0"/>
              <w:rPr>
                <w:ins w:id="91365" w:author="Claude (E30 修订)" w:date="2026-10-09T12:00:00Z"/>
              </w:rPr>
            </w:pPr>
            <w:ins w:id="91366" w:author="Claude (E30 修订)" w:date="2026-10-09T12:00:00Z">
              <w:r>
                <w:rPr>
                  <w:sz w:val="18"/>
                </w:rPr>
                <w:t xml:space="preserve">291 (15.7; 14.2–17.5)</w:t>
              </w:r>
            </w:ins>
          </w:p>
        </w:tc>
        <w:tc>
          <w:tcPr>
            <w:tcW w:w="2400" w:type="dxa"/>
          </w:tcPr>
          <w:p w14:paraId="160D1C30" w14:textId="77777777" w:rsidR="00E4519B" w:rsidRDefault="00000000">
            <w:pPr>
              <w:keepNext w:val="0"/>
              <w:spacing w:after="0"/>
              <w:rPr>
                <w:ins w:id="91367" w:author="Claude (E30 修订)" w:date="2026-10-09T12:00:00Z"/>
              </w:rPr>
            </w:pPr>
            <w:ins w:id="91368" w:author="Claude (E30 修订)" w:date="2026-10-09T12:00:00Z">
              <w:r>
                <w:rPr>
                  <w:sz w:val="18"/>
                </w:rPr>
                <w:t xml:space="preserve">314 (26.2; 23.8–28.8)</w:t>
              </w:r>
            </w:ins>
          </w:p>
        </w:tc>
      </w:tr>
      <w:tr w:rsidR="00E4519B" w14:paraId="4680BAF5" w14:textId="77777777">
        <w:trPr>
          <w:cantSplit/>
          <w:ins w:id="91381" w:author="Claude (E30 修订)" w:date="2026-10-09T12:00:00Z"/>
        </w:trPr>
        <w:tc>
          <w:tcPr>
            <w:tcW w:w="1418" w:type="dxa"/>
            <w:tcBorders>
              <w:bottom w:val="single" w:sz="8" w:space="0" w:color="000000"/>
            </w:tcBorders>
          </w:tcPr>
          <w:p w14:paraId="7C3BE80B" w14:textId="77777777" w:rsidR="00E4519B" w:rsidRDefault="00000000">
            <w:pPr>
              <w:keepNext w:val="0"/>
              <w:spacing w:after="0"/>
              <w:rPr>
                <w:ins w:id="91369" w:author="Claude (E30 修订)" w:date="2026-10-09T12:00:00Z"/>
              </w:rPr>
            </w:pPr>
            <w:ins w:id="91370" w:author="Claude (E30 修订)" w:date="2026-10-09T12:00:00Z">
              <w:r>
                <w:rPr>
                  <w:sz w:val="18"/>
                </w:rPr>
                <w:t xml:space="preserve">MR and TR</w:t>
              </w:r>
            </w:ins>
          </w:p>
        </w:tc>
        <w:tc>
          <w:tcPr>
            <w:tcW w:w="2400" w:type="dxa"/>
            <w:tcBorders>
              <w:bottom w:val="single" w:sz="8" w:space="0" w:color="000000"/>
            </w:tcBorders>
          </w:tcPr>
          <w:p w14:paraId="2141D95F" w14:textId="77777777" w:rsidR="00E4519B" w:rsidRDefault="00000000">
            <w:pPr>
              <w:keepNext w:val="0"/>
              <w:spacing w:after="0"/>
              <w:rPr>
                <w:ins w:id="91371" w:author="Claude (E30 修订)" w:date="2026-10-09T12:00:00Z"/>
              </w:rPr>
            </w:pPr>
            <w:ins w:id="91372" w:author="Claude (E30 修订)" w:date="2026-10-09T12:00:00Z">
              <w:r>
                <w:rPr>
                  <w:sz w:val="18"/>
                </w:rPr>
                <w:t xml:space="preserve">663 (21.8; 20.3–23.3)</w:t>
              </w:r>
            </w:ins>
          </w:p>
        </w:tc>
        <w:tc>
          <w:tcPr>
            <w:tcW w:w="2400" w:type="dxa"/>
            <w:tcBorders>
              <w:bottom w:val="single" w:sz="8" w:space="0" w:color="000000"/>
            </w:tcBorders>
          </w:tcPr>
          <w:p w14:paraId="763CD039" w14:textId="77777777" w:rsidR="00E4519B" w:rsidRDefault="00000000">
            <w:pPr>
              <w:keepNext w:val="0"/>
              <w:spacing w:after="0"/>
              <w:rPr>
                <w:ins w:id="91373" w:author="Claude (E30 修订)" w:date="2026-10-09T12:00:00Z"/>
              </w:rPr>
            </w:pPr>
            <w:ins w:id="91374" w:author="Claude (E30 修订)" w:date="2026-10-09T12:00:00Z">
              <w:r>
                <w:rPr>
                  <w:sz w:val="18"/>
                </w:rPr>
                <w:t xml:space="preserve">215 (11.6; 10.3–13.2)</w:t>
              </w:r>
            </w:ins>
          </w:p>
        </w:tc>
        <w:tc>
          <w:tcPr>
            <w:tcW w:w="2400" w:type="dxa"/>
            <w:tcBorders>
              <w:bottom w:val="single" w:sz="8" w:space="0" w:color="000000"/>
            </w:tcBorders>
          </w:tcPr>
          <w:p w14:paraId="160D1C30" w14:textId="77777777" w:rsidR="00E4519B" w:rsidRDefault="00000000">
            <w:pPr>
              <w:keepNext w:val="0"/>
              <w:spacing w:after="0"/>
              <w:rPr>
                <w:ins w:id="91375" w:author="Claude (E30 修订)" w:date="2026-10-09T12:00:00Z"/>
              </w:rPr>
            </w:pPr>
            <w:ins w:id="91376" w:author="Claude (E30 修订)" w:date="2026-10-09T12:00:00Z">
              <w:r>
                <w:rPr>
                  <w:sz w:val="18"/>
                </w:rPr>
                <w:t xml:space="preserve">448 (37.4; 34.7–40.2)</w:t>
              </w:r>
            </w:ins>
          </w:p>
        </w:tc>
      </w:tr>
    </w:tbl>
    <w:p w14:paraId="0D2D2242" w14:textId="77777777" w:rsidR="00C975E4" w:rsidRDefault="00000000">
      <w:del w:id="91475" w:author="Claude (E30 修订)" w:date="2026-10-09T12:00:00Z">
        <w:r>
          <w:rPr>
            <w:i/>
          </w:rPr>
          <w:delText xml:space="preserve">D.</w:delText>
        </w:r>
      </w:del>
      <w:ins w:id="91476" w:author="Claude (E30 修订)" w:date="2026-10-09T12:00:00Z">
        <w:r>
          <w:rPr>
            <w:i/>
          </w:rPr>
          <w:t xml:space="preserve">C.</w:t>
        </w:r>
      </w:ins>
      <w:r>
        <w:rPr>
          <w:i/>
        </w:rPr>
        <w:t xml:space="preserve"> Study-defined moderate or greater (analysis grade ≥2), n/N (%)</w:t>
      </w:r>
    </w:p>
    <w:tbl>
      <w:tblPr>
        <w:tblW w:w="8618" w:type="dxa"/>
        <w:tblLayout w:type="fixed"/>
        <w:tblLook w:val="04A0" w:firstRow="1" w:lastRow="0" w:firstColumn="1" w:lastColumn="0" w:noHBand="0" w:noVBand="1"/>
      </w:tblPr>
      <w:tblGrid>
        <w:gridCol w:w="3958"/>
        <w:gridCol w:w="2330"/>
        <w:gridCol w:w="2330"/>
      </w:tblGrid>
      <w:tr w:rsidR="00E4519B" w14:paraId="6D1B2A5E" w14:textId="77777777">
        <w:trPr>
          <w:cantSplit/>
          <w:tblHeader/>
        </w:trPr>
        <w:tc>
          <w:tcPr>
            <w:tcW w:w="3958" w:type="dxa"/>
            <w:tcBorders>
              <w:top w:val="single" w:sz="8" w:space="0" w:color="000000"/>
              <w:bottom w:val="single" w:sz="8" w:space="0" w:color="000000"/>
            </w:tcBorders>
          </w:tcPr>
          <w:p w14:paraId="1787F43A" w14:textId="77777777" w:rsidR="00E4519B" w:rsidRDefault="00000000">
            <w:pPr>
              <w:keepNext/>
              <w:spacing w:after="0"/>
            </w:pPr>
            <w:r>
              <w:rPr>
                <w:b/>
                <w:sz w:val="18"/>
              </w:rPr>
              <w:t>Group</w:t>
            </w:r>
          </w:p>
        </w:tc>
        <w:tc>
          <w:tcPr>
            <w:tcW w:w="2330" w:type="dxa"/>
            <w:tcBorders>
              <w:top w:val="single" w:sz="8" w:space="0" w:color="000000"/>
              <w:bottom w:val="single" w:sz="8" w:space="0" w:color="000000"/>
            </w:tcBorders>
          </w:tcPr>
          <w:p w14:paraId="55B11C07" w14:textId="77777777" w:rsidR="00E4519B" w:rsidRDefault="00000000">
            <w:pPr>
              <w:keepNext/>
              <w:spacing w:after="0"/>
            </w:pPr>
            <w:r>
              <w:rPr>
                <w:b/>
                <w:sz w:val="18"/>
              </w:rPr>
              <w:t>MR grade ≥2</w:t>
            </w:r>
          </w:p>
        </w:tc>
        <w:tc>
          <w:tcPr>
            <w:tcW w:w="2330" w:type="dxa"/>
            <w:tcBorders>
              <w:top w:val="single" w:sz="8" w:space="0" w:color="000000"/>
              <w:bottom w:val="single" w:sz="8" w:space="0" w:color="000000"/>
            </w:tcBorders>
          </w:tcPr>
          <w:p w14:paraId="068D12E9" w14:textId="77777777" w:rsidR="00E4519B" w:rsidRDefault="00000000">
            <w:pPr>
              <w:keepNext/>
              <w:spacing w:after="0"/>
            </w:pPr>
            <w:r>
              <w:rPr>
                <w:b/>
                <w:sz w:val="18"/>
              </w:rPr>
              <w:t>TR grade ≥2</w:t>
            </w:r>
          </w:p>
        </w:tc>
      </w:tr>
      <w:tr w:rsidR="00E4519B" w14:paraId="62DDC614" w14:textId="77777777">
        <w:trPr>
          <w:cantSplit/>
        </w:trPr>
        <w:tc>
          <w:tcPr>
            <w:tcW w:w="3958" w:type="dxa"/>
          </w:tcPr>
          <w:p w14:paraId="46353B0E" w14:textId="77777777" w:rsidR="00E4519B" w:rsidRDefault="00000000">
            <w:pPr>
              <w:keepNext w:val="0"/>
              <w:spacing w:after="0"/>
            </w:pPr>
            <w:r>
              <w:rPr>
                <w:sz w:val="18"/>
              </w:rPr>
              <w:t>All</w:t>
            </w:r>
          </w:p>
        </w:tc>
        <w:tc>
          <w:tcPr>
            <w:tcW w:w="2330" w:type="dxa"/>
          </w:tcPr>
          <w:p w14:paraId="032758F0" w14:textId="77777777" w:rsidR="00E4519B" w:rsidRDefault="00000000">
            <w:pPr>
              <w:keepNext w:val="0"/>
              <w:spacing w:after="0"/>
            </w:pPr>
            <w:del w:id="91477" w:author="Claude (E30 修订)" w:date="2026-10-09T12:00:00Z">
              <w:r>
                <w:rPr>
                  <w:sz w:val="18"/>
                </w:rPr>
                <w:delText xml:space="preserve">262/2,322 (11.3)</w:delText>
              </w:r>
            </w:del>
            <w:ins w:id="91478" w:author="Claude (E30 修订)" w:date="2026-10-09T12:00:00Z">
              <w:r>
                <w:rPr>
                  <w:sz w:val="18"/>
                </w:rPr>
                <w:t xml:space="preserve">319/3,045 (10.5)</w:t>
              </w:r>
            </w:ins>
          </w:p>
        </w:tc>
        <w:tc>
          <w:tcPr>
            <w:tcW w:w="2330" w:type="dxa"/>
          </w:tcPr>
          <w:p w14:paraId="178BA24B" w14:textId="77777777" w:rsidR="00E4519B" w:rsidRDefault="00000000">
            <w:pPr>
              <w:keepNext w:val="0"/>
              <w:spacing w:after="0"/>
            </w:pPr>
            <w:del w:id="91479" w:author="Claude (E30 修订)" w:date="2026-10-09T12:00:00Z">
              <w:r>
                <w:rPr>
                  <w:sz w:val="18"/>
                </w:rPr>
                <w:delText xml:space="preserve">435/2,322 (18.7)</w:delText>
              </w:r>
            </w:del>
            <w:ins w:id="91480" w:author="Claude (E30 修订)" w:date="2026-10-09T12:00:00Z">
              <w:r>
                <w:rPr>
                  <w:sz w:val="18"/>
                </w:rPr>
                <w:t xml:space="preserve">519/3,045 (17.0)</w:t>
              </w:r>
            </w:ins>
          </w:p>
        </w:tc>
      </w:tr>
      <w:tr w:rsidR="00E4519B" w14:paraId="7927441A" w14:textId="77777777">
        <w:trPr>
          <w:cantSplit/>
        </w:trPr>
        <w:tc>
          <w:tcPr>
            <w:tcW w:w="3958" w:type="dxa"/>
          </w:tcPr>
          <w:p w14:paraId="7104CBE6" w14:textId="77777777" w:rsidR="00E4519B" w:rsidRDefault="00000000">
            <w:pPr>
              <w:keepNext w:val="0"/>
              <w:spacing w:after="0"/>
            </w:pPr>
            <w:r>
              <w:rPr>
                <w:sz w:val="18"/>
              </w:rPr>
              <w:t>Paroxysmal AF</w:t>
            </w:r>
          </w:p>
        </w:tc>
        <w:tc>
          <w:tcPr>
            <w:tcW w:w="2330" w:type="dxa"/>
          </w:tcPr>
          <w:p w14:paraId="600F2034" w14:textId="77777777" w:rsidR="00E4519B" w:rsidRDefault="00000000">
            <w:pPr>
              <w:keepNext w:val="0"/>
              <w:spacing w:after="0"/>
            </w:pPr>
            <w:del w:id="91481" w:author="Claude (E30 修订)" w:date="2026-10-09T12:00:00Z">
              <w:r>
                <w:rPr>
                  <w:sz w:val="18"/>
                </w:rPr>
                <w:delText xml:space="preserve">101/1,367 (7.4)</w:delText>
              </w:r>
            </w:del>
            <w:ins w:id="91482" w:author="Claude (E30 修订)" w:date="2026-10-09T12:00:00Z">
              <w:r>
                <w:rPr>
                  <w:sz w:val="18"/>
                </w:rPr>
                <w:t xml:space="preserve">120/1,848 (6.5)</w:t>
              </w:r>
            </w:ins>
          </w:p>
        </w:tc>
        <w:tc>
          <w:tcPr>
            <w:tcW w:w="2330" w:type="dxa"/>
          </w:tcPr>
          <w:p w14:paraId="3F534913" w14:textId="77777777" w:rsidR="00E4519B" w:rsidRDefault="00000000">
            <w:pPr>
              <w:keepNext w:val="0"/>
              <w:spacing w:after="0"/>
            </w:pPr>
            <w:del w:id="91483" w:author="Claude (E30 修订)" w:date="2026-10-09T12:00:00Z">
              <w:r>
                <w:rPr>
                  <w:sz w:val="18"/>
                </w:rPr>
                <w:delText xml:space="preserve">126/1,367 (9.2)</w:delText>
              </w:r>
            </w:del>
            <w:ins w:id="91484" w:author="Claude (E30 修订)" w:date="2026-10-09T12:00:00Z">
              <w:r>
                <w:rPr>
                  <w:sz w:val="18"/>
                </w:rPr>
                <w:t xml:space="preserve">154/1,848 (8.3)</w:t>
              </w:r>
            </w:ins>
          </w:p>
        </w:tc>
      </w:tr>
      <w:tr w:rsidR="00E4519B" w14:paraId="2B7A5C76" w14:textId="77777777">
        <w:trPr>
          <w:cantSplit/>
        </w:trPr>
        <w:tc>
          <w:tcPr>
            <w:tcW w:w="3958" w:type="dxa"/>
          </w:tcPr>
          <w:p w14:paraId="726C905B" w14:textId="77777777" w:rsidR="00E4519B" w:rsidRDefault="00000000">
            <w:pPr>
              <w:keepNext w:val="0"/>
              <w:spacing w:after="0"/>
            </w:pPr>
            <w:r>
              <w:rPr>
                <w:sz w:val="18"/>
              </w:rPr>
              <w:t>Persistent AF</w:t>
            </w:r>
          </w:p>
        </w:tc>
        <w:tc>
          <w:tcPr>
            <w:tcW w:w="2330" w:type="dxa"/>
          </w:tcPr>
          <w:p w14:paraId="49EAD716" w14:textId="77777777" w:rsidR="00E4519B" w:rsidRDefault="00000000">
            <w:pPr>
              <w:keepNext w:val="0"/>
              <w:spacing w:after="0"/>
            </w:pPr>
            <w:del w:id="91485" w:author="Claude (E30 修订)" w:date="2026-10-09T12:00:00Z">
              <w:r>
                <w:rPr>
                  <w:sz w:val="18"/>
                </w:rPr>
                <w:delText xml:space="preserve">161/955 (16.9)</w:delText>
              </w:r>
            </w:del>
            <w:ins w:id="91486" w:author="Claude (E30 修订)" w:date="2026-10-09T12:00:00Z">
              <w:r>
                <w:rPr>
                  <w:sz w:val="18"/>
                </w:rPr>
                <w:t xml:space="preserve">199/1,197 (16.6)</w:t>
              </w:r>
            </w:ins>
          </w:p>
        </w:tc>
        <w:tc>
          <w:tcPr>
            <w:tcW w:w="2330" w:type="dxa"/>
          </w:tcPr>
          <w:p w14:paraId="514A53B6" w14:textId="77777777" w:rsidR="00E4519B" w:rsidRDefault="00000000">
            <w:pPr>
              <w:keepNext w:val="0"/>
              <w:spacing w:after="0"/>
            </w:pPr>
            <w:del w:id="91487" w:author="Claude (E30 修订)" w:date="2026-10-09T12:00:00Z">
              <w:r>
                <w:rPr>
                  <w:sz w:val="18"/>
                </w:rPr>
                <w:delText xml:space="preserve">309/955 (32.4)</w:delText>
              </w:r>
            </w:del>
            <w:ins w:id="91488" w:author="Claude (E30 修订)" w:date="2026-10-09T12:00:00Z">
              <w:r>
                <w:rPr>
                  <w:sz w:val="18"/>
                </w:rPr>
                <w:t xml:space="preserve">365/1,197 (30.5)</w:t>
              </w:r>
            </w:ins>
          </w:p>
        </w:tc>
      </w:tr>
      <w:tr w:rsidR="00E4519B" w14:paraId="1126429F" w14:textId="77777777">
        <w:trPr>
          <w:cantSplit/>
        </w:trPr>
        <w:tc>
          <w:tcPr>
            <w:tcW w:w="3958" w:type="dxa"/>
          </w:tcPr>
          <w:p w14:paraId="1039F190" w14:textId="77777777" w:rsidR="00E4519B" w:rsidRDefault="00000000">
            <w:pPr>
              <w:keepNext w:val="0"/>
              <w:spacing w:after="0"/>
            </w:pPr>
            <w:r>
              <w:rPr>
                <w:sz w:val="18"/>
              </w:rPr>
              <w:t>MR only</w:t>
            </w:r>
          </w:p>
        </w:tc>
        <w:tc>
          <w:tcPr>
            <w:tcW w:w="2330" w:type="dxa"/>
          </w:tcPr>
          <w:p w14:paraId="19F4DADC" w14:textId="77777777" w:rsidR="00E4519B" w:rsidRDefault="00000000">
            <w:pPr>
              <w:keepNext w:val="0"/>
              <w:spacing w:after="0"/>
            </w:pPr>
            <w:del w:id="91489" w:author="Claude (E30 修订)" w:date="2026-10-09T12:00:00Z">
              <w:r>
                <w:rPr>
                  <w:sz w:val="18"/>
                </w:rPr>
                <w:delText xml:space="preserve">59/225</w:delText>
              </w:r>
            </w:del>
            <w:ins w:id="91490" w:author="Claude (E30 修订)" w:date="2026-10-09T12:00:00Z">
              <w:r>
                <w:rPr>
                  <w:sz w:val="18"/>
                </w:rPr>
                <w:t xml:space="preserve">69/303</w:t>
              </w:r>
            </w:ins>
            <w:r>
              <w:rPr>
                <w:sz w:val="18"/>
              </w:rPr>
              <w:t xml:space="preserve"> (</w:t>
            </w:r>
            <w:del w:id="91491" w:author="Claude (E30 修订)" w:date="2026-10-09T12:00:00Z">
              <w:r>
                <w:rPr>
                  <w:sz w:val="18"/>
                </w:rPr>
                <w:delText xml:space="preserve">26.2</w:delText>
              </w:r>
            </w:del>
            <w:ins w:id="91492" w:author="Claude (E30 修订)" w:date="2026-10-09T12:00:00Z">
              <w:r>
                <w:rPr>
                  <w:sz w:val="18"/>
                </w:rPr>
                <w:t xml:space="preserve">22.8</w:t>
              </w:r>
            </w:ins>
            <w:r>
              <w:rPr>
                <w:sz w:val="18"/>
              </w:rPr>
              <w:t xml:space="preserve">)</w:t>
            </w:r>
          </w:p>
        </w:tc>
        <w:tc>
          <w:tcPr>
            <w:tcW w:w="2330" w:type="dxa"/>
          </w:tcPr>
          <w:p w14:paraId="617CF094" w14:textId="77777777" w:rsidR="00E4519B" w:rsidRDefault="00000000">
            <w:pPr>
              <w:keepNext w:val="0"/>
              <w:spacing w:after="0"/>
            </w:pPr>
            <w:r>
              <w:rPr>
                <w:sz w:val="18"/>
              </w:rPr>
              <w:t>—</w:t>
            </w:r>
          </w:p>
        </w:tc>
      </w:tr>
      <w:tr w:rsidR="00E4519B" w14:paraId="1822BC7C" w14:textId="77777777">
        <w:trPr>
          <w:cantSplit/>
        </w:trPr>
        <w:tc>
          <w:tcPr>
            <w:tcW w:w="3958" w:type="dxa"/>
          </w:tcPr>
          <w:p w14:paraId="03D693F9" w14:textId="77777777" w:rsidR="00E4519B" w:rsidRDefault="00000000">
            <w:pPr>
              <w:keepNext w:val="0"/>
              <w:spacing w:after="0"/>
            </w:pPr>
            <w:r>
              <w:rPr>
                <w:sz w:val="18"/>
              </w:rPr>
              <w:t>TR only</w:t>
            </w:r>
          </w:p>
        </w:tc>
        <w:tc>
          <w:tcPr>
            <w:tcW w:w="2330" w:type="dxa"/>
          </w:tcPr>
          <w:p w14:paraId="59F77280" w14:textId="77777777" w:rsidR="00E4519B" w:rsidRDefault="00000000">
            <w:pPr>
              <w:keepNext w:val="0"/>
              <w:spacing w:after="0"/>
            </w:pPr>
            <w:r>
              <w:rPr>
                <w:sz w:val="18"/>
              </w:rPr>
              <w:t>—</w:t>
            </w:r>
          </w:p>
        </w:tc>
        <w:tc>
          <w:tcPr>
            <w:tcW w:w="2330" w:type="dxa"/>
          </w:tcPr>
          <w:p w14:paraId="04F07770" w14:textId="77777777" w:rsidR="00E4519B" w:rsidRDefault="00000000">
            <w:pPr>
              <w:keepNext w:val="0"/>
              <w:spacing w:after="0"/>
            </w:pPr>
            <w:del w:id="91493" w:author="Claude (E30 修订)" w:date="2026-10-09T12:00:00Z">
              <w:r>
                <w:rPr>
                  <w:sz w:val="18"/>
                </w:rPr>
                <w:delText xml:space="preserve">149/498</w:delText>
              </w:r>
            </w:del>
            <w:ins w:id="91494" w:author="Claude (E30 修订)" w:date="2026-10-09T12:00:00Z">
              <w:r>
                <w:rPr>
                  <w:sz w:val="18"/>
                </w:rPr>
                <w:t xml:space="preserve">169/605</w:t>
              </w:r>
            </w:ins>
            <w:r>
              <w:rPr>
                <w:sz w:val="18"/>
              </w:rPr>
              <w:t xml:space="preserve"> (</w:t>
            </w:r>
            <w:del w:id="91495" w:author="Claude (E30 修订)" w:date="2026-10-09T12:00:00Z">
              <w:r>
                <w:rPr>
                  <w:sz w:val="18"/>
                </w:rPr>
                <w:delText xml:space="preserve">29.9</w:delText>
              </w:r>
            </w:del>
            <w:ins w:id="91496" w:author="Claude (E30 修订)" w:date="2026-10-09T12:00:00Z">
              <w:r>
                <w:rPr>
                  <w:sz w:val="18"/>
                </w:rPr>
                <w:t xml:space="preserve">27.9</w:t>
              </w:r>
            </w:ins>
            <w:r>
              <w:rPr>
                <w:sz w:val="18"/>
              </w:rPr>
              <w:t xml:space="preserve">)</w:t>
            </w:r>
          </w:p>
        </w:tc>
      </w:tr>
      <w:tr w:rsidR="00E4519B" w14:paraId="0D397944" w14:textId="77777777">
        <w:trPr>
          <w:cantSplit/>
        </w:trPr>
        <w:tc>
          <w:tcPr>
            <w:tcW w:w="3958" w:type="dxa"/>
            <w:tcBorders>
              <w:bottom w:val="single" w:sz="8" w:space="0" w:color="000000"/>
            </w:tcBorders>
          </w:tcPr>
          <w:p w14:paraId="07A5AEC0" w14:textId="77777777" w:rsidR="00E4519B" w:rsidRDefault="00000000">
            <w:pPr>
              <w:keepNext w:val="0"/>
              <w:spacing w:after="0"/>
            </w:pPr>
            <w:r>
              <w:rPr>
                <w:sz w:val="18"/>
              </w:rPr>
              <w:t>MR and TR</w:t>
            </w:r>
          </w:p>
        </w:tc>
        <w:tc>
          <w:tcPr>
            <w:tcW w:w="2330" w:type="dxa"/>
            <w:tcBorders>
              <w:bottom w:val="single" w:sz="8" w:space="0" w:color="000000"/>
            </w:tcBorders>
          </w:tcPr>
          <w:p w14:paraId="7A2DBD16" w14:textId="77777777" w:rsidR="00E4519B" w:rsidRDefault="00000000">
            <w:pPr>
              <w:keepNext w:val="0"/>
              <w:spacing w:after="0"/>
            </w:pPr>
            <w:del w:id="91497" w:author="Claude (E30 修订)" w:date="2026-10-09T12:00:00Z">
              <w:r>
                <w:rPr>
                  <w:sz w:val="18"/>
                </w:rPr>
                <w:delText xml:space="preserve">203/533</w:delText>
              </w:r>
            </w:del>
            <w:ins w:id="91498" w:author="Claude (E30 修订)" w:date="2026-10-09T12:00:00Z">
              <w:r>
                <w:rPr>
                  <w:sz w:val="18"/>
                </w:rPr>
                <w:t xml:space="preserve">250/663</w:t>
              </w:r>
            </w:ins>
            <w:r>
              <w:rPr>
                <w:sz w:val="18"/>
              </w:rPr>
              <w:t xml:space="preserve"> (</w:t>
            </w:r>
            <w:del w:id="91499" w:author="Claude (E30 修订)" w:date="2026-10-09T12:00:00Z">
              <w:r>
                <w:rPr>
                  <w:sz w:val="18"/>
                </w:rPr>
                <w:delText xml:space="preserve">38.1</w:delText>
              </w:r>
            </w:del>
            <w:ins w:id="91500" w:author="Claude (E30 修订)" w:date="2026-10-09T12:00:00Z">
              <w:r>
                <w:rPr>
                  <w:sz w:val="18"/>
                </w:rPr>
                <w:t xml:space="preserve">37.7</w:t>
              </w:r>
            </w:ins>
            <w:r>
              <w:rPr>
                <w:sz w:val="18"/>
              </w:rPr>
              <w:t xml:space="preserve">)</w:t>
            </w:r>
          </w:p>
        </w:tc>
        <w:tc>
          <w:tcPr>
            <w:tcW w:w="2330" w:type="dxa"/>
            <w:tcBorders>
              <w:bottom w:val="single" w:sz="8" w:space="0" w:color="000000"/>
            </w:tcBorders>
          </w:tcPr>
          <w:p w14:paraId="47BBDDD1" w14:textId="77777777" w:rsidR="00E4519B" w:rsidRDefault="00000000">
            <w:pPr>
              <w:keepNext w:val="0"/>
              <w:spacing w:after="0"/>
            </w:pPr>
            <w:del w:id="91501" w:author="Claude (E30 修订)" w:date="2026-10-09T12:00:00Z">
              <w:r>
                <w:rPr>
                  <w:sz w:val="18"/>
                </w:rPr>
                <w:delText xml:space="preserve">286/533</w:delText>
              </w:r>
            </w:del>
            <w:ins w:id="91502" w:author="Claude (E30 修订)" w:date="2026-10-09T12:00:00Z">
              <w:r>
                <w:rPr>
                  <w:sz w:val="18"/>
                </w:rPr>
                <w:t xml:space="preserve">350/663</w:t>
              </w:r>
            </w:ins>
            <w:r>
              <w:rPr>
                <w:sz w:val="18"/>
              </w:rPr>
              <w:t xml:space="preserve"> (</w:t>
            </w:r>
            <w:del w:id="91503" w:author="Claude (E30 修订)" w:date="2026-10-09T12:00:00Z">
              <w:r>
                <w:rPr>
                  <w:sz w:val="18"/>
                </w:rPr>
                <w:delText xml:space="preserve">53.7</w:delText>
              </w:r>
            </w:del>
            <w:ins w:id="91504" w:author="Claude (E30 修订)" w:date="2026-10-09T12:00:00Z">
              <w:r>
                <w:rPr>
                  <w:sz w:val="18"/>
                </w:rPr>
                <w:t xml:space="preserve">52.8</w:t>
              </w:r>
            </w:ins>
            <w:r>
              <w:rPr>
                <w:sz w:val="18"/>
              </w:rPr>
              <w:t xml:space="preserve">)</w:t>
            </w:r>
          </w:p>
        </w:tc>
      </w:tr>
    </w:tbl>
    <w:p w14:paraId="6DE2C034" w14:textId="77777777" w:rsidR="00C975E4" w:rsidRDefault="00000000">
      <w:del w:id="91505" w:author="Claude (E30 修订)" w:date="2026-10-09T12:00:00Z">
        <w:r>
          <w:rPr>
            <w:i/>
          </w:rPr>
          <w:delText xml:space="preserve">E.</w:delText>
        </w:r>
      </w:del>
      <w:ins w:id="91506" w:author="Claude (E30 修订)" w:date="2026-10-09T12:00:00Z">
        <w:r>
          <w:rPr>
            <w:i/>
          </w:rPr>
          <w:t xml:space="preserve">D.</w:t>
        </w:r>
      </w:ins>
      <w:r>
        <w:rPr>
          <w:i/>
        </w:rPr>
        <w:t xml:space="preserve"> Persistent vs paroxysmal AF</w:t>
      </w:r>
    </w:p>
    <w:tbl>
      <w:tblPr>
        <w:tblW w:w="8618" w:type="dxa"/>
        <w:tblLayout w:type="fixed"/>
        <w:tblLook w:val="04A0" w:firstRow="1" w:lastRow="0" w:firstColumn="1" w:lastColumn="0" w:noHBand="0" w:noVBand="1"/>
      </w:tblPr>
      <w:tblGrid>
        <w:gridCol w:w="2618"/>
        <w:gridCol w:w="1250"/>
        <w:gridCol w:w="1250"/>
        <w:gridCol w:w="1750"/>
        <w:gridCol w:w="1750"/>
      </w:tblGrid>
      <w:tr w:rsidR="00E4519B" w14:paraId="12A389D7" w14:textId="77777777">
        <w:trPr>
          <w:cantSplit/>
          <w:tblHeader/>
        </w:trPr>
        <w:tc>
          <w:tcPr>
            <w:tcW w:w="2618" w:type="dxa"/>
            <w:tcBorders>
              <w:top w:val="single" w:sz="8" w:space="0" w:color="000000"/>
              <w:bottom w:val="single" w:sz="8" w:space="0" w:color="000000"/>
            </w:tcBorders>
          </w:tcPr>
          <w:p w14:paraId="2EF46FAC" w14:textId="77777777" w:rsidR="00E4519B" w:rsidRDefault="00000000">
            <w:pPr>
              <w:keepNext/>
              <w:spacing w:after="0"/>
            </w:pPr>
            <w:r>
              <w:rPr>
                <w:b/>
                <w:sz w:val="18"/>
              </w:rPr>
              <w:lastRenderedPageBreak/>
              <w:t>Outcome</w:t>
            </w:r>
          </w:p>
        </w:tc>
        <w:tc>
          <w:tcPr>
            <w:tcW w:w="1250" w:type="dxa"/>
            <w:tcBorders>
              <w:top w:val="single" w:sz="8" w:space="0" w:color="000000"/>
              <w:bottom w:val="single" w:sz="8" w:space="0" w:color="000000"/>
            </w:tcBorders>
          </w:tcPr>
          <w:p w14:paraId="726CD8CC" w14:textId="77777777" w:rsidR="00E4519B" w:rsidRDefault="00000000">
            <w:pPr>
              <w:keepNext/>
              <w:spacing w:after="0"/>
            </w:pPr>
            <w:r>
              <w:rPr>
                <w:b/>
                <w:sz w:val="18"/>
              </w:rPr>
              <w:t>Paroxysmal AF, %</w:t>
            </w:r>
          </w:p>
        </w:tc>
        <w:tc>
          <w:tcPr>
            <w:tcW w:w="1250" w:type="dxa"/>
            <w:tcBorders>
              <w:top w:val="single" w:sz="8" w:space="0" w:color="000000"/>
              <w:bottom w:val="single" w:sz="8" w:space="0" w:color="000000"/>
            </w:tcBorders>
          </w:tcPr>
          <w:p w14:paraId="54C5F69B" w14:textId="77777777" w:rsidR="00E4519B" w:rsidRDefault="00000000">
            <w:pPr>
              <w:keepNext/>
              <w:spacing w:after="0"/>
            </w:pPr>
            <w:r>
              <w:rPr>
                <w:b/>
                <w:sz w:val="18"/>
              </w:rPr>
              <w:t>Persistent AF, %</w:t>
            </w:r>
          </w:p>
        </w:tc>
        <w:tc>
          <w:tcPr>
            <w:tcW w:w="1750" w:type="dxa"/>
            <w:tcBorders>
              <w:top w:val="single" w:sz="8" w:space="0" w:color="000000"/>
              <w:bottom w:val="single" w:sz="8" w:space="0" w:color="000000"/>
            </w:tcBorders>
          </w:tcPr>
          <w:p w14:paraId="499272BF" w14:textId="77777777" w:rsidR="00E4519B" w:rsidRDefault="00000000">
            <w:pPr>
              <w:keepNext/>
              <w:spacing w:after="0"/>
            </w:pPr>
            <w:r>
              <w:rPr>
                <w:b/>
                <w:sz w:val="18"/>
              </w:rPr>
              <w:t>Prevalence ratio, unadjusted (95% CI)</w:t>
            </w:r>
          </w:p>
        </w:tc>
        <w:tc>
          <w:tcPr>
            <w:tcW w:w="1750" w:type="dxa"/>
            <w:tcBorders>
              <w:top w:val="single" w:sz="8" w:space="0" w:color="000000"/>
              <w:bottom w:val="single" w:sz="8" w:space="0" w:color="000000"/>
            </w:tcBorders>
          </w:tcPr>
          <w:p w14:paraId="1248EC72" w14:textId="77777777" w:rsidR="00E4519B" w:rsidRDefault="00000000">
            <w:pPr>
              <w:keepNext/>
              <w:spacing w:after="0"/>
            </w:pPr>
            <w:r>
              <w:rPr>
                <w:b/>
                <w:sz w:val="18"/>
              </w:rPr>
              <w:t>Prevalence ratio, adjusted for age and sex (95% CI)</w:t>
            </w:r>
          </w:p>
        </w:tc>
      </w:tr>
      <w:tr w:rsidR="00E4519B" w14:paraId="4F91CCB4" w14:textId="77777777">
        <w:trPr>
          <w:cantSplit/>
        </w:trPr>
        <w:tc>
          <w:tcPr>
            <w:tcW w:w="2618" w:type="dxa"/>
          </w:tcPr>
          <w:p w14:paraId="26EBA7F7" w14:textId="77777777" w:rsidR="00E4519B" w:rsidRDefault="00000000">
            <w:pPr>
              <w:keepNext w:val="0"/>
              <w:spacing w:after="0"/>
            </w:pPr>
            <w:r>
              <w:rPr>
                <w:sz w:val="18"/>
              </w:rPr>
              <w:t xml:space="preserve">MR and TR (n=</w:t>
            </w:r>
            <w:del w:id="91507" w:author="Claude (E30 修订)" w:date="2026-10-09T12:00:00Z">
              <w:r>
                <w:rPr>
                  <w:sz w:val="18"/>
                </w:rPr>
                <w:delText xml:space="preserve">2</w:delText>
              </w:r>
            </w:del>
            <w:ins w:id="91508" w:author="Claude (E30 修订)" w:date="2026-10-09T12:00:00Z">
              <w:r>
                <w:rPr>
                  <w:sz w:val="18"/>
                </w:rPr>
                <w:t xml:space="preserve">3</w:t>
              </w:r>
            </w:ins>
            <w:r>
              <w:rPr>
                <w:sz w:val="18"/>
              </w:rPr>
              <w:t xml:space="preserve">,</w:t>
            </w:r>
            <w:del w:id="91509" w:author="Claude (E30 修订)" w:date="2026-10-09T12:00:00Z">
              <w:r>
                <w:rPr>
                  <w:sz w:val="18"/>
                </w:rPr>
                <w:delText xml:space="preserve">322</w:delText>
              </w:r>
            </w:del>
            <w:ins w:id="91510" w:author="Claude (E30 修订)" w:date="2026-10-09T12:00:00Z">
              <w:r>
                <w:rPr>
                  <w:sz w:val="18"/>
                </w:rPr>
                <w:t xml:space="preserve">045</w:t>
              </w:r>
            </w:ins>
            <w:r>
              <w:rPr>
                <w:sz w:val="18"/>
              </w:rPr>
              <w:t xml:space="preserve">)</w:t>
            </w:r>
          </w:p>
        </w:tc>
        <w:tc>
          <w:tcPr>
            <w:tcW w:w="1250" w:type="dxa"/>
          </w:tcPr>
          <w:p w14:paraId="399784AD" w14:textId="77777777" w:rsidR="00E4519B" w:rsidRDefault="00000000">
            <w:pPr>
              <w:keepNext w:val="0"/>
              <w:spacing w:after="0"/>
            </w:pPr>
            <w:del w:id="91511" w:author="Claude (E30 修订)" w:date="2026-10-09T12:00:00Z">
              <w:r>
                <w:rPr>
                  <w:sz w:val="18"/>
                </w:rPr>
                <w:delText xml:space="preserve">12.6</w:delText>
              </w:r>
            </w:del>
            <w:ins w:id="91512" w:author="Claude (E30 修订)" w:date="2026-10-09T12:00:00Z">
              <w:r>
                <w:rPr>
                  <w:sz w:val="18"/>
                </w:rPr>
                <w:t xml:space="preserve">11.6</w:t>
              </w:r>
            </w:ins>
          </w:p>
        </w:tc>
        <w:tc>
          <w:tcPr>
            <w:tcW w:w="1250" w:type="dxa"/>
          </w:tcPr>
          <w:p w14:paraId="04C9A171" w14:textId="77777777" w:rsidR="00E4519B" w:rsidRDefault="00000000">
            <w:pPr>
              <w:keepNext w:val="0"/>
              <w:spacing w:after="0"/>
            </w:pPr>
            <w:del w:id="91513" w:author="Claude (E30 修订)" w:date="2026-10-09T12:00:00Z">
              <w:r>
                <w:rPr>
                  <w:sz w:val="18"/>
                </w:rPr>
                <w:delText xml:space="preserve">37.8</w:delText>
              </w:r>
            </w:del>
            <w:ins w:id="91514" w:author="Claude (E30 修订)" w:date="2026-10-09T12:00:00Z">
              <w:r>
                <w:rPr>
                  <w:sz w:val="18"/>
                </w:rPr>
                <w:t xml:space="preserve">37.4</w:t>
              </w:r>
            </w:ins>
          </w:p>
        </w:tc>
        <w:tc>
          <w:tcPr>
            <w:tcW w:w="1750" w:type="dxa"/>
          </w:tcPr>
          <w:p w14:paraId="46430F31" w14:textId="77777777" w:rsidR="00E4519B" w:rsidRDefault="00000000">
            <w:pPr>
              <w:keepNext w:val="0"/>
              <w:spacing w:after="0"/>
            </w:pPr>
            <w:del w:id="91515" w:author="Claude (E30 修订)" w:date="2026-10-09T12:00:00Z">
              <w:r>
                <w:rPr>
                  <w:sz w:val="18"/>
                </w:rPr>
                <w:delText xml:space="preserve">3.00</w:delText>
              </w:r>
            </w:del>
            <w:ins w:id="91516" w:author="Claude (E30 修订)" w:date="2026-10-09T12:00:00Z">
              <w:r>
                <w:rPr>
                  <w:sz w:val="18"/>
                </w:rPr>
                <w:t xml:space="preserve">3.22</w:t>
              </w:r>
            </w:ins>
            <w:r>
              <w:rPr>
                <w:sz w:val="18"/>
              </w:rPr>
              <w:t xml:space="preserve"> (</w:t>
            </w:r>
            <w:del w:id="91517" w:author="Claude (E30 修订)" w:date="2026-10-09T12:00:00Z">
              <w:r>
                <w:rPr>
                  <w:sz w:val="18"/>
                </w:rPr>
                <w:delText xml:space="preserve">2.56–3.53</w:delText>
              </w:r>
            </w:del>
            <w:ins w:id="91518" w:author="Claude (E30 修订)" w:date="2026-10-09T12:00:00Z">
              <w:r>
                <w:rPr>
                  <w:sz w:val="18"/>
                </w:rPr>
                <w:t xml:space="preserve">2.78–3.72</w:t>
              </w:r>
            </w:ins>
            <w:r>
              <w:rPr>
                <w:sz w:val="18"/>
              </w:rPr>
              <w:t xml:space="preserve">)</w:t>
            </w:r>
          </w:p>
        </w:tc>
        <w:tc>
          <w:tcPr>
            <w:tcW w:w="1750" w:type="dxa"/>
          </w:tcPr>
          <w:p w14:paraId="15AAABE9" w14:textId="77777777" w:rsidR="00E4519B" w:rsidRDefault="00000000">
            <w:pPr>
              <w:keepNext w:val="0"/>
              <w:spacing w:after="0"/>
            </w:pPr>
            <w:del w:id="91519" w:author="Claude (E30 修订)" w:date="2026-10-09T12:00:00Z">
              <w:r>
                <w:rPr>
                  <w:sz w:val="18"/>
                </w:rPr>
                <w:delText xml:space="preserve">3.12</w:delText>
              </w:r>
            </w:del>
            <w:ins w:id="91520" w:author="Claude (E30 修订)" w:date="2026-10-09T12:00:00Z">
              <w:r>
                <w:rPr>
                  <w:sz w:val="18"/>
                </w:rPr>
                <w:t xml:space="preserve">3.32</w:t>
              </w:r>
            </w:ins>
            <w:r>
              <w:rPr>
                <w:sz w:val="18"/>
              </w:rPr>
              <w:t xml:space="preserve"> (</w:t>
            </w:r>
            <w:del w:id="91521" w:author="Claude (E30 修订)" w:date="2026-10-09T12:00:00Z">
              <w:r>
                <w:rPr>
                  <w:sz w:val="18"/>
                </w:rPr>
                <w:delText xml:space="preserve">2.67–3.65</w:delText>
              </w:r>
            </w:del>
            <w:ins w:id="91522" w:author="Claude (E30 修订)" w:date="2026-10-09T12:00:00Z">
              <w:r>
                <w:rPr>
                  <w:sz w:val="18"/>
                </w:rPr>
                <w:t xml:space="preserve">2.88–3.82</w:t>
              </w:r>
            </w:ins>
            <w:r>
              <w:rPr>
                <w:sz w:val="18"/>
              </w:rPr>
              <w:t xml:space="preserve">)</w:t>
            </w:r>
          </w:p>
        </w:tc>
      </w:tr>
      <w:tr w:rsidR="00E4519B" w14:paraId="50AED066" w14:textId="77777777">
        <w:trPr>
          <w:cantSplit/>
        </w:trPr>
        <w:tc>
          <w:tcPr>
            <w:tcW w:w="2618" w:type="dxa"/>
          </w:tcPr>
          <w:p w14:paraId="27670509" w14:textId="77777777" w:rsidR="00E4519B" w:rsidRDefault="00000000">
            <w:pPr>
              <w:keepNext w:val="0"/>
              <w:spacing w:after="0"/>
            </w:pPr>
            <w:r>
              <w:rPr>
                <w:sz w:val="18"/>
              </w:rPr>
              <w:t xml:space="preserve">Any MR (n=</w:t>
            </w:r>
            <w:del w:id="91523" w:author="Claude (E30 修订)" w:date="2026-10-09T12:00:00Z">
              <w:r>
                <w:rPr>
                  <w:sz w:val="18"/>
                </w:rPr>
                <w:delText xml:space="preserve">2</w:delText>
              </w:r>
            </w:del>
            <w:ins w:id="91524" w:author="Claude (E30 修订)" w:date="2026-10-09T12:00:00Z">
              <w:r>
                <w:rPr>
                  <w:sz w:val="18"/>
                </w:rPr>
                <w:t xml:space="preserve">3</w:t>
              </w:r>
            </w:ins>
            <w:r>
              <w:rPr>
                <w:sz w:val="18"/>
              </w:rPr>
              <w:t xml:space="preserve">,</w:t>
            </w:r>
            <w:del w:id="91525" w:author="Claude (E30 修订)" w:date="2026-10-09T12:00:00Z">
              <w:r>
                <w:rPr>
                  <w:sz w:val="18"/>
                </w:rPr>
                <w:delText xml:space="preserve">322</w:delText>
              </w:r>
            </w:del>
            <w:ins w:id="91526" w:author="Claude (E30 修订)" w:date="2026-10-09T12:00:00Z">
              <w:r>
                <w:rPr>
                  <w:sz w:val="18"/>
                </w:rPr>
                <w:t xml:space="preserve">045</w:t>
              </w:r>
            </w:ins>
            <w:r>
              <w:rPr>
                <w:sz w:val="18"/>
              </w:rPr>
              <w:t xml:space="preserve">)</w:t>
            </w:r>
          </w:p>
        </w:tc>
        <w:tc>
          <w:tcPr>
            <w:tcW w:w="1250" w:type="dxa"/>
          </w:tcPr>
          <w:p w14:paraId="3638F679" w14:textId="77777777" w:rsidR="00E4519B" w:rsidRDefault="00000000">
            <w:pPr>
              <w:keepNext w:val="0"/>
              <w:spacing w:after="0"/>
            </w:pPr>
            <w:del w:id="91527" w:author="Claude (E30 修订)" w:date="2026-10-09T12:00:00Z">
              <w:r>
                <w:rPr>
                  <w:sz w:val="18"/>
                </w:rPr>
                <w:delText xml:space="preserve">22.8</w:delText>
              </w:r>
            </w:del>
            <w:ins w:id="91528" w:author="Claude (E30 修订)" w:date="2026-10-09T12:00:00Z">
              <w:r>
                <w:rPr>
                  <w:sz w:val="18"/>
                </w:rPr>
                <w:t xml:space="preserve">21.8</w:t>
              </w:r>
            </w:ins>
          </w:p>
        </w:tc>
        <w:tc>
          <w:tcPr>
            <w:tcW w:w="1250" w:type="dxa"/>
          </w:tcPr>
          <w:p w14:paraId="42544F62" w14:textId="77777777" w:rsidR="00E4519B" w:rsidRDefault="00000000">
            <w:pPr>
              <w:keepNext w:val="0"/>
              <w:spacing w:after="0"/>
            </w:pPr>
            <w:del w:id="91529" w:author="Claude (E30 修订)" w:date="2026-10-09T12:00:00Z">
              <w:r>
                <w:rPr>
                  <w:sz w:val="18"/>
                </w:rPr>
                <w:delText xml:space="preserve">46.8</w:delText>
              </w:r>
            </w:del>
            <w:ins w:id="91530" w:author="Claude (E30 修订)" w:date="2026-10-09T12:00:00Z">
              <w:r>
                <w:rPr>
                  <w:sz w:val="18"/>
                </w:rPr>
                <w:t xml:space="preserve">47.0</w:t>
              </w:r>
            </w:ins>
          </w:p>
        </w:tc>
        <w:tc>
          <w:tcPr>
            <w:tcW w:w="1750" w:type="dxa"/>
          </w:tcPr>
          <w:p w14:paraId="37762AC2" w14:textId="77777777" w:rsidR="00E4519B" w:rsidRDefault="00000000">
            <w:pPr>
              <w:keepNext w:val="0"/>
              <w:spacing w:after="0"/>
            </w:pPr>
            <w:del w:id="91531" w:author="Claude (E30 修订)" w:date="2026-10-09T12:00:00Z">
              <w:r>
                <w:rPr>
                  <w:sz w:val="18"/>
                </w:rPr>
                <w:delText xml:space="preserve">2.06</w:delText>
              </w:r>
            </w:del>
            <w:ins w:id="91532" w:author="Claude (E30 修订)" w:date="2026-10-09T12:00:00Z">
              <w:r>
                <w:rPr>
                  <w:sz w:val="18"/>
                </w:rPr>
                <w:t xml:space="preserve">2.16</w:t>
              </w:r>
            </w:ins>
            <w:r>
              <w:rPr>
                <w:sz w:val="18"/>
              </w:rPr>
              <w:t xml:space="preserve"> (</w:t>
            </w:r>
            <w:del w:id="91533" w:author="Claude (E30 修订)" w:date="2026-10-09T12:00:00Z">
              <w:r>
                <w:rPr>
                  <w:sz w:val="18"/>
                </w:rPr>
                <w:delText xml:space="preserve">1.83–2.32</w:delText>
              </w:r>
            </w:del>
            <w:ins w:id="91534" w:author="Claude (E30 修订)" w:date="2026-10-09T12:00:00Z">
              <w:r>
                <w:rPr>
                  <w:sz w:val="18"/>
                </w:rPr>
                <w:t xml:space="preserve">1.94–2.40</w:t>
              </w:r>
            </w:ins>
            <w:r>
              <w:rPr>
                <w:sz w:val="18"/>
              </w:rPr>
              <w:t xml:space="preserve">)</w:t>
            </w:r>
          </w:p>
        </w:tc>
        <w:tc>
          <w:tcPr>
            <w:tcW w:w="1750" w:type="dxa"/>
          </w:tcPr>
          <w:p w14:paraId="4B532B3E" w14:textId="77777777" w:rsidR="00E4519B" w:rsidRDefault="00000000">
            <w:pPr>
              <w:keepNext w:val="0"/>
              <w:spacing w:after="0"/>
            </w:pPr>
            <w:del w:id="91535" w:author="Claude (E30 修订)" w:date="2026-10-09T12:00:00Z">
              <w:r>
                <w:rPr>
                  <w:sz w:val="18"/>
                </w:rPr>
                <w:delText xml:space="preserve">2.15</w:delText>
              </w:r>
            </w:del>
            <w:ins w:id="91536" w:author="Claude (E30 修订)" w:date="2026-10-09T12:00:00Z">
              <w:r>
                <w:rPr>
                  <w:sz w:val="18"/>
                </w:rPr>
                <w:t xml:space="preserve">2.23</w:t>
              </w:r>
            </w:ins>
            <w:r>
              <w:rPr>
                <w:sz w:val="18"/>
              </w:rPr>
              <w:t xml:space="preserve"> (</w:t>
            </w:r>
            <w:del w:id="91537" w:author="Claude (E30 修订)" w:date="2026-10-09T12:00:00Z">
              <w:r>
                <w:rPr>
                  <w:sz w:val="18"/>
                </w:rPr>
                <w:delText xml:space="preserve">1.91–2.41</w:delText>
              </w:r>
            </w:del>
            <w:ins w:id="91538" w:author="Claude (E30 修订)" w:date="2026-10-09T12:00:00Z">
              <w:r>
                <w:rPr>
                  <w:sz w:val="18"/>
                </w:rPr>
                <w:t xml:space="preserve">2.01–2.47</w:t>
              </w:r>
            </w:ins>
            <w:r>
              <w:rPr>
                <w:sz w:val="18"/>
              </w:rPr>
              <w:t xml:space="preserve">)</w:t>
            </w:r>
          </w:p>
        </w:tc>
      </w:tr>
      <w:tr w:rsidR="00E4519B" w14:paraId="4F0B4734" w14:textId="77777777">
        <w:trPr>
          <w:cantSplit/>
        </w:trPr>
        <w:tc>
          <w:tcPr>
            <w:tcW w:w="2618" w:type="dxa"/>
          </w:tcPr>
          <w:p w14:paraId="5D7DC1F4" w14:textId="77777777" w:rsidR="00E4519B" w:rsidRDefault="00000000">
            <w:pPr>
              <w:keepNext w:val="0"/>
              <w:spacing w:after="0"/>
            </w:pPr>
            <w:r>
              <w:rPr>
                <w:sz w:val="18"/>
              </w:rPr>
              <w:t xml:space="preserve">Any TR (n=</w:t>
            </w:r>
            <w:del w:id="91539" w:author="Claude (E30 修订)" w:date="2026-10-09T12:00:00Z">
              <w:r>
                <w:rPr>
                  <w:sz w:val="18"/>
                </w:rPr>
                <w:delText xml:space="preserve">2</w:delText>
              </w:r>
            </w:del>
            <w:ins w:id="91540" w:author="Claude (E30 修订)" w:date="2026-10-09T12:00:00Z">
              <w:r>
                <w:rPr>
                  <w:sz w:val="18"/>
                </w:rPr>
                <w:t xml:space="preserve">3</w:t>
              </w:r>
            </w:ins>
            <w:r>
              <w:rPr>
                <w:sz w:val="18"/>
              </w:rPr>
              <w:t xml:space="preserve">,</w:t>
            </w:r>
            <w:del w:id="91541" w:author="Claude (E30 修订)" w:date="2026-10-09T12:00:00Z">
              <w:r>
                <w:rPr>
                  <w:sz w:val="18"/>
                </w:rPr>
                <w:delText xml:space="preserve">322</w:delText>
              </w:r>
            </w:del>
            <w:ins w:id="91542" w:author="Claude (E30 修订)" w:date="2026-10-09T12:00:00Z">
              <w:r>
                <w:rPr>
                  <w:sz w:val="18"/>
                </w:rPr>
                <w:t xml:space="preserve">045</w:t>
              </w:r>
            </w:ins>
            <w:r>
              <w:rPr>
                <w:sz w:val="18"/>
              </w:rPr>
              <w:t xml:space="preserve">)</w:t>
            </w:r>
          </w:p>
        </w:tc>
        <w:tc>
          <w:tcPr>
            <w:tcW w:w="1250" w:type="dxa"/>
          </w:tcPr>
          <w:p w14:paraId="3C8692DF" w14:textId="77777777" w:rsidR="00E4519B" w:rsidRDefault="00000000">
            <w:pPr>
              <w:keepNext w:val="0"/>
              <w:spacing w:after="0"/>
            </w:pPr>
            <w:del w:id="91543" w:author="Claude (E30 修订)" w:date="2026-10-09T12:00:00Z">
              <w:r>
                <w:rPr>
                  <w:sz w:val="18"/>
                </w:rPr>
                <w:delText xml:space="preserve">29.9</w:delText>
              </w:r>
            </w:del>
            <w:ins w:id="91544" w:author="Claude (E30 修订)" w:date="2026-10-09T12:00:00Z">
              <w:r>
                <w:rPr>
                  <w:sz w:val="18"/>
                </w:rPr>
                <w:t xml:space="preserve">27.4</w:t>
              </w:r>
            </w:ins>
          </w:p>
        </w:tc>
        <w:tc>
          <w:tcPr>
            <w:tcW w:w="1250" w:type="dxa"/>
          </w:tcPr>
          <w:p w14:paraId="11BD37B3" w14:textId="77777777" w:rsidR="00E4519B" w:rsidRDefault="00000000">
            <w:pPr>
              <w:keepNext w:val="0"/>
              <w:spacing w:after="0"/>
            </w:pPr>
            <w:del w:id="91545" w:author="Claude (E30 修订)" w:date="2026-10-09T12:00:00Z">
              <w:r>
                <w:rPr>
                  <w:sz w:val="18"/>
                </w:rPr>
                <w:delText xml:space="preserve">65.1</w:delText>
              </w:r>
            </w:del>
            <w:ins w:id="91546" w:author="Claude (E30 修订)" w:date="2026-10-09T12:00:00Z">
              <w:r>
                <w:rPr>
                  <w:sz w:val="18"/>
                </w:rPr>
                <w:t xml:space="preserve">63.7</w:t>
              </w:r>
            </w:ins>
          </w:p>
        </w:tc>
        <w:tc>
          <w:tcPr>
            <w:tcW w:w="1750" w:type="dxa"/>
          </w:tcPr>
          <w:p w14:paraId="230E9AD5" w14:textId="77777777" w:rsidR="00E4519B" w:rsidRDefault="00000000">
            <w:pPr>
              <w:keepNext w:val="0"/>
              <w:spacing w:after="0"/>
            </w:pPr>
            <w:del w:id="91547" w:author="Claude (E30 修订)" w:date="2026-10-09T12:00:00Z">
              <w:r>
                <w:rPr>
                  <w:sz w:val="18"/>
                </w:rPr>
                <w:delText xml:space="preserve">2.18</w:delText>
              </w:r>
            </w:del>
            <w:ins w:id="91548" w:author="Claude (E30 修订)" w:date="2026-10-09T12:00:00Z">
              <w:r>
                <w:rPr>
                  <w:sz w:val="18"/>
                </w:rPr>
                <w:t xml:space="preserve">2.32</w:t>
              </w:r>
            </w:ins>
            <w:r>
              <w:rPr>
                <w:sz w:val="18"/>
              </w:rPr>
              <w:t xml:space="preserve"> (</w:t>
            </w:r>
            <w:del w:id="91549" w:author="Claude (E30 修订)" w:date="2026-10-09T12:00:00Z">
              <w:r>
                <w:rPr>
                  <w:sz w:val="18"/>
                </w:rPr>
                <w:delText xml:space="preserve">1.98–2.39</w:delText>
              </w:r>
            </w:del>
            <w:ins w:id="91550" w:author="Claude (E30 修订)" w:date="2026-10-09T12:00:00Z">
              <w:r>
                <w:rPr>
                  <w:sz w:val="18"/>
                </w:rPr>
                <w:t xml:space="preserve">2.13–2.53</w:t>
              </w:r>
            </w:ins>
            <w:r>
              <w:rPr>
                <w:sz w:val="18"/>
              </w:rPr>
              <w:t xml:space="preserve">)</w:t>
            </w:r>
          </w:p>
        </w:tc>
        <w:tc>
          <w:tcPr>
            <w:tcW w:w="1750" w:type="dxa"/>
          </w:tcPr>
          <w:p w14:paraId="025697D4" w14:textId="77777777" w:rsidR="00E4519B" w:rsidRDefault="00000000">
            <w:pPr>
              <w:keepNext w:val="0"/>
              <w:spacing w:after="0"/>
            </w:pPr>
            <w:del w:id="91551" w:author="Claude (E30 修订)" w:date="2026-10-09T12:00:00Z">
              <w:r>
                <w:rPr>
                  <w:sz w:val="18"/>
                </w:rPr>
                <w:delText xml:space="preserve">2.20</w:delText>
              </w:r>
            </w:del>
            <w:ins w:id="91552" w:author="Claude (E30 修订)" w:date="2026-10-09T12:00:00Z">
              <w:r>
                <w:rPr>
                  <w:sz w:val="18"/>
                </w:rPr>
                <w:t xml:space="preserve">2.34</w:t>
              </w:r>
            </w:ins>
            <w:r>
              <w:rPr>
                <w:sz w:val="18"/>
              </w:rPr>
              <w:t xml:space="preserve"> (</w:t>
            </w:r>
            <w:del w:id="91553" w:author="Claude (E30 修订)" w:date="2026-10-09T12:00:00Z">
              <w:r>
                <w:rPr>
                  <w:sz w:val="18"/>
                </w:rPr>
                <w:delText xml:space="preserve">2.01–2.40</w:delText>
              </w:r>
            </w:del>
            <w:ins w:id="91554" w:author="Claude (E30 修订)" w:date="2026-10-09T12:00:00Z">
              <w:r>
                <w:rPr>
                  <w:sz w:val="18"/>
                </w:rPr>
                <w:t xml:space="preserve">2.15–2.54</w:t>
              </w:r>
            </w:ins>
            <w:r>
              <w:rPr>
                <w:sz w:val="18"/>
              </w:rPr>
              <w:t xml:space="preserve">)</w:t>
            </w:r>
          </w:p>
        </w:tc>
      </w:tr>
      <w:tr w:rsidR="00E4519B" w14:paraId="79D1BC7F" w14:textId="77777777">
        <w:trPr>
          <w:cantSplit/>
        </w:trPr>
        <w:tc>
          <w:tcPr>
            <w:tcW w:w="2618" w:type="dxa"/>
            <w:tcBorders>
              <w:bottom w:val="single" w:sz="8" w:space="0" w:color="000000"/>
            </w:tcBorders>
          </w:tcPr>
          <w:p w14:paraId="7EB76FA7" w14:textId="77777777" w:rsidR="00E4519B" w:rsidRDefault="00000000">
            <w:pPr>
              <w:keepNext w:val="0"/>
              <w:spacing w:after="0"/>
            </w:pPr>
            <w:r>
              <w:rPr>
                <w:sz w:val="18"/>
              </w:rPr>
              <w:t xml:space="preserve">MR and TR, among patients with MR or TR (n=1,</w:t>
            </w:r>
            <w:del w:id="91555" w:author="Claude (E30 修订)" w:date="2026-10-09T12:00:00Z">
              <w:r>
                <w:rPr>
                  <w:sz w:val="18"/>
                </w:rPr>
                <w:delText xml:space="preserve">256</w:delText>
              </w:r>
            </w:del>
            <w:ins w:id="91556" w:author="Claude (E30 修订)" w:date="2026-10-09T12:00:00Z">
              <w:r>
                <w:rPr>
                  <w:sz w:val="18"/>
                </w:rPr>
                <w:t xml:space="preserve">571</w:t>
              </w:r>
            </w:ins>
            <w:r>
              <w:rPr>
                <w:sz w:val="18"/>
              </w:rPr>
              <w:t xml:space="preserve">)</w:t>
            </w:r>
          </w:p>
        </w:tc>
        <w:tc>
          <w:tcPr>
            <w:tcW w:w="1250" w:type="dxa"/>
            <w:tcBorders>
              <w:bottom w:val="single" w:sz="8" w:space="0" w:color="000000"/>
            </w:tcBorders>
          </w:tcPr>
          <w:p w14:paraId="5E4361BC" w14:textId="77777777" w:rsidR="00E4519B" w:rsidRDefault="00000000">
            <w:pPr>
              <w:keepNext w:val="0"/>
              <w:spacing w:after="0"/>
            </w:pPr>
            <w:del w:id="91557" w:author="Claude (E30 修订)" w:date="2026-10-09T12:00:00Z">
              <w:r>
                <w:rPr>
                  <w:sz w:val="18"/>
                </w:rPr>
                <w:delText xml:space="preserve">31.4</w:delText>
              </w:r>
            </w:del>
            <w:ins w:id="91558" w:author="Claude (E30 修订)" w:date="2026-10-09T12:00:00Z">
              <w:r>
                <w:rPr>
                  <w:sz w:val="18"/>
                </w:rPr>
                <w:t xml:space="preserve">31.0</w:t>
              </w:r>
            </w:ins>
          </w:p>
        </w:tc>
        <w:tc>
          <w:tcPr>
            <w:tcW w:w="1250" w:type="dxa"/>
            <w:tcBorders>
              <w:bottom w:val="single" w:sz="8" w:space="0" w:color="000000"/>
            </w:tcBorders>
          </w:tcPr>
          <w:p w14:paraId="5A09641A" w14:textId="77777777" w:rsidR="00E4519B" w:rsidRDefault="00000000">
            <w:pPr>
              <w:keepNext w:val="0"/>
              <w:spacing w:after="0"/>
            </w:pPr>
            <w:del w:id="91559" w:author="Claude (E30 修订)" w:date="2026-10-09T12:00:00Z">
              <w:r>
                <w:rPr>
                  <w:sz w:val="18"/>
                </w:rPr>
                <w:delText xml:space="preserve">51.0</w:delText>
              </w:r>
            </w:del>
            <w:ins w:id="91560" w:author="Claude (E30 修订)" w:date="2026-10-09T12:00:00Z">
              <w:r>
                <w:rPr>
                  <w:sz w:val="18"/>
                </w:rPr>
                <w:t xml:space="preserve">51.1</w:t>
              </w:r>
            </w:ins>
          </w:p>
        </w:tc>
        <w:tc>
          <w:tcPr>
            <w:tcW w:w="1750" w:type="dxa"/>
            <w:tcBorders>
              <w:bottom w:val="single" w:sz="8" w:space="0" w:color="000000"/>
            </w:tcBorders>
          </w:tcPr>
          <w:p w14:paraId="35522E7C" w14:textId="77777777" w:rsidR="00E4519B" w:rsidRDefault="00000000">
            <w:pPr>
              <w:keepNext w:val="0"/>
              <w:spacing w:after="0"/>
            </w:pPr>
            <w:del w:id="91561" w:author="Claude (E30 修订)" w:date="2026-10-09T12:00:00Z">
              <w:r>
                <w:rPr>
                  <w:sz w:val="18"/>
                </w:rPr>
                <w:delText xml:space="preserve">1.62</w:delText>
              </w:r>
            </w:del>
            <w:ins w:id="91562" w:author="Claude (E30 修订)" w:date="2026-10-09T12:00:00Z">
              <w:r>
                <w:rPr>
                  <w:sz w:val="18"/>
                </w:rPr>
                <w:t xml:space="preserve">1.65</w:t>
              </w:r>
            </w:ins>
            <w:r>
              <w:rPr>
                <w:sz w:val="18"/>
              </w:rPr>
              <w:t xml:space="preserve"> (</w:t>
            </w:r>
            <w:del w:id="91563" w:author="Claude (E30 修订)" w:date="2026-10-09T12:00:00Z">
              <w:r>
                <w:rPr>
                  <w:sz w:val="18"/>
                </w:rPr>
                <w:delText xml:space="preserve">1.41–1.87</w:delText>
              </w:r>
            </w:del>
            <w:ins w:id="91564" w:author="Claude (E30 修订)" w:date="2026-10-09T12:00:00Z">
              <w:r>
                <w:rPr>
                  <w:sz w:val="18"/>
                </w:rPr>
                <w:t xml:space="preserve">1.45–1.88</w:t>
              </w:r>
            </w:ins>
            <w:r>
              <w:rPr>
                <w:sz w:val="18"/>
              </w:rPr>
              <w:t xml:space="preserve">)</w:t>
            </w:r>
          </w:p>
        </w:tc>
        <w:tc>
          <w:tcPr>
            <w:tcW w:w="1750" w:type="dxa"/>
            <w:tcBorders>
              <w:bottom w:val="single" w:sz="8" w:space="0" w:color="000000"/>
            </w:tcBorders>
          </w:tcPr>
          <w:p w14:paraId="2CCE1A3F" w14:textId="77777777" w:rsidR="00E4519B" w:rsidRDefault="00000000">
            <w:pPr>
              <w:keepNext w:val="0"/>
              <w:spacing w:after="0"/>
            </w:pPr>
            <w:del w:id="91565" w:author="Claude (E30 修订)" w:date="2026-10-09T12:00:00Z">
              <w:r>
                <w:rPr>
                  <w:sz w:val="18"/>
                </w:rPr>
                <w:delText xml:space="preserve">1.76</w:delText>
              </w:r>
            </w:del>
            <w:ins w:id="91566" w:author="Claude (E30 修订)" w:date="2026-10-09T12:00:00Z">
              <w:r>
                <w:rPr>
                  <w:sz w:val="18"/>
                </w:rPr>
                <w:t xml:space="preserve">1.79</w:t>
              </w:r>
            </w:ins>
            <w:r>
              <w:rPr>
                <w:sz w:val="18"/>
              </w:rPr>
              <w:t xml:space="preserve"> (</w:t>
            </w:r>
            <w:del w:id="91567" w:author="Claude (E30 修订)" w:date="2026-10-09T12:00:00Z">
              <w:r>
                <w:rPr>
                  <w:sz w:val="18"/>
                </w:rPr>
                <w:delText xml:space="preserve">1.53–2.03</w:delText>
              </w:r>
            </w:del>
            <w:ins w:id="91568" w:author="Claude (E30 修订)" w:date="2026-10-09T12:00:00Z">
              <w:r>
                <w:rPr>
                  <w:sz w:val="18"/>
                </w:rPr>
                <w:t xml:space="preserve">1.57–2.03</w:t>
              </w:r>
            </w:ins>
            <w:r>
              <w:rPr>
                <w:sz w:val="18"/>
              </w:rPr>
              <w:t xml:space="preserve">)</w:t>
            </w:r>
          </w:p>
        </w:tc>
      </w:tr>
    </w:tbl>
    <w:p w14:paraId="79C9CF50" w14:textId="77777777" w:rsidR="00C975E4" w:rsidRDefault="00000000">
      <w:del w:id="91569" w:author="Claude (E30 修订)" w:date="2026-10-09T12:00:00Z">
        <w:r>
          <w:rPr>
            <w:i/>
          </w:rPr>
          <w:delText xml:space="preserve">F.</w:delText>
        </w:r>
      </w:del>
      <w:ins w:id="91570" w:author="Claude (E30 修订)" w:date="2026-10-09T12:00:00Z">
        <w:r>
          <w:rPr>
            <w:i/>
          </w:rPr>
          <w:t xml:space="preserve">E.</w:t>
        </w:r>
      </w:ins>
      <w:r>
        <w:rPr>
          <w:i/>
        </w:rPr>
        <w:t xml:space="preserve"> Co-occurrence of MR and TR</w:t>
      </w:r>
    </w:p>
    <w:tbl>
      <w:tblPr>
        <w:tblW w:w="8618" w:type="dxa"/>
        <w:tblLayout w:type="fixed"/>
        <w:tblLook w:val="04A0" w:firstRow="1" w:lastRow="0" w:firstColumn="1" w:lastColumn="0" w:noHBand="0" w:noVBand="1"/>
      </w:tblPr>
      <w:tblGrid>
        <w:gridCol w:w="6018"/>
        <w:gridCol w:w="2600"/>
      </w:tblGrid>
      <w:tr w:rsidR="00E4519B" w14:paraId="43EF1672" w14:textId="77777777">
        <w:trPr>
          <w:cantSplit/>
          <w:tblHeader/>
        </w:trPr>
        <w:tc>
          <w:tcPr>
            <w:tcW w:w="6018" w:type="dxa"/>
            <w:tcBorders>
              <w:top w:val="single" w:sz="8" w:space="0" w:color="000000"/>
              <w:bottom w:val="single" w:sz="8" w:space="0" w:color="000000"/>
            </w:tcBorders>
          </w:tcPr>
          <w:p w14:paraId="4E232A92" w14:textId="77777777" w:rsidR="00E4519B" w:rsidRDefault="00000000">
            <w:pPr>
              <w:keepNext/>
              <w:spacing w:after="0"/>
            </w:pPr>
            <w:r>
              <w:rPr>
                <w:b/>
                <w:sz w:val="18"/>
              </w:rPr>
              <w:t>Measure</w:t>
            </w:r>
          </w:p>
        </w:tc>
        <w:tc>
          <w:tcPr>
            <w:tcW w:w="2600" w:type="dxa"/>
            <w:tcBorders>
              <w:top w:val="single" w:sz="8" w:space="0" w:color="000000"/>
              <w:bottom w:val="single" w:sz="8" w:space="0" w:color="000000"/>
            </w:tcBorders>
          </w:tcPr>
          <w:p w14:paraId="3624FC48" w14:textId="77777777" w:rsidR="00E4519B" w:rsidRDefault="00000000">
            <w:pPr>
              <w:keepNext/>
              <w:spacing w:after="0"/>
            </w:pPr>
            <w:r>
              <w:rPr>
                <w:b/>
                <w:sz w:val="18"/>
              </w:rPr>
              <w:t>Estimate (95% CI)</w:t>
            </w:r>
          </w:p>
        </w:tc>
      </w:tr>
      <w:tr w:rsidR="00E4519B" w14:paraId="25DE8E70" w14:textId="77777777">
        <w:trPr>
          <w:cantSplit/>
        </w:trPr>
        <w:tc>
          <w:tcPr>
            <w:tcW w:w="6018" w:type="dxa"/>
          </w:tcPr>
          <w:p w14:paraId="463CE769" w14:textId="77777777" w:rsidR="00E4519B" w:rsidRDefault="00000000">
            <w:pPr>
              <w:keepNext w:val="0"/>
              <w:spacing w:after="0"/>
            </w:pPr>
            <w:r>
              <w:rPr>
                <w:sz w:val="18"/>
              </w:rPr>
              <w:t>Observed MR and TR, n (%)</w:t>
            </w:r>
          </w:p>
        </w:tc>
        <w:tc>
          <w:tcPr>
            <w:tcW w:w="2600" w:type="dxa"/>
          </w:tcPr>
          <w:p w14:paraId="29867260" w14:textId="77777777" w:rsidR="00E4519B" w:rsidRDefault="00000000">
            <w:pPr>
              <w:keepNext w:val="0"/>
              <w:spacing w:after="0"/>
            </w:pPr>
            <w:del w:id="91571" w:author="Claude (E30 修订)" w:date="2026-10-09T12:00:00Z">
              <w:r>
                <w:rPr>
                  <w:sz w:val="18"/>
                </w:rPr>
                <w:delText xml:space="preserve">533</w:delText>
              </w:r>
            </w:del>
            <w:ins w:id="91572" w:author="Claude (E30 修订)" w:date="2026-10-09T12:00:00Z">
              <w:r>
                <w:rPr>
                  <w:sz w:val="18"/>
                </w:rPr>
                <w:t xml:space="preserve">663</w:t>
              </w:r>
            </w:ins>
            <w:r>
              <w:rPr>
                <w:sz w:val="18"/>
              </w:rPr>
              <w:t xml:space="preserve"> (</w:t>
            </w:r>
            <w:del w:id="91573" w:author="Claude (E30 修订)" w:date="2026-10-09T12:00:00Z">
              <w:r>
                <w:rPr>
                  <w:sz w:val="18"/>
                </w:rPr>
                <w:delText xml:space="preserve">23.0</w:delText>
              </w:r>
            </w:del>
            <w:ins w:id="91574" w:author="Claude (E30 修订)" w:date="2026-10-09T12:00:00Z">
              <w:r>
                <w:rPr>
                  <w:sz w:val="18"/>
                </w:rPr>
                <w:t xml:space="preserve">21.8</w:t>
              </w:r>
            </w:ins>
            <w:r>
              <w:rPr>
                <w:sz w:val="18"/>
              </w:rPr>
              <w:t xml:space="preserve">)</w:t>
            </w:r>
          </w:p>
        </w:tc>
      </w:tr>
      <w:tr w:rsidR="00E4519B" w14:paraId="5604F37A" w14:textId="77777777">
        <w:trPr>
          <w:cantSplit/>
        </w:trPr>
        <w:tc>
          <w:tcPr>
            <w:tcW w:w="6018" w:type="dxa"/>
          </w:tcPr>
          <w:p w14:paraId="660B360D" w14:textId="77777777" w:rsidR="00E4519B" w:rsidRDefault="00000000">
            <w:pPr>
              <w:keepNext w:val="0"/>
              <w:spacing w:after="0"/>
            </w:pPr>
            <w:r>
              <w:rPr>
                <w:sz w:val="18"/>
              </w:rPr>
              <w:t>Observed/expected, marginal: all</w:t>
            </w:r>
          </w:p>
        </w:tc>
        <w:tc>
          <w:tcPr>
            <w:tcW w:w="2600" w:type="dxa"/>
          </w:tcPr>
          <w:p w14:paraId="572588FB" w14:textId="77777777" w:rsidR="00E4519B" w:rsidRDefault="00000000">
            <w:pPr>
              <w:keepNext w:val="0"/>
              <w:spacing w:after="0"/>
            </w:pPr>
            <w:del w:id="91575" w:author="Claude (E30 修订)" w:date="2026-10-09T12:00:00Z">
              <w:r>
                <w:rPr>
                  <w:sz w:val="18"/>
                </w:rPr>
                <w:delText xml:space="preserve">1.58</w:delText>
              </w:r>
            </w:del>
            <w:ins w:id="91576" w:author="Claude (E30 修订)" w:date="2026-10-09T12:00:00Z">
              <w:r>
                <w:rPr>
                  <w:sz w:val="18"/>
                </w:rPr>
                <w:t xml:space="preserve">1.65</w:t>
              </w:r>
            </w:ins>
            <w:r>
              <w:rPr>
                <w:sz w:val="18"/>
              </w:rPr>
              <w:t xml:space="preserve"> (</w:t>
            </w:r>
            <w:del w:id="91577" w:author="Claude (E30 修订)" w:date="2026-10-09T12:00:00Z">
              <w:r>
                <w:rPr>
                  <w:sz w:val="18"/>
                </w:rPr>
                <w:delText xml:space="preserve">1.52–1.65</w:delText>
              </w:r>
            </w:del>
            <w:ins w:id="91578" w:author="Claude (E30 修订)" w:date="2026-10-09T12:00:00Z">
              <w:r>
                <w:rPr>
                  <w:sz w:val="18"/>
                </w:rPr>
                <w:t xml:space="preserve">1.58–1.72</w:t>
              </w:r>
            </w:ins>
            <w:r>
              <w:rPr>
                <w:sz w:val="18"/>
              </w:rPr>
              <w:t xml:space="preserve">)</w:t>
            </w:r>
          </w:p>
        </w:tc>
      </w:tr>
      <w:tr w:rsidR="00E4519B" w14:paraId="70D5CE12" w14:textId="77777777">
        <w:trPr>
          <w:cantSplit/>
        </w:trPr>
        <w:tc>
          <w:tcPr>
            <w:tcW w:w="6018" w:type="dxa"/>
          </w:tcPr>
          <w:p w14:paraId="16FD778C" w14:textId="77777777" w:rsidR="00E4519B" w:rsidRDefault="00000000">
            <w:pPr>
              <w:keepNext w:val="0"/>
              <w:spacing w:after="0"/>
            </w:pPr>
            <w:r>
              <w:rPr>
                <w:sz w:val="18"/>
              </w:rPr>
              <w:t>Observed/expected, marginal: paroxysmal AF</w:t>
            </w:r>
          </w:p>
        </w:tc>
        <w:tc>
          <w:tcPr>
            <w:tcW w:w="2600" w:type="dxa"/>
          </w:tcPr>
          <w:p w14:paraId="14E002BD" w14:textId="77777777" w:rsidR="00E4519B" w:rsidRDefault="00000000">
            <w:pPr>
              <w:keepNext w:val="0"/>
              <w:spacing w:after="0"/>
            </w:pPr>
            <w:del w:id="91579" w:author="Claude (E30 修订)" w:date="2026-10-09T12:00:00Z">
              <w:r>
                <w:rPr>
                  <w:sz w:val="18"/>
                </w:rPr>
                <w:delText xml:space="preserve">1.85</w:delText>
              </w:r>
            </w:del>
            <w:ins w:id="91580" w:author="Claude (E30 修订)" w:date="2026-10-09T12:00:00Z">
              <w:r>
                <w:rPr>
                  <w:sz w:val="18"/>
                </w:rPr>
                <w:t xml:space="preserve">1.95</w:t>
              </w:r>
            </w:ins>
            <w:r>
              <w:rPr>
                <w:sz w:val="18"/>
              </w:rPr>
              <w:t xml:space="preserve"> (</w:t>
            </w:r>
            <w:del w:id="91581" w:author="Claude (E30 修订)" w:date="2026-10-09T12:00:00Z">
              <w:r>
                <w:rPr>
                  <w:sz w:val="18"/>
                </w:rPr>
                <w:delText xml:space="preserve">1.69–2.01</w:delText>
              </w:r>
            </w:del>
            <w:ins w:id="91582" w:author="Claude (E30 修订)" w:date="2026-10-09T12:00:00Z">
              <w:r>
                <w:rPr>
                  <w:sz w:val="18"/>
                </w:rPr>
                <w:t xml:space="preserve">1.80–2.11</w:t>
              </w:r>
            </w:ins>
            <w:r>
              <w:rPr>
                <w:sz w:val="18"/>
              </w:rPr>
              <w:t xml:space="preserve">)</w:t>
            </w:r>
          </w:p>
        </w:tc>
      </w:tr>
      <w:tr w:rsidR="00E4519B" w14:paraId="6EC099FF" w14:textId="77777777">
        <w:trPr>
          <w:cantSplit/>
        </w:trPr>
        <w:tc>
          <w:tcPr>
            <w:tcW w:w="6018" w:type="dxa"/>
          </w:tcPr>
          <w:p w14:paraId="554F7855" w14:textId="77777777" w:rsidR="00E4519B" w:rsidRDefault="00000000">
            <w:pPr>
              <w:keepNext w:val="0"/>
              <w:spacing w:after="0"/>
            </w:pPr>
            <w:r>
              <w:rPr>
                <w:sz w:val="18"/>
              </w:rPr>
              <w:t>Observed/expected, marginal: persistent AF</w:t>
            </w:r>
          </w:p>
        </w:tc>
        <w:tc>
          <w:tcPr>
            <w:tcW w:w="2600" w:type="dxa"/>
          </w:tcPr>
          <w:p w14:paraId="64C82F04" w14:textId="77777777" w:rsidR="00E4519B" w:rsidRDefault="00000000">
            <w:pPr>
              <w:keepNext w:val="0"/>
              <w:spacing w:after="0"/>
            </w:pPr>
            <w:del w:id="91583" w:author="Claude (E30 修订)" w:date="2026-10-09T12:00:00Z">
              <w:r>
                <w:rPr>
                  <w:sz w:val="18"/>
                </w:rPr>
                <w:delText xml:space="preserve">1.24</w:delText>
              </w:r>
            </w:del>
            <w:ins w:id="91584" w:author="Claude (E30 修订)" w:date="2026-10-09T12:00:00Z">
              <w:r>
                <w:rPr>
                  <w:sz w:val="18"/>
                </w:rPr>
                <w:t xml:space="preserve">1.25</w:t>
              </w:r>
            </w:ins>
            <w:r>
              <w:rPr>
                <w:sz w:val="18"/>
              </w:rPr>
              <w:t xml:space="preserve"> (</w:t>
            </w:r>
            <w:del w:id="91585" w:author="Claude (E30 修订)" w:date="2026-10-09T12:00:00Z">
              <w:r>
                <w:rPr>
                  <w:sz w:val="18"/>
                </w:rPr>
                <w:delText xml:space="preserve">1.19–1.29</w:delText>
              </w:r>
            </w:del>
            <w:ins w:id="91586" w:author="Claude (E30 修订)" w:date="2026-10-09T12:00:00Z">
              <w:r>
                <w:rPr>
                  <w:sz w:val="18"/>
                </w:rPr>
                <w:t xml:space="preserve">1.20–1.30</w:t>
              </w:r>
            </w:ins>
            <w:r>
              <w:rPr>
                <w:sz w:val="18"/>
              </w:rPr>
              <w:t xml:space="preserve">)</w:t>
            </w:r>
          </w:p>
        </w:tc>
      </w:tr>
      <w:tr w:rsidR="00E4519B" w14:paraId="0014B858" w14:textId="77777777">
        <w:trPr>
          <w:cantSplit/>
        </w:trPr>
        <w:tc>
          <w:tcPr>
            <w:tcW w:w="6018" w:type="dxa"/>
          </w:tcPr>
          <w:p w14:paraId="6DE0BAE7" w14:textId="77777777" w:rsidR="00E4519B" w:rsidRDefault="00000000">
            <w:pPr>
              <w:keepNext w:val="0"/>
              <w:spacing w:after="0"/>
            </w:pPr>
            <w:r>
              <w:rPr>
                <w:sz w:val="18"/>
              </w:rPr>
              <w:t>Observed/expected, conditional on age, sex, and AF type</w:t>
            </w:r>
          </w:p>
        </w:tc>
        <w:tc>
          <w:tcPr>
            <w:tcW w:w="2600" w:type="dxa"/>
          </w:tcPr>
          <w:p w14:paraId="616F2614" w14:textId="77777777" w:rsidR="00E4519B" w:rsidRDefault="00000000">
            <w:pPr>
              <w:keepNext w:val="0"/>
              <w:spacing w:after="0"/>
            </w:pPr>
            <w:del w:id="91587" w:author="Claude (E30 修订)" w:date="2026-10-09T12:00:00Z">
              <w:r>
                <w:rPr>
                  <w:sz w:val="18"/>
                </w:rPr>
                <w:delText xml:space="preserve">1.26</w:delText>
              </w:r>
            </w:del>
            <w:ins w:id="91588" w:author="Claude (E30 修订)" w:date="2026-10-09T12:00:00Z">
              <w:r>
                <w:rPr>
                  <w:sz w:val="18"/>
                </w:rPr>
                <w:t xml:space="preserve">1.27</w:t>
              </w:r>
            </w:ins>
            <w:r>
              <w:rPr>
                <w:sz w:val="18"/>
              </w:rPr>
              <w:t xml:space="preserve"> (</w:t>
            </w:r>
            <w:del w:id="91589" w:author="Claude (E30 修订)" w:date="2026-10-09T12:00:00Z">
              <w:r>
                <w:rPr>
                  <w:sz w:val="18"/>
                </w:rPr>
                <w:delText xml:space="preserve">1.20–1.30</w:delText>
              </w:r>
            </w:del>
            <w:ins w:id="91590" w:author="Claude (E30 修订)" w:date="2026-10-09T12:00:00Z">
              <w:r>
                <w:rPr>
                  <w:sz w:val="18"/>
                </w:rPr>
                <w:t xml:space="preserve">1.22–1.32</w:t>
              </w:r>
            </w:ins>
            <w:r>
              <w:rPr>
                <w:sz w:val="18"/>
              </w:rPr>
              <w:t xml:space="preserve">)</w:t>
            </w:r>
          </w:p>
        </w:tc>
      </w:tr>
      <w:tr w:rsidR="00E4519B" w14:paraId="6EF2B366" w14:textId="77777777">
        <w:trPr>
          <w:cantSplit/>
        </w:trPr>
        <w:tc>
          <w:tcPr>
            <w:tcW w:w="6018" w:type="dxa"/>
          </w:tcPr>
          <w:p w14:paraId="35F0AABD" w14:textId="77777777" w:rsidR="00E4519B" w:rsidRDefault="00000000">
            <w:pPr>
              <w:keepNext w:val="0"/>
              <w:spacing w:after="0"/>
            </w:pPr>
            <w:r>
              <w:rPr>
                <w:sz w:val="18"/>
              </w:rPr>
              <w:t>OR for TR with vs without MR, unadjusted</w:t>
            </w:r>
          </w:p>
        </w:tc>
        <w:tc>
          <w:tcPr>
            <w:tcW w:w="2600" w:type="dxa"/>
          </w:tcPr>
          <w:p w14:paraId="6CD2D2ED" w14:textId="77777777" w:rsidR="00E4519B" w:rsidRDefault="00000000">
            <w:pPr>
              <w:keepNext w:val="0"/>
              <w:spacing w:after="0"/>
            </w:pPr>
            <w:del w:id="91591" w:author="Claude (E30 修订)" w:date="2026-10-09T12:00:00Z">
              <w:r>
                <w:rPr>
                  <w:sz w:val="18"/>
                </w:rPr>
                <w:delText xml:space="preserve">5.07</w:delText>
              </w:r>
            </w:del>
            <w:ins w:id="91592" w:author="Claude (E30 修订)" w:date="2026-10-09T12:00:00Z">
              <w:r>
                <w:rPr>
                  <w:sz w:val="18"/>
                </w:rPr>
                <w:t xml:space="preserve">5.33</w:t>
              </w:r>
            </w:ins>
            <w:r>
              <w:rPr>
                <w:sz w:val="18"/>
              </w:rPr>
              <w:t xml:space="preserve"> (</w:t>
            </w:r>
            <w:del w:id="91593" w:author="Claude (E30 修订)" w:date="2026-10-09T12:00:00Z">
              <w:r>
                <w:rPr>
                  <w:sz w:val="18"/>
                </w:rPr>
                <w:delText xml:space="preserve">4.20–6.12</w:delText>
              </w:r>
            </w:del>
            <w:ins w:id="91594" w:author="Claude (E30 修订)" w:date="2026-10-09T12:00:00Z">
              <w:r>
                <w:rPr>
                  <w:sz w:val="18"/>
                </w:rPr>
                <w:t xml:space="preserve">4.52–6.29</w:t>
              </w:r>
            </w:ins>
            <w:r>
              <w:rPr>
                <w:sz w:val="18"/>
              </w:rPr>
              <w:t xml:space="preserve">)</w:t>
            </w:r>
          </w:p>
        </w:tc>
      </w:tr>
      <w:tr w:rsidR="00E4519B" w14:paraId="378CD242" w14:textId="77777777">
        <w:trPr>
          <w:cantSplit/>
        </w:trPr>
        <w:tc>
          <w:tcPr>
            <w:tcW w:w="6018" w:type="dxa"/>
          </w:tcPr>
          <w:p w14:paraId="6FD94012" w14:textId="77777777" w:rsidR="00E4519B" w:rsidRDefault="00000000">
            <w:pPr>
              <w:keepNext w:val="0"/>
              <w:spacing w:after="0"/>
            </w:pPr>
            <w:r>
              <w:rPr>
                <w:sz w:val="18"/>
              </w:rPr>
              <w:t>OR, adjusted for age, sex, and AF type</w:t>
            </w:r>
          </w:p>
        </w:tc>
        <w:tc>
          <w:tcPr>
            <w:tcW w:w="2600" w:type="dxa"/>
          </w:tcPr>
          <w:p w14:paraId="7C7BE1A8" w14:textId="77777777" w:rsidR="00E4519B" w:rsidRDefault="00000000">
            <w:pPr>
              <w:keepNext w:val="0"/>
              <w:spacing w:after="0"/>
            </w:pPr>
            <w:del w:id="91595" w:author="Claude (E30 修订)" w:date="2026-10-09T12:00:00Z">
              <w:r>
                <w:rPr>
                  <w:sz w:val="18"/>
                </w:rPr>
                <w:delText xml:space="preserve">3.22</w:delText>
              </w:r>
            </w:del>
            <w:ins w:id="91596" w:author="Claude (E30 修订)" w:date="2026-10-09T12:00:00Z">
              <w:r>
                <w:rPr>
                  <w:sz w:val="18"/>
                </w:rPr>
                <w:t xml:space="preserve">3.31</w:t>
              </w:r>
            </w:ins>
            <w:r>
              <w:rPr>
                <w:sz w:val="18"/>
              </w:rPr>
              <w:t xml:space="preserve"> (</w:t>
            </w:r>
            <w:del w:id="91597" w:author="Claude (E30 修订)" w:date="2026-10-09T12:00:00Z">
              <w:r>
                <w:rPr>
                  <w:sz w:val="18"/>
                </w:rPr>
                <w:delText xml:space="preserve">2.62–3.96</w:delText>
              </w:r>
            </w:del>
            <w:ins w:id="91598" w:author="Claude (E30 修订)" w:date="2026-10-09T12:00:00Z">
              <w:r>
                <w:rPr>
                  <w:sz w:val="18"/>
                </w:rPr>
                <w:t xml:space="preserve">2.76–3.97</w:t>
              </w:r>
            </w:ins>
            <w:r>
              <w:rPr>
                <w:sz w:val="18"/>
              </w:rPr>
              <w:t xml:space="preserve">)</w:t>
            </w:r>
          </w:p>
        </w:tc>
      </w:tr>
      <w:tr w:rsidR="00E4519B" w14:paraId="3142D7C7" w14:textId="77777777">
        <w:trPr>
          <w:cantSplit/>
        </w:trPr>
        <w:tc>
          <w:tcPr>
            <w:tcW w:w="6018" w:type="dxa"/>
            <w:tcBorders>
              <w:bottom w:val="single" w:sz="8" w:space="0" w:color="000000"/>
            </w:tcBorders>
          </w:tcPr>
          <w:p w14:paraId="306AFAEE" w14:textId="77777777" w:rsidR="00E4519B" w:rsidRDefault="00000000">
            <w:pPr>
              <w:keepNext w:val="0"/>
              <w:spacing w:after="0"/>
            </w:pPr>
            <w:r>
              <w:rPr>
                <w:sz w:val="18"/>
              </w:rPr>
              <w:t xml:space="preserve">OR, further adjusted for LA, RA, and LV end-diastolic diameters and LVEF (n=</w:t>
            </w:r>
            <w:del w:id="91599" w:author="Claude (E30 修订)" w:date="2026-10-09T12:00:00Z">
              <w:r>
                <w:rPr>
                  <w:sz w:val="18"/>
                </w:rPr>
                <w:delText xml:space="preserve">1</w:delText>
              </w:r>
            </w:del>
            <w:ins w:id="91600" w:author="Claude (E30 修订)" w:date="2026-10-09T12:00:00Z">
              <w:r>
                <w:rPr>
                  <w:sz w:val="18"/>
                </w:rPr>
                <w:t xml:space="preserve">2</w:t>
              </w:r>
            </w:ins>
            <w:r>
              <w:rPr>
                <w:sz w:val="18"/>
              </w:rPr>
              <w:t xml:space="preserve">,</w:t>
            </w:r>
            <w:del w:id="91601" w:author="Claude (E30 修订)" w:date="2026-10-09T12:00:00Z">
              <w:r>
                <w:rPr>
                  <w:sz w:val="18"/>
                </w:rPr>
                <w:delText xml:space="preserve">917</w:delText>
              </w:r>
            </w:del>
            <w:ins w:id="91602" w:author="Claude (E30 修订)" w:date="2026-10-09T12:00:00Z">
              <w:r>
                <w:rPr>
                  <w:sz w:val="18"/>
                </w:rPr>
                <w:t xml:space="preserve">525</w:t>
              </w:r>
            </w:ins>
            <w:r>
              <w:rPr>
                <w:sz w:val="18"/>
              </w:rPr>
              <w:t xml:space="preserve">)</w:t>
            </w:r>
          </w:p>
        </w:tc>
        <w:tc>
          <w:tcPr>
            <w:tcW w:w="2600" w:type="dxa"/>
            <w:tcBorders>
              <w:bottom w:val="single" w:sz="8" w:space="0" w:color="000000"/>
            </w:tcBorders>
          </w:tcPr>
          <w:p w14:paraId="132944D8" w14:textId="77777777" w:rsidR="00E4519B" w:rsidRDefault="00000000">
            <w:pPr>
              <w:keepNext w:val="0"/>
              <w:spacing w:after="0"/>
            </w:pPr>
            <w:del w:id="91603" w:author="Claude (E30 修订)" w:date="2026-10-09T12:00:00Z">
              <w:r>
                <w:rPr>
                  <w:sz w:val="18"/>
                </w:rPr>
                <w:delText xml:space="preserve">2.66</w:delText>
              </w:r>
            </w:del>
            <w:ins w:id="91604" w:author="Claude (E30 修订)" w:date="2026-10-09T12:00:00Z">
              <w:r>
                <w:rPr>
                  <w:sz w:val="18"/>
                </w:rPr>
                <w:t xml:space="preserve">2.85</w:t>
              </w:r>
            </w:ins>
            <w:r>
              <w:rPr>
                <w:sz w:val="18"/>
              </w:rPr>
              <w:t xml:space="preserve"> (</w:t>
            </w:r>
            <w:del w:id="91605" w:author="Claude (E30 修订)" w:date="2026-10-09T12:00:00Z">
              <w:r>
                <w:rPr>
                  <w:sz w:val="18"/>
                </w:rPr>
                <w:delText xml:space="preserve">2.05–3.44</w:delText>
              </w:r>
            </w:del>
            <w:ins w:id="91606" w:author="Claude (E30 修订)" w:date="2026-10-09T12:00:00Z">
              <w:r>
                <w:rPr>
                  <w:sz w:val="18"/>
                </w:rPr>
                <w:t xml:space="preserve">2.27–3.59</w:t>
              </w:r>
            </w:ins>
            <w:r>
              <w:rPr>
                <w:sz w:val="18"/>
              </w:rPr>
              <w:t xml:space="preserve">)</w:t>
            </w:r>
          </w:p>
        </w:tc>
      </w:tr>
    </w:tbl>
    <w:p w14:paraId="3E6A13DC" w14:textId="77777777" w:rsidR="00C975E4" w:rsidRDefault="00000000">
      <w:del w:id="91607" w:author="Claude (E30 修订)" w:date="2026-10-09T12:00:00Z">
        <w:r>
          <w:rPr>
            <w:i/>
          </w:rPr>
          <w:delText xml:space="preserve">G.</w:delText>
        </w:r>
      </w:del>
      <w:ins w:id="91608" w:author="Claude (E30 修订)" w:date="2026-10-09T12:00:00Z">
        <w:r>
          <w:rPr>
            <w:i/>
          </w:rPr>
          <w:t xml:space="preserve">F.</w:t>
        </w:r>
      </w:ins>
      <w:r>
        <w:rPr>
          <w:i/>
        </w:rPr>
        <w:t xml:space="preserve"> Chamber dimensions by phenotype</w:t>
      </w:r>
    </w:p>
    <w:tbl>
      <w:tblPr>
        <w:tblW w:w="8618" w:type="dxa"/>
        <w:tblLayout w:type="fixed"/>
        <w:tblLook w:val="04A0" w:firstRow="1" w:lastRow="0" w:firstColumn="1" w:lastColumn="0" w:noHBand="0" w:noVBand="1"/>
      </w:tblPr>
      <w:tblGrid>
        <w:gridCol w:w="2818"/>
        <w:gridCol w:w="1450"/>
        <w:gridCol w:w="1450"/>
        <w:gridCol w:w="1450"/>
        <w:gridCol w:w="1450"/>
      </w:tblGrid>
      <w:tr w:rsidR="00E4519B" w14:paraId="4DF35869" w14:textId="77777777">
        <w:trPr>
          <w:cantSplit/>
          <w:tblHeader/>
        </w:trPr>
        <w:tc>
          <w:tcPr>
            <w:tcW w:w="2818" w:type="dxa"/>
            <w:tcBorders>
              <w:top w:val="single" w:sz="8" w:space="0" w:color="000000"/>
              <w:bottom w:val="single" w:sz="8" w:space="0" w:color="000000"/>
            </w:tcBorders>
          </w:tcPr>
          <w:p w14:paraId="0688B9AA" w14:textId="77777777" w:rsidR="00E4519B" w:rsidRDefault="00000000">
            <w:pPr>
              <w:keepNext/>
              <w:spacing w:after="0"/>
            </w:pPr>
            <w:r>
              <w:rPr>
                <w:b/>
                <w:sz w:val="18"/>
              </w:rPr>
              <w:t>Measure</w:t>
            </w:r>
          </w:p>
        </w:tc>
        <w:tc>
          <w:tcPr>
            <w:tcW w:w="1450" w:type="dxa"/>
            <w:tcBorders>
              <w:top w:val="single" w:sz="8" w:space="0" w:color="000000"/>
              <w:bottom w:val="single" w:sz="8" w:space="0" w:color="000000"/>
            </w:tcBorders>
          </w:tcPr>
          <w:p w14:paraId="464760F6" w14:textId="77777777" w:rsidR="00E4519B" w:rsidRDefault="00000000">
            <w:pPr>
              <w:keepNext/>
              <w:spacing w:after="0"/>
            </w:pPr>
            <w:r>
              <w:rPr>
                <w:b/>
                <w:sz w:val="18"/>
              </w:rPr>
              <w:t>Neither</w:t>
            </w:r>
          </w:p>
        </w:tc>
        <w:tc>
          <w:tcPr>
            <w:tcW w:w="1450" w:type="dxa"/>
            <w:tcBorders>
              <w:top w:val="single" w:sz="8" w:space="0" w:color="000000"/>
              <w:bottom w:val="single" w:sz="8" w:space="0" w:color="000000"/>
            </w:tcBorders>
          </w:tcPr>
          <w:p w14:paraId="3B5F8BAB" w14:textId="77777777" w:rsidR="00E4519B" w:rsidRDefault="00000000">
            <w:pPr>
              <w:keepNext/>
              <w:spacing w:after="0"/>
            </w:pPr>
            <w:r>
              <w:rPr>
                <w:b/>
                <w:sz w:val="18"/>
              </w:rPr>
              <w:t>MR only</w:t>
            </w:r>
          </w:p>
        </w:tc>
        <w:tc>
          <w:tcPr>
            <w:tcW w:w="1450" w:type="dxa"/>
            <w:tcBorders>
              <w:top w:val="single" w:sz="8" w:space="0" w:color="000000"/>
              <w:bottom w:val="single" w:sz="8" w:space="0" w:color="000000"/>
            </w:tcBorders>
          </w:tcPr>
          <w:p w14:paraId="5B7DF1D7" w14:textId="77777777" w:rsidR="00E4519B" w:rsidRDefault="00000000">
            <w:pPr>
              <w:keepNext/>
              <w:spacing w:after="0"/>
            </w:pPr>
            <w:r>
              <w:rPr>
                <w:b/>
                <w:sz w:val="18"/>
              </w:rPr>
              <w:t>TR only</w:t>
            </w:r>
          </w:p>
        </w:tc>
        <w:tc>
          <w:tcPr>
            <w:tcW w:w="1450" w:type="dxa"/>
            <w:tcBorders>
              <w:top w:val="single" w:sz="8" w:space="0" w:color="000000"/>
              <w:bottom w:val="single" w:sz="8" w:space="0" w:color="000000"/>
            </w:tcBorders>
          </w:tcPr>
          <w:p w14:paraId="09B3B354" w14:textId="77777777" w:rsidR="00E4519B" w:rsidRDefault="00000000">
            <w:pPr>
              <w:keepNext/>
              <w:spacing w:after="0"/>
            </w:pPr>
            <w:r>
              <w:rPr>
                <w:b/>
                <w:sz w:val="18"/>
              </w:rPr>
              <w:t>MR and TR</w:t>
            </w:r>
          </w:p>
        </w:tc>
      </w:tr>
      <w:tr w:rsidR="00E4519B" w14:paraId="0F60A058" w14:textId="77777777">
        <w:trPr>
          <w:cantSplit/>
        </w:trPr>
        <w:tc>
          <w:tcPr>
            <w:tcW w:w="2818" w:type="dxa"/>
          </w:tcPr>
          <w:p w14:paraId="0B938525" w14:textId="77777777" w:rsidR="00E4519B" w:rsidRDefault="00000000">
            <w:pPr>
              <w:keepNext w:val="0"/>
              <w:spacing w:after="0"/>
            </w:pPr>
            <w:r>
              <w:rPr>
                <w:sz w:val="18"/>
              </w:rPr>
              <w:t>LA diameter, mm, median (IQR)</w:t>
            </w:r>
          </w:p>
        </w:tc>
        <w:tc>
          <w:tcPr>
            <w:tcW w:w="1450" w:type="dxa"/>
          </w:tcPr>
          <w:p w14:paraId="35679D7B" w14:textId="77777777" w:rsidR="00E4519B" w:rsidRDefault="00000000">
            <w:pPr>
              <w:keepNext w:val="0"/>
              <w:spacing w:after="0"/>
            </w:pPr>
            <w:r>
              <w:rPr>
                <w:sz w:val="18"/>
              </w:rPr>
              <w:t>37 (33–41)</w:t>
            </w:r>
          </w:p>
        </w:tc>
        <w:tc>
          <w:tcPr>
            <w:tcW w:w="1450" w:type="dxa"/>
          </w:tcPr>
          <w:p w14:paraId="631144A2" w14:textId="77777777" w:rsidR="00E4519B" w:rsidRDefault="00000000">
            <w:pPr>
              <w:keepNext w:val="0"/>
              <w:spacing w:after="0"/>
            </w:pPr>
            <w:r>
              <w:rPr>
                <w:sz w:val="18"/>
              </w:rPr>
              <w:t>41 (38–45)</w:t>
            </w:r>
          </w:p>
        </w:tc>
        <w:tc>
          <w:tcPr>
            <w:tcW w:w="1450" w:type="dxa"/>
          </w:tcPr>
          <w:p w14:paraId="2882E999" w14:textId="77777777" w:rsidR="00E4519B" w:rsidRDefault="00000000">
            <w:pPr>
              <w:keepNext w:val="0"/>
              <w:spacing w:after="0"/>
            </w:pPr>
            <w:r>
              <w:rPr>
                <w:sz w:val="18"/>
              </w:rPr>
              <w:t xml:space="preserve">40 (</w:t>
            </w:r>
            <w:del w:id="91609" w:author="Claude (E30 修订)" w:date="2026-10-09T12:00:00Z">
              <w:r>
                <w:rPr>
                  <w:sz w:val="18"/>
                </w:rPr>
                <w:delText xml:space="preserve">37–45</w:delText>
              </w:r>
            </w:del>
            <w:ins w:id="91610" w:author="Claude (E30 修订)" w:date="2026-10-09T12:00:00Z">
              <w:r>
                <w:rPr>
                  <w:sz w:val="18"/>
                </w:rPr>
                <w:t xml:space="preserve">37–44</w:t>
              </w:r>
            </w:ins>
            <w:r>
              <w:rPr>
                <w:sz w:val="18"/>
              </w:rPr>
              <w:t xml:space="preserve">)</w:t>
            </w:r>
          </w:p>
        </w:tc>
        <w:tc>
          <w:tcPr>
            <w:tcW w:w="1450" w:type="dxa"/>
          </w:tcPr>
          <w:p w14:paraId="414857E4" w14:textId="77777777" w:rsidR="00E4519B" w:rsidRDefault="00000000">
            <w:pPr>
              <w:keepNext w:val="0"/>
              <w:spacing w:after="0"/>
            </w:pPr>
            <w:r>
              <w:rPr>
                <w:sz w:val="18"/>
              </w:rPr>
              <w:t>43 (40–47)</w:t>
            </w:r>
          </w:p>
        </w:tc>
      </w:tr>
      <w:tr w:rsidR="00E4519B" w14:paraId="398F5156" w14:textId="77777777">
        <w:trPr>
          <w:cantSplit/>
        </w:trPr>
        <w:tc>
          <w:tcPr>
            <w:tcW w:w="2818" w:type="dxa"/>
          </w:tcPr>
          <w:p w14:paraId="08F413A2" w14:textId="77777777" w:rsidR="00E4519B" w:rsidRDefault="00000000">
            <w:pPr>
              <w:keepNext w:val="0"/>
              <w:spacing w:after="0"/>
              <w:ind w:left="227"/>
            </w:pPr>
            <w:r>
              <w:rPr>
                <w:sz w:val="18"/>
              </w:rPr>
              <w:t>Adjusted difference vs neither (95% CI)</w:t>
            </w:r>
          </w:p>
        </w:tc>
        <w:tc>
          <w:tcPr>
            <w:tcW w:w="1450" w:type="dxa"/>
          </w:tcPr>
          <w:p w14:paraId="16A1E228" w14:textId="77777777" w:rsidR="00E4519B" w:rsidRDefault="00000000">
            <w:pPr>
              <w:keepNext w:val="0"/>
              <w:spacing w:after="0"/>
            </w:pPr>
            <w:r>
              <w:rPr>
                <w:sz w:val="18"/>
              </w:rPr>
              <w:t>Reference</w:t>
            </w:r>
          </w:p>
        </w:tc>
        <w:tc>
          <w:tcPr>
            <w:tcW w:w="1450" w:type="dxa"/>
          </w:tcPr>
          <w:p w14:paraId="5B6DC3C3" w14:textId="77777777" w:rsidR="00E4519B" w:rsidRDefault="00000000">
            <w:pPr>
              <w:keepNext w:val="0"/>
              <w:spacing w:after="0"/>
            </w:pPr>
            <w:r>
              <w:rPr>
                <w:sz w:val="18"/>
              </w:rPr>
              <w:t xml:space="preserve">+</w:t>
            </w:r>
            <w:del w:id="91611" w:author="Claude (E30 修订)" w:date="2026-10-09T12:00:00Z">
              <w:r>
                <w:rPr>
                  <w:sz w:val="18"/>
                </w:rPr>
                <w:delText xml:space="preserve">3.7</w:delText>
              </w:r>
            </w:del>
            <w:ins w:id="91612" w:author="Claude (E30 修订)" w:date="2026-10-09T12:00:00Z">
              <w:r>
                <w:rPr>
                  <w:sz w:val="18"/>
                </w:rPr>
                <w:t xml:space="preserve">3.6</w:t>
              </w:r>
            </w:ins>
            <w:r>
              <w:rPr>
                <w:sz w:val="18"/>
              </w:rPr>
              <w:t xml:space="preserve"> (2.9 to </w:t>
            </w:r>
            <w:del w:id="91613" w:author="Claude (E30 修订)" w:date="2026-10-09T12:00:00Z">
              <w:r>
                <w:rPr>
                  <w:sz w:val="18"/>
                </w:rPr>
                <w:delText xml:space="preserve">4.6</w:delText>
              </w:r>
            </w:del>
            <w:ins w:id="91614" w:author="Claude (E30 修订)" w:date="2026-10-09T12:00:00Z">
              <w:r>
                <w:rPr>
                  <w:sz w:val="18"/>
                </w:rPr>
                <w:t xml:space="preserve">4.3</w:t>
              </w:r>
            </w:ins>
            <w:r>
              <w:rPr>
                <w:sz w:val="18"/>
              </w:rPr>
              <w:t xml:space="preserve">)</w:t>
            </w:r>
          </w:p>
        </w:tc>
        <w:tc>
          <w:tcPr>
            <w:tcW w:w="1450" w:type="dxa"/>
          </w:tcPr>
          <w:p w14:paraId="1CFC08A0" w14:textId="77777777" w:rsidR="00E4519B" w:rsidRDefault="00000000">
            <w:pPr>
              <w:keepNext w:val="0"/>
              <w:spacing w:after="0"/>
            </w:pPr>
            <w:r>
              <w:rPr>
                <w:sz w:val="18"/>
              </w:rPr>
              <w:t xml:space="preserve">+</w:t>
            </w:r>
            <w:del w:id="91615" w:author="Claude (E30 修订)" w:date="2026-10-09T12:00:00Z">
              <w:r>
                <w:rPr>
                  <w:sz w:val="18"/>
                </w:rPr>
                <w:delText xml:space="preserve">1.6</w:delText>
              </w:r>
            </w:del>
            <w:ins w:id="91616" w:author="Claude (E30 修订)" w:date="2026-10-09T12:00:00Z">
              <w:r>
                <w:rPr>
                  <w:sz w:val="18"/>
                </w:rPr>
                <w:t xml:space="preserve">1.4</w:t>
              </w:r>
            </w:ins>
            <w:r>
              <w:rPr>
                <w:sz w:val="18"/>
              </w:rPr>
              <w:t xml:space="preserve"> (</w:t>
            </w:r>
            <w:del w:id="91617" w:author="Claude (E30 修订)" w:date="2026-10-09T12:00:00Z">
              <w:r>
                <w:rPr>
                  <w:sz w:val="18"/>
                </w:rPr>
                <w:delText xml:space="preserve">1.0</w:delText>
              </w:r>
            </w:del>
            <w:ins w:id="91618" w:author="Claude (E30 修订)" w:date="2026-10-09T12:00:00Z">
              <w:r>
                <w:rPr>
                  <w:sz w:val="18"/>
                </w:rPr>
                <w:t xml:space="preserve">0.8</w:t>
              </w:r>
            </w:ins>
            <w:r>
              <w:rPr>
                <w:sz w:val="18"/>
              </w:rPr>
              <w:t xml:space="preserve"> to </w:t>
            </w:r>
            <w:del w:id="91619" w:author="Claude (E30 修订)" w:date="2026-10-09T12:00:00Z">
              <w:r>
                <w:rPr>
                  <w:sz w:val="18"/>
                </w:rPr>
                <w:delText xml:space="preserve">2.3</w:delText>
              </w:r>
            </w:del>
            <w:ins w:id="91620" w:author="Claude (E30 修订)" w:date="2026-10-09T12:00:00Z">
              <w:r>
                <w:rPr>
                  <w:sz w:val="18"/>
                </w:rPr>
                <w:t xml:space="preserve">2.0</w:t>
              </w:r>
            </w:ins>
            <w:r>
              <w:rPr>
                <w:sz w:val="18"/>
              </w:rPr>
              <w:t xml:space="preserve">)</w:t>
            </w:r>
          </w:p>
        </w:tc>
        <w:tc>
          <w:tcPr>
            <w:tcW w:w="1450" w:type="dxa"/>
          </w:tcPr>
          <w:p w14:paraId="0BE3B47A" w14:textId="77777777" w:rsidR="00E4519B" w:rsidRDefault="00000000">
            <w:pPr>
              <w:keepNext w:val="0"/>
              <w:spacing w:after="0"/>
            </w:pPr>
            <w:r>
              <w:rPr>
                <w:sz w:val="18"/>
              </w:rPr>
              <w:t xml:space="preserve">+</w:t>
            </w:r>
            <w:del w:id="91621" w:author="Claude (E30 修订)" w:date="2026-10-09T12:00:00Z">
              <w:r>
                <w:rPr>
                  <w:sz w:val="18"/>
                </w:rPr>
                <w:delText xml:space="preserve">4.4</w:delText>
              </w:r>
            </w:del>
            <w:ins w:id="91622" w:author="Claude (E30 修订)" w:date="2026-10-09T12:00:00Z">
              <w:r>
                <w:rPr>
                  <w:sz w:val="18"/>
                </w:rPr>
                <w:t xml:space="preserve">4.2</w:t>
              </w:r>
            </w:ins>
            <w:r>
              <w:rPr>
                <w:sz w:val="18"/>
              </w:rPr>
              <w:t xml:space="preserve"> (</w:t>
            </w:r>
            <w:del w:id="91623" w:author="Claude (E30 修订)" w:date="2026-10-09T12:00:00Z">
              <w:r>
                <w:rPr>
                  <w:sz w:val="18"/>
                </w:rPr>
                <w:delText xml:space="preserve">3.7</w:delText>
              </w:r>
            </w:del>
            <w:ins w:id="91624" w:author="Claude (E30 修订)" w:date="2026-10-09T12:00:00Z">
              <w:r>
                <w:rPr>
                  <w:sz w:val="18"/>
                </w:rPr>
                <w:t xml:space="preserve">3.6</w:t>
              </w:r>
            </w:ins>
            <w:r>
              <w:rPr>
                <w:sz w:val="18"/>
              </w:rPr>
              <w:t xml:space="preserve"> to </w:t>
            </w:r>
            <w:del w:id="91625" w:author="Claude (E30 修订)" w:date="2026-10-09T12:00:00Z">
              <w:r>
                <w:rPr>
                  <w:sz w:val="18"/>
                </w:rPr>
                <w:delText xml:space="preserve">5.1</w:delText>
              </w:r>
            </w:del>
            <w:ins w:id="91626" w:author="Claude (E30 修订)" w:date="2026-10-09T12:00:00Z">
              <w:r>
                <w:rPr>
                  <w:sz w:val="18"/>
                </w:rPr>
                <w:t xml:space="preserve">4.8</w:t>
              </w:r>
            </w:ins>
            <w:r>
              <w:rPr>
                <w:sz w:val="18"/>
              </w:rPr>
              <w:t xml:space="preserve">)</w:t>
            </w:r>
          </w:p>
        </w:tc>
      </w:tr>
      <w:tr w:rsidR="00E4519B" w14:paraId="530050D2" w14:textId="77777777">
        <w:trPr>
          <w:cantSplit/>
        </w:trPr>
        <w:tc>
          <w:tcPr>
            <w:tcW w:w="2818" w:type="dxa"/>
          </w:tcPr>
          <w:p w14:paraId="4A301FBE" w14:textId="77777777" w:rsidR="00E4519B" w:rsidRDefault="00000000">
            <w:pPr>
              <w:keepNext w:val="0"/>
              <w:spacing w:after="0"/>
            </w:pPr>
            <w:r>
              <w:rPr>
                <w:sz w:val="18"/>
              </w:rPr>
              <w:t>RA diameter, mm, median (IQR)</w:t>
            </w:r>
          </w:p>
        </w:tc>
        <w:tc>
          <w:tcPr>
            <w:tcW w:w="1450" w:type="dxa"/>
          </w:tcPr>
          <w:p w14:paraId="333E8B26" w14:textId="77777777" w:rsidR="00E4519B" w:rsidRDefault="00000000">
            <w:pPr>
              <w:keepNext w:val="0"/>
              <w:spacing w:after="0"/>
            </w:pPr>
            <w:r>
              <w:rPr>
                <w:sz w:val="18"/>
              </w:rPr>
              <w:t>35 (32–38)</w:t>
            </w:r>
          </w:p>
        </w:tc>
        <w:tc>
          <w:tcPr>
            <w:tcW w:w="1450" w:type="dxa"/>
          </w:tcPr>
          <w:p w14:paraId="016D0374" w14:textId="77777777" w:rsidR="00E4519B" w:rsidRDefault="00000000">
            <w:pPr>
              <w:keepNext w:val="0"/>
              <w:spacing w:after="0"/>
            </w:pPr>
            <w:r>
              <w:rPr>
                <w:sz w:val="18"/>
              </w:rPr>
              <w:t>37 (33–42)</w:t>
            </w:r>
          </w:p>
        </w:tc>
        <w:tc>
          <w:tcPr>
            <w:tcW w:w="1450" w:type="dxa"/>
          </w:tcPr>
          <w:p w14:paraId="4E2A3A07" w14:textId="77777777" w:rsidR="00E4519B" w:rsidRDefault="00000000">
            <w:pPr>
              <w:keepNext w:val="0"/>
              <w:spacing w:after="0"/>
            </w:pPr>
            <w:r>
              <w:rPr>
                <w:sz w:val="18"/>
              </w:rPr>
              <w:t xml:space="preserve">41 (</w:t>
            </w:r>
            <w:del w:id="91627" w:author="Claude (E30 修订)" w:date="2026-10-09T12:00:00Z">
              <w:r>
                <w:rPr>
                  <w:sz w:val="18"/>
                </w:rPr>
                <w:delText xml:space="preserve">36–45</w:delText>
              </w:r>
            </w:del>
            <w:ins w:id="91628" w:author="Claude (E30 修订)" w:date="2026-10-09T12:00:00Z">
              <w:r>
                <w:rPr>
                  <w:sz w:val="18"/>
                </w:rPr>
                <w:t xml:space="preserve">36–46</w:t>
              </w:r>
            </w:ins>
            <w:r>
              <w:rPr>
                <w:sz w:val="18"/>
              </w:rPr>
              <w:t xml:space="preserve">)</w:t>
            </w:r>
          </w:p>
        </w:tc>
        <w:tc>
          <w:tcPr>
            <w:tcW w:w="1450" w:type="dxa"/>
          </w:tcPr>
          <w:p w14:paraId="450103EC" w14:textId="77777777" w:rsidR="00E4519B" w:rsidRDefault="00000000">
            <w:pPr>
              <w:keepNext w:val="0"/>
              <w:spacing w:after="0"/>
            </w:pPr>
            <w:r>
              <w:rPr>
                <w:sz w:val="18"/>
              </w:rPr>
              <w:t>44 (40–48)</w:t>
            </w:r>
          </w:p>
        </w:tc>
      </w:tr>
      <w:tr w:rsidR="00E4519B" w14:paraId="697FA93C" w14:textId="77777777">
        <w:trPr>
          <w:cantSplit/>
        </w:trPr>
        <w:tc>
          <w:tcPr>
            <w:tcW w:w="2818" w:type="dxa"/>
          </w:tcPr>
          <w:p w14:paraId="4E296B32" w14:textId="77777777" w:rsidR="00E4519B" w:rsidRDefault="00000000">
            <w:pPr>
              <w:keepNext w:val="0"/>
              <w:spacing w:after="0"/>
              <w:ind w:left="227"/>
            </w:pPr>
            <w:r>
              <w:rPr>
                <w:sz w:val="18"/>
              </w:rPr>
              <w:t>Adjusted difference vs neither (95% CI)</w:t>
            </w:r>
          </w:p>
        </w:tc>
        <w:tc>
          <w:tcPr>
            <w:tcW w:w="1450" w:type="dxa"/>
          </w:tcPr>
          <w:p w14:paraId="26022E03" w14:textId="77777777" w:rsidR="00E4519B" w:rsidRDefault="00000000">
            <w:pPr>
              <w:keepNext w:val="0"/>
              <w:spacing w:after="0"/>
            </w:pPr>
            <w:r>
              <w:rPr>
                <w:sz w:val="18"/>
              </w:rPr>
              <w:t>Reference</w:t>
            </w:r>
          </w:p>
        </w:tc>
        <w:tc>
          <w:tcPr>
            <w:tcW w:w="1450" w:type="dxa"/>
          </w:tcPr>
          <w:p w14:paraId="3CAC028E" w14:textId="77777777" w:rsidR="00E4519B" w:rsidRDefault="00000000">
            <w:pPr>
              <w:keepNext w:val="0"/>
              <w:spacing w:after="0"/>
            </w:pPr>
            <w:r>
              <w:rPr>
                <w:sz w:val="18"/>
              </w:rPr>
              <w:t xml:space="preserve">+1.8 (1.1 to </w:t>
            </w:r>
            <w:del w:id="91629" w:author="Claude (E30 修订)" w:date="2026-10-09T12:00:00Z">
              <w:r>
                <w:rPr>
                  <w:sz w:val="18"/>
                </w:rPr>
                <w:delText xml:space="preserve">2.5</w:delText>
              </w:r>
            </w:del>
            <w:ins w:id="91630" w:author="Claude (E30 修订)" w:date="2026-10-09T12:00:00Z">
              <w:r>
                <w:rPr>
                  <w:sz w:val="18"/>
                </w:rPr>
                <w:t xml:space="preserve">2.4</w:t>
              </w:r>
            </w:ins>
            <w:r>
              <w:rPr>
                <w:sz w:val="18"/>
              </w:rPr>
              <w:t xml:space="preserve">)</w:t>
            </w:r>
          </w:p>
        </w:tc>
        <w:tc>
          <w:tcPr>
            <w:tcW w:w="1450" w:type="dxa"/>
          </w:tcPr>
          <w:p w14:paraId="2DEAD6C8" w14:textId="77777777" w:rsidR="00E4519B" w:rsidRDefault="00000000">
            <w:pPr>
              <w:keepNext w:val="0"/>
              <w:spacing w:after="0"/>
            </w:pPr>
            <w:r>
              <w:rPr>
                <w:sz w:val="18"/>
              </w:rPr>
              <w:t xml:space="preserve">+</w:t>
            </w:r>
            <w:del w:id="91631" w:author="Claude (E30 修订)" w:date="2026-10-09T12:00:00Z">
              <w:r>
                <w:rPr>
                  <w:sz w:val="18"/>
                </w:rPr>
                <w:delText xml:space="preserve">3.5</w:delText>
              </w:r>
            </w:del>
            <w:ins w:id="91632" w:author="Claude (E30 修订)" w:date="2026-10-09T12:00:00Z">
              <w:r>
                <w:rPr>
                  <w:sz w:val="18"/>
                </w:rPr>
                <w:t xml:space="preserve">3.6</w:t>
              </w:r>
            </w:ins>
            <w:r>
              <w:rPr>
                <w:sz w:val="18"/>
              </w:rPr>
              <w:t xml:space="preserve"> (</w:t>
            </w:r>
            <w:del w:id="91633" w:author="Claude (E30 修订)" w:date="2026-10-09T12:00:00Z">
              <w:r>
                <w:rPr>
                  <w:sz w:val="18"/>
                </w:rPr>
                <w:delText xml:space="preserve">2.9</w:delText>
              </w:r>
            </w:del>
            <w:ins w:id="91634" w:author="Claude (E30 修订)" w:date="2026-10-09T12:00:00Z">
              <w:r>
                <w:rPr>
                  <w:sz w:val="18"/>
                </w:rPr>
                <w:t xml:space="preserve">3.0</w:t>
              </w:r>
            </w:ins>
            <w:r>
              <w:rPr>
                <w:sz w:val="18"/>
              </w:rPr>
              <w:t xml:space="preserve"> to 4.1)</w:t>
            </w:r>
          </w:p>
        </w:tc>
        <w:tc>
          <w:tcPr>
            <w:tcW w:w="1450" w:type="dxa"/>
          </w:tcPr>
          <w:p w14:paraId="253E7E4A" w14:textId="77777777" w:rsidR="00E4519B" w:rsidRDefault="00000000">
            <w:pPr>
              <w:keepNext w:val="0"/>
              <w:spacing w:after="0"/>
            </w:pPr>
            <w:r>
              <w:rPr>
                <w:sz w:val="18"/>
              </w:rPr>
              <w:t xml:space="preserve">+</w:t>
            </w:r>
            <w:del w:id="91635" w:author="Claude (E30 修订)" w:date="2026-10-09T12:00:00Z">
              <w:r>
                <w:rPr>
                  <w:sz w:val="18"/>
                </w:rPr>
                <w:delText xml:space="preserve">6.2</w:delText>
              </w:r>
            </w:del>
            <w:ins w:id="91636" w:author="Claude (E30 修订)" w:date="2026-10-09T12:00:00Z">
              <w:r>
                <w:rPr>
                  <w:sz w:val="18"/>
                </w:rPr>
                <w:t xml:space="preserve">6.1</w:t>
              </w:r>
            </w:ins>
            <w:r>
              <w:rPr>
                <w:sz w:val="18"/>
              </w:rPr>
              <w:t xml:space="preserve"> (5.5 to </w:t>
            </w:r>
            <w:del w:id="91637" w:author="Claude (E30 修订)" w:date="2026-10-09T12:00:00Z">
              <w:r>
                <w:rPr>
                  <w:sz w:val="18"/>
                </w:rPr>
                <w:delText xml:space="preserve">6.9</w:delText>
              </w:r>
            </w:del>
            <w:ins w:id="91638" w:author="Claude (E30 修订)" w:date="2026-10-09T12:00:00Z">
              <w:r>
                <w:rPr>
                  <w:sz w:val="18"/>
                </w:rPr>
                <w:t xml:space="preserve">6.7</w:t>
              </w:r>
            </w:ins>
            <w:r>
              <w:rPr>
                <w:sz w:val="18"/>
              </w:rPr>
              <w:t xml:space="preserve">)</w:t>
            </w:r>
          </w:p>
        </w:tc>
      </w:tr>
      <w:tr w:rsidR="00E4519B" w14:paraId="0D481483" w14:textId="77777777">
        <w:trPr>
          <w:cantSplit/>
        </w:trPr>
        <w:tc>
          <w:tcPr>
            <w:tcW w:w="2818" w:type="dxa"/>
          </w:tcPr>
          <w:p w14:paraId="618C4028" w14:textId="77777777" w:rsidR="00E4519B" w:rsidRDefault="00000000">
            <w:pPr>
              <w:keepNext w:val="0"/>
              <w:spacing w:after="0"/>
            </w:pPr>
            <w:r>
              <w:rPr>
                <w:sz w:val="18"/>
              </w:rPr>
              <w:t>LV end-diastolic diameter, mm, median (IQR)</w:t>
            </w:r>
          </w:p>
        </w:tc>
        <w:tc>
          <w:tcPr>
            <w:tcW w:w="1450" w:type="dxa"/>
          </w:tcPr>
          <w:p w14:paraId="5C8624CF" w14:textId="77777777" w:rsidR="00E4519B" w:rsidRDefault="00000000">
            <w:pPr>
              <w:keepNext w:val="0"/>
              <w:spacing w:after="0"/>
            </w:pPr>
            <w:r>
              <w:rPr>
                <w:sz w:val="18"/>
              </w:rPr>
              <w:t>47 (45–50)</w:t>
            </w:r>
          </w:p>
        </w:tc>
        <w:tc>
          <w:tcPr>
            <w:tcW w:w="1450" w:type="dxa"/>
          </w:tcPr>
          <w:p w14:paraId="213EF0B8" w14:textId="77777777" w:rsidR="00E4519B" w:rsidRDefault="00000000">
            <w:pPr>
              <w:keepNext w:val="0"/>
              <w:spacing w:after="0"/>
            </w:pPr>
            <w:r>
              <w:rPr>
                <w:sz w:val="18"/>
              </w:rPr>
              <w:t>50 (46–53)</w:t>
            </w:r>
          </w:p>
        </w:tc>
        <w:tc>
          <w:tcPr>
            <w:tcW w:w="1450" w:type="dxa"/>
          </w:tcPr>
          <w:p w14:paraId="06A57C51" w14:textId="77777777" w:rsidR="00E4519B" w:rsidRDefault="00000000">
            <w:pPr>
              <w:keepNext w:val="0"/>
              <w:spacing w:after="0"/>
            </w:pPr>
            <w:r>
              <w:rPr>
                <w:sz w:val="18"/>
              </w:rPr>
              <w:t>47 (44–50)</w:t>
            </w:r>
          </w:p>
        </w:tc>
        <w:tc>
          <w:tcPr>
            <w:tcW w:w="1450" w:type="dxa"/>
          </w:tcPr>
          <w:p w14:paraId="159EEF1E" w14:textId="77777777" w:rsidR="00E4519B" w:rsidRDefault="00000000">
            <w:pPr>
              <w:keepNext w:val="0"/>
              <w:spacing w:after="0"/>
            </w:pPr>
            <w:del w:id="91639" w:author="Claude (E30 修订)" w:date="2026-10-09T12:00:00Z">
              <w:r>
                <w:rPr>
                  <w:sz w:val="18"/>
                </w:rPr>
                <w:delText xml:space="preserve">48</w:delText>
              </w:r>
            </w:del>
            <w:ins w:id="91640" w:author="Claude (E30 修订)" w:date="2026-10-09T12:00:00Z">
              <w:r>
                <w:rPr>
                  <w:sz w:val="18"/>
                </w:rPr>
                <w:t xml:space="preserve">49</w:t>
              </w:r>
            </w:ins>
            <w:r>
              <w:rPr>
                <w:sz w:val="18"/>
              </w:rPr>
              <w:t xml:space="preserve"> (46–52)</w:t>
            </w:r>
          </w:p>
        </w:tc>
      </w:tr>
      <w:tr w:rsidR="00E4519B" w14:paraId="65792DD2" w14:textId="77777777">
        <w:trPr>
          <w:cantSplit/>
        </w:trPr>
        <w:tc>
          <w:tcPr>
            <w:tcW w:w="2818" w:type="dxa"/>
          </w:tcPr>
          <w:p w14:paraId="2147AB6D" w14:textId="77777777" w:rsidR="00E4519B" w:rsidRDefault="00000000">
            <w:pPr>
              <w:keepNext w:val="0"/>
              <w:spacing w:after="0"/>
              <w:ind w:left="227"/>
            </w:pPr>
            <w:r>
              <w:rPr>
                <w:sz w:val="18"/>
              </w:rPr>
              <w:t>Adjusted difference vs neither (95% CI)</w:t>
            </w:r>
          </w:p>
        </w:tc>
        <w:tc>
          <w:tcPr>
            <w:tcW w:w="1450" w:type="dxa"/>
          </w:tcPr>
          <w:p w14:paraId="55883329" w14:textId="77777777" w:rsidR="00E4519B" w:rsidRDefault="00000000">
            <w:pPr>
              <w:keepNext w:val="0"/>
              <w:spacing w:after="0"/>
            </w:pPr>
            <w:r>
              <w:rPr>
                <w:sz w:val="18"/>
              </w:rPr>
              <w:t>Reference</w:t>
            </w:r>
          </w:p>
        </w:tc>
        <w:tc>
          <w:tcPr>
            <w:tcW w:w="1450" w:type="dxa"/>
          </w:tcPr>
          <w:p w14:paraId="651F9F6F" w14:textId="77777777" w:rsidR="00E4519B" w:rsidRDefault="00000000">
            <w:pPr>
              <w:keepNext w:val="0"/>
              <w:spacing w:after="0"/>
            </w:pPr>
            <w:r>
              <w:rPr>
                <w:sz w:val="18"/>
              </w:rPr>
              <w:t xml:space="preserve">+</w:t>
            </w:r>
            <w:del w:id="91641" w:author="Claude (E30 修订)" w:date="2026-10-09T12:00:00Z">
              <w:r>
                <w:rPr>
                  <w:sz w:val="18"/>
                </w:rPr>
                <w:delText xml:space="preserve">3.0</w:delText>
              </w:r>
            </w:del>
            <w:ins w:id="91642" w:author="Claude (E30 修订)" w:date="2026-10-09T12:00:00Z">
              <w:r>
                <w:rPr>
                  <w:sz w:val="18"/>
                </w:rPr>
                <w:t xml:space="preserve">2.8</w:t>
              </w:r>
            </w:ins>
            <w:r>
              <w:rPr>
                <w:sz w:val="18"/>
              </w:rPr>
              <w:t xml:space="preserve"> (2.1 to </w:t>
            </w:r>
            <w:del w:id="91643" w:author="Claude (E30 修订)" w:date="2026-10-09T12:00:00Z">
              <w:r>
                <w:rPr>
                  <w:sz w:val="18"/>
                </w:rPr>
                <w:delText xml:space="preserve">3.8</w:delText>
              </w:r>
            </w:del>
            <w:ins w:id="91644" w:author="Claude (E30 修订)" w:date="2026-10-09T12:00:00Z">
              <w:r>
                <w:rPr>
                  <w:sz w:val="18"/>
                </w:rPr>
                <w:t xml:space="preserve">3.5</w:t>
              </w:r>
            </w:ins>
            <w:r>
              <w:rPr>
                <w:sz w:val="18"/>
              </w:rPr>
              <w:t xml:space="preserve">)</w:t>
            </w:r>
          </w:p>
        </w:tc>
        <w:tc>
          <w:tcPr>
            <w:tcW w:w="1450" w:type="dxa"/>
          </w:tcPr>
          <w:p w14:paraId="0934429D" w14:textId="77777777" w:rsidR="00E4519B" w:rsidRDefault="00000000">
            <w:pPr>
              <w:keepNext w:val="0"/>
              <w:spacing w:after="0"/>
            </w:pPr>
            <w:r>
              <w:rPr>
                <w:sz w:val="18"/>
              </w:rPr>
              <w:t xml:space="preserve">−</w:t>
            </w:r>
            <w:del w:id="91645" w:author="Claude (E30 修订)" w:date="2026-10-09T12:00:00Z">
              <w:r>
                <w:rPr>
                  <w:sz w:val="18"/>
                </w:rPr>
                <w:delText xml:space="preserve">0.3</w:delText>
              </w:r>
            </w:del>
            <w:ins w:id="91646" w:author="Claude (E30 修订)" w:date="2026-10-09T12:00:00Z">
              <w:r>
                <w:rPr>
                  <w:sz w:val="18"/>
                </w:rPr>
                <w:t xml:space="preserve">0.4</w:t>
              </w:r>
            </w:ins>
            <w:r>
              <w:rPr>
                <w:sz w:val="18"/>
              </w:rPr>
              <w:t xml:space="preserve"> (−0.8 to 0.1)</w:t>
            </w:r>
          </w:p>
        </w:tc>
        <w:tc>
          <w:tcPr>
            <w:tcW w:w="1450" w:type="dxa"/>
          </w:tcPr>
          <w:p w14:paraId="34EC39FB" w14:textId="77777777" w:rsidR="00E4519B" w:rsidRDefault="00000000">
            <w:pPr>
              <w:keepNext w:val="0"/>
              <w:spacing w:after="0"/>
            </w:pPr>
            <w:r>
              <w:rPr>
                <w:sz w:val="18"/>
              </w:rPr>
              <w:t xml:space="preserve">+2.4 (</w:t>
            </w:r>
            <w:del w:id="91647" w:author="Claude (E30 修订)" w:date="2026-10-09T12:00:00Z">
              <w:r>
                <w:rPr>
                  <w:sz w:val="18"/>
                </w:rPr>
                <w:delText xml:space="preserve">1.7</w:delText>
              </w:r>
            </w:del>
            <w:ins w:id="91648" w:author="Claude (E30 修订)" w:date="2026-10-09T12:00:00Z">
              <w:r>
                <w:rPr>
                  <w:sz w:val="18"/>
                </w:rPr>
                <w:t xml:space="preserve">1.8</w:t>
              </w:r>
            </w:ins>
            <w:r>
              <w:rPr>
                <w:sz w:val="18"/>
              </w:rPr>
              <w:t xml:space="preserve"> to </w:t>
            </w:r>
            <w:del w:id="91649" w:author="Claude (E30 修订)" w:date="2026-10-09T12:00:00Z">
              <w:r>
                <w:rPr>
                  <w:sz w:val="18"/>
                </w:rPr>
                <w:delText xml:space="preserve">3.1</w:delText>
              </w:r>
            </w:del>
            <w:ins w:id="91650" w:author="Claude (E30 修订)" w:date="2026-10-09T12:00:00Z">
              <w:r>
                <w:rPr>
                  <w:sz w:val="18"/>
                </w:rPr>
                <w:t xml:space="preserve">3.0</w:t>
              </w:r>
            </w:ins>
            <w:r>
              <w:rPr>
                <w:sz w:val="18"/>
              </w:rPr>
              <w:t xml:space="preserve">)</w:t>
            </w:r>
          </w:p>
        </w:tc>
      </w:tr>
      <w:tr w:rsidR="00E4519B" w14:paraId="3CC988D1" w14:textId="77777777">
        <w:trPr>
          <w:cantSplit/>
        </w:trPr>
        <w:tc>
          <w:tcPr>
            <w:tcW w:w="2818" w:type="dxa"/>
          </w:tcPr>
          <w:p w14:paraId="74DFB0BF" w14:textId="77777777" w:rsidR="00E4519B" w:rsidRDefault="00000000">
            <w:pPr>
              <w:keepNext w:val="0"/>
              <w:spacing w:after="0"/>
            </w:pPr>
            <w:r>
              <w:rPr>
                <w:sz w:val="18"/>
              </w:rPr>
              <w:t>RV diameter, mm, median (IQR)</w:t>
            </w:r>
          </w:p>
        </w:tc>
        <w:tc>
          <w:tcPr>
            <w:tcW w:w="1450" w:type="dxa"/>
          </w:tcPr>
          <w:p w14:paraId="448C78F6" w14:textId="77777777" w:rsidR="00E4519B" w:rsidRDefault="00000000">
            <w:pPr>
              <w:keepNext w:val="0"/>
              <w:spacing w:after="0"/>
            </w:pPr>
            <w:r>
              <w:rPr>
                <w:sz w:val="18"/>
              </w:rPr>
              <w:t>22 (20–23)</w:t>
            </w:r>
          </w:p>
        </w:tc>
        <w:tc>
          <w:tcPr>
            <w:tcW w:w="1450" w:type="dxa"/>
          </w:tcPr>
          <w:p w14:paraId="5C094CA8" w14:textId="77777777" w:rsidR="00E4519B" w:rsidRDefault="00000000">
            <w:pPr>
              <w:keepNext w:val="0"/>
              <w:spacing w:after="0"/>
            </w:pPr>
            <w:r>
              <w:rPr>
                <w:sz w:val="18"/>
              </w:rPr>
              <w:t>22 (20–23)</w:t>
            </w:r>
          </w:p>
        </w:tc>
        <w:tc>
          <w:tcPr>
            <w:tcW w:w="1450" w:type="dxa"/>
          </w:tcPr>
          <w:p w14:paraId="6BCEBA52" w14:textId="77777777" w:rsidR="00E4519B" w:rsidRDefault="00000000">
            <w:pPr>
              <w:keepNext w:val="0"/>
              <w:spacing w:after="0"/>
            </w:pPr>
            <w:r>
              <w:rPr>
                <w:sz w:val="18"/>
              </w:rPr>
              <w:t>22 (21–24)</w:t>
            </w:r>
          </w:p>
        </w:tc>
        <w:tc>
          <w:tcPr>
            <w:tcW w:w="1450" w:type="dxa"/>
          </w:tcPr>
          <w:p w14:paraId="74CECE34" w14:textId="77777777" w:rsidR="00E4519B" w:rsidRDefault="00000000">
            <w:pPr>
              <w:keepNext w:val="0"/>
              <w:spacing w:after="0"/>
            </w:pPr>
            <w:r>
              <w:rPr>
                <w:sz w:val="18"/>
              </w:rPr>
              <w:t>23 (21–25)</w:t>
            </w:r>
          </w:p>
        </w:tc>
      </w:tr>
      <w:tr w:rsidR="00E4519B" w14:paraId="42025487" w14:textId="77777777">
        <w:trPr>
          <w:cantSplit/>
        </w:trPr>
        <w:tc>
          <w:tcPr>
            <w:tcW w:w="2818" w:type="dxa"/>
          </w:tcPr>
          <w:p w14:paraId="1A92915F" w14:textId="77777777" w:rsidR="00E4519B" w:rsidRDefault="00000000">
            <w:pPr>
              <w:keepNext w:val="0"/>
              <w:spacing w:after="0"/>
              <w:ind w:left="227"/>
            </w:pPr>
            <w:r>
              <w:rPr>
                <w:sz w:val="18"/>
              </w:rPr>
              <w:t>Adjusted difference vs neither (95% CI)</w:t>
            </w:r>
          </w:p>
        </w:tc>
        <w:tc>
          <w:tcPr>
            <w:tcW w:w="1450" w:type="dxa"/>
          </w:tcPr>
          <w:p w14:paraId="03DF9C04" w14:textId="77777777" w:rsidR="00E4519B" w:rsidRDefault="00000000">
            <w:pPr>
              <w:keepNext w:val="0"/>
              <w:spacing w:after="0"/>
            </w:pPr>
            <w:r>
              <w:rPr>
                <w:sz w:val="18"/>
              </w:rPr>
              <w:t>Reference</w:t>
            </w:r>
          </w:p>
        </w:tc>
        <w:tc>
          <w:tcPr>
            <w:tcW w:w="1450" w:type="dxa"/>
          </w:tcPr>
          <w:p w14:paraId="34710944" w14:textId="77777777" w:rsidR="00E4519B" w:rsidRDefault="00000000">
            <w:pPr>
              <w:keepNext w:val="0"/>
              <w:spacing w:after="0"/>
            </w:pPr>
            <w:r>
              <w:rPr>
                <w:sz w:val="18"/>
              </w:rPr>
              <w:t xml:space="preserve">+0.2 (−</w:t>
            </w:r>
            <w:del w:id="91651" w:author="Claude (E30 修订)" w:date="2026-10-09T12:00:00Z">
              <w:r>
                <w:rPr>
                  <w:sz w:val="18"/>
                </w:rPr>
                <w:delText xml:space="preserve">0.2</w:delText>
              </w:r>
            </w:del>
            <w:ins w:id="91652" w:author="Claude (E30 修订)" w:date="2026-10-09T12:00:00Z">
              <w:r>
                <w:rPr>
                  <w:sz w:val="18"/>
                </w:rPr>
                <w:t xml:space="preserve">0.1</w:t>
              </w:r>
            </w:ins>
            <w:r>
              <w:rPr>
                <w:sz w:val="18"/>
              </w:rPr>
              <w:t xml:space="preserve"> to </w:t>
            </w:r>
            <w:del w:id="91653" w:author="Claude (E30 修订)" w:date="2026-10-09T12:00:00Z">
              <w:r>
                <w:rPr>
                  <w:sz w:val="18"/>
                </w:rPr>
                <w:delText xml:space="preserve">0.6</w:delText>
              </w:r>
            </w:del>
            <w:ins w:id="91654" w:author="Claude (E30 修订)" w:date="2026-10-09T12:00:00Z">
              <w:r>
                <w:rPr>
                  <w:sz w:val="18"/>
                </w:rPr>
                <w:t xml:space="preserve">0.5</w:t>
              </w:r>
            </w:ins>
            <w:r>
              <w:rPr>
                <w:sz w:val="18"/>
              </w:rPr>
              <w:t xml:space="preserve">)</w:t>
            </w:r>
          </w:p>
        </w:tc>
        <w:tc>
          <w:tcPr>
            <w:tcW w:w="1450" w:type="dxa"/>
          </w:tcPr>
          <w:p w14:paraId="6F7D37F0" w14:textId="77777777" w:rsidR="00E4519B" w:rsidRDefault="00000000">
            <w:pPr>
              <w:keepNext w:val="0"/>
              <w:spacing w:after="0"/>
            </w:pPr>
            <w:r>
              <w:rPr>
                <w:sz w:val="18"/>
              </w:rPr>
              <w:t xml:space="preserve">+</w:t>
            </w:r>
            <w:del w:id="91655" w:author="Claude (E30 修订)" w:date="2026-10-09T12:00:00Z">
              <w:r>
                <w:rPr>
                  <w:sz w:val="18"/>
                </w:rPr>
                <w:delText xml:space="preserve">0.3</w:delText>
              </w:r>
            </w:del>
            <w:ins w:id="91656" w:author="Claude (E30 修订)" w:date="2026-10-09T12:00:00Z">
              <w:r>
                <w:rPr>
                  <w:sz w:val="18"/>
                </w:rPr>
                <w:t xml:space="preserve">0.4</w:t>
              </w:r>
            </w:ins>
            <w:r>
              <w:rPr>
                <w:sz w:val="18"/>
              </w:rPr>
              <w:t xml:space="preserve"> (</w:t>
            </w:r>
            <w:del w:id="91657" w:author="Claude (E30 修订)" w:date="2026-10-09T12:00:00Z">
              <w:r>
                <w:rPr>
                  <w:sz w:val="18"/>
                </w:rPr>
                <w:delText xml:space="preserve">−</w:delText>
              </w:r>
            </w:del>
            <w:r>
              <w:rPr>
                <w:sz w:val="18"/>
              </w:rPr>
              <w:t xml:space="preserve">0.1 to </w:t>
            </w:r>
            <w:del w:id="91658" w:author="Claude (E30 修订)" w:date="2026-10-09T12:00:00Z">
              <w:r>
                <w:rPr>
                  <w:sz w:val="18"/>
                </w:rPr>
                <w:delText xml:space="preserve">0.6</w:delText>
              </w:r>
            </w:del>
            <w:ins w:id="91659" w:author="Claude (E30 修订)" w:date="2026-10-09T12:00:00Z">
              <w:r>
                <w:rPr>
                  <w:sz w:val="18"/>
                </w:rPr>
                <w:t xml:space="preserve">0.7</w:t>
              </w:r>
            </w:ins>
            <w:r>
              <w:rPr>
                <w:sz w:val="18"/>
              </w:rPr>
              <w:t xml:space="preserve">)</w:t>
            </w:r>
          </w:p>
        </w:tc>
        <w:tc>
          <w:tcPr>
            <w:tcW w:w="1450" w:type="dxa"/>
          </w:tcPr>
          <w:p w14:paraId="31D7E1E8" w14:textId="77777777" w:rsidR="00E4519B" w:rsidRDefault="00000000">
            <w:pPr>
              <w:keepNext w:val="0"/>
              <w:spacing w:after="0"/>
            </w:pPr>
            <w:r>
              <w:rPr>
                <w:sz w:val="18"/>
              </w:rPr>
              <w:t xml:space="preserve">+1.2 (</w:t>
            </w:r>
            <w:del w:id="91660" w:author="Claude (E30 修订)" w:date="2026-10-09T12:00:00Z">
              <w:r>
                <w:rPr>
                  <w:sz w:val="18"/>
                </w:rPr>
                <w:delText xml:space="preserve">0.8</w:delText>
              </w:r>
            </w:del>
            <w:ins w:id="91661" w:author="Claude (E30 修订)" w:date="2026-10-09T12:00:00Z">
              <w:r>
                <w:rPr>
                  <w:sz w:val="18"/>
                </w:rPr>
                <w:t xml:space="preserve">0.9</w:t>
              </w:r>
            </w:ins>
            <w:r>
              <w:rPr>
                <w:sz w:val="18"/>
              </w:rPr>
              <w:t xml:space="preserve"> to 1.5)</w:t>
            </w:r>
          </w:p>
        </w:tc>
      </w:tr>
      <w:tr w:rsidR="00E4519B" w14:paraId="475C60E2" w14:textId="77777777">
        <w:trPr>
          <w:cantSplit/>
        </w:trPr>
        <w:tc>
          <w:tcPr>
            <w:tcW w:w="2818" w:type="dxa"/>
          </w:tcPr>
          <w:p w14:paraId="6E719150" w14:textId="77777777" w:rsidR="00E4519B" w:rsidRDefault="00000000">
            <w:pPr>
              <w:keepNext w:val="0"/>
              <w:spacing w:after="0"/>
            </w:pPr>
            <w:r>
              <w:rPr>
                <w:sz w:val="18"/>
              </w:rPr>
              <w:t>LVEF, %, median (IQR)</w:t>
            </w:r>
          </w:p>
        </w:tc>
        <w:tc>
          <w:tcPr>
            <w:tcW w:w="1450" w:type="dxa"/>
          </w:tcPr>
          <w:p w14:paraId="15E094D7" w14:textId="77777777" w:rsidR="00E4519B" w:rsidRDefault="00000000">
            <w:pPr>
              <w:keepNext w:val="0"/>
              <w:spacing w:after="0"/>
            </w:pPr>
            <w:r>
              <w:rPr>
                <w:sz w:val="18"/>
              </w:rPr>
              <w:t>66 (62–70)</w:t>
            </w:r>
          </w:p>
        </w:tc>
        <w:tc>
          <w:tcPr>
            <w:tcW w:w="1450" w:type="dxa"/>
          </w:tcPr>
          <w:p w14:paraId="63BAA96F" w14:textId="77777777" w:rsidR="00E4519B" w:rsidRDefault="00000000">
            <w:pPr>
              <w:keepNext w:val="0"/>
              <w:spacing w:after="0"/>
            </w:pPr>
            <w:del w:id="91662" w:author="Claude (E30 修订)" w:date="2026-10-09T12:00:00Z">
              <w:r>
                <w:rPr>
                  <w:sz w:val="18"/>
                </w:rPr>
                <w:delText xml:space="preserve">63</w:delText>
              </w:r>
            </w:del>
            <w:ins w:id="91663" w:author="Claude (E30 修订)" w:date="2026-10-09T12:00:00Z">
              <w:r>
                <w:rPr>
                  <w:sz w:val="18"/>
                </w:rPr>
                <w:t xml:space="preserve">64</w:t>
              </w:r>
            </w:ins>
            <w:r>
              <w:rPr>
                <w:sz w:val="18"/>
              </w:rPr>
              <w:t xml:space="preserve"> (</w:t>
            </w:r>
            <w:del w:id="91664" w:author="Claude (E30 修订)" w:date="2026-10-09T12:00:00Z">
              <w:r>
                <w:rPr>
                  <w:sz w:val="18"/>
                </w:rPr>
                <w:delText xml:space="preserve">58–67</w:delText>
              </w:r>
            </w:del>
            <w:ins w:id="91665" w:author="Claude (E30 修订)" w:date="2026-10-09T12:00:00Z">
              <w:r>
                <w:rPr>
                  <w:sz w:val="18"/>
                </w:rPr>
                <w:t xml:space="preserve">58–68</w:t>
              </w:r>
            </w:ins>
            <w:r>
              <w:rPr>
                <w:sz w:val="18"/>
              </w:rPr>
              <w:t xml:space="preserve">)</w:t>
            </w:r>
          </w:p>
        </w:tc>
        <w:tc>
          <w:tcPr>
            <w:tcW w:w="1450" w:type="dxa"/>
          </w:tcPr>
          <w:p w14:paraId="0B030369" w14:textId="77777777" w:rsidR="00E4519B" w:rsidRDefault="00000000">
            <w:pPr>
              <w:keepNext w:val="0"/>
              <w:spacing w:after="0"/>
            </w:pPr>
            <w:r>
              <w:rPr>
                <w:sz w:val="18"/>
              </w:rPr>
              <w:t>65 (60–69)</w:t>
            </w:r>
          </w:p>
        </w:tc>
        <w:tc>
          <w:tcPr>
            <w:tcW w:w="1450" w:type="dxa"/>
          </w:tcPr>
          <w:p w14:paraId="0DA67ED5" w14:textId="77777777" w:rsidR="00E4519B" w:rsidRDefault="00000000">
            <w:pPr>
              <w:keepNext w:val="0"/>
              <w:spacing w:after="0"/>
            </w:pPr>
            <w:del w:id="91666" w:author="Claude (E30 修订)" w:date="2026-10-09T12:00:00Z">
              <w:r>
                <w:rPr>
                  <w:sz w:val="18"/>
                </w:rPr>
                <w:delText xml:space="preserve">62</w:delText>
              </w:r>
            </w:del>
            <w:ins w:id="91667" w:author="Claude (E30 修订)" w:date="2026-10-09T12:00:00Z">
              <w:r>
                <w:rPr>
                  <w:sz w:val="18"/>
                </w:rPr>
                <w:t xml:space="preserve">61</w:t>
              </w:r>
            </w:ins>
            <w:r>
              <w:rPr>
                <w:sz w:val="18"/>
              </w:rPr>
              <w:t xml:space="preserve"> (53–68)</w:t>
            </w:r>
          </w:p>
        </w:tc>
      </w:tr>
      <w:tr w:rsidR="00E4519B" w14:paraId="24460973" w14:textId="77777777">
        <w:trPr>
          <w:cantSplit/>
        </w:trPr>
        <w:tc>
          <w:tcPr>
            <w:tcW w:w="2818" w:type="dxa"/>
            <w:tcBorders>
              <w:bottom w:val="single" w:sz="8" w:space="0" w:color="000000"/>
            </w:tcBorders>
          </w:tcPr>
          <w:p w14:paraId="3DFD9E16" w14:textId="77777777" w:rsidR="00E4519B" w:rsidRDefault="00000000">
            <w:pPr>
              <w:keepNext w:val="0"/>
              <w:spacing w:after="0"/>
              <w:ind w:left="227"/>
            </w:pPr>
            <w:r>
              <w:rPr>
                <w:sz w:val="18"/>
              </w:rPr>
              <w:t>Adjusted difference vs neither (95% CI)</w:t>
            </w:r>
          </w:p>
        </w:tc>
        <w:tc>
          <w:tcPr>
            <w:tcW w:w="1450" w:type="dxa"/>
            <w:tcBorders>
              <w:bottom w:val="single" w:sz="8" w:space="0" w:color="000000"/>
            </w:tcBorders>
          </w:tcPr>
          <w:p w14:paraId="45A67F9E" w14:textId="77777777" w:rsidR="00E4519B" w:rsidRDefault="00000000">
            <w:pPr>
              <w:keepNext w:val="0"/>
              <w:spacing w:after="0"/>
            </w:pPr>
            <w:r>
              <w:rPr>
                <w:sz w:val="18"/>
              </w:rPr>
              <w:t>Reference</w:t>
            </w:r>
          </w:p>
        </w:tc>
        <w:tc>
          <w:tcPr>
            <w:tcW w:w="1450" w:type="dxa"/>
            <w:tcBorders>
              <w:bottom w:val="single" w:sz="8" w:space="0" w:color="000000"/>
            </w:tcBorders>
          </w:tcPr>
          <w:p w14:paraId="1F7AB122" w14:textId="77777777" w:rsidR="00E4519B" w:rsidRDefault="00000000">
            <w:pPr>
              <w:keepNext w:val="0"/>
              <w:spacing w:after="0"/>
            </w:pPr>
            <w:r>
              <w:rPr>
                <w:sz w:val="18"/>
              </w:rPr>
              <w:t xml:space="preserve">−</w:t>
            </w:r>
            <w:del w:id="91668" w:author="Claude (E30 修订)" w:date="2026-10-09T12:00:00Z">
              <w:r>
                <w:rPr>
                  <w:sz w:val="18"/>
                </w:rPr>
                <w:delText xml:space="preserve">4.4</w:delText>
              </w:r>
            </w:del>
            <w:ins w:id="91669" w:author="Claude (E30 修订)" w:date="2026-10-09T12:00:00Z">
              <w:r>
                <w:rPr>
                  <w:sz w:val="18"/>
                </w:rPr>
                <w:t xml:space="preserve">3.5</w:t>
              </w:r>
            </w:ins>
            <w:r>
              <w:rPr>
                <w:sz w:val="18"/>
              </w:rPr>
              <w:t xml:space="preserve"> (−</w:t>
            </w:r>
            <w:del w:id="91670" w:author="Claude (E30 修订)" w:date="2026-10-09T12:00:00Z">
              <w:r>
                <w:rPr>
                  <w:sz w:val="18"/>
                </w:rPr>
                <w:delText xml:space="preserve">5.8</w:delText>
              </w:r>
            </w:del>
            <w:ins w:id="91671" w:author="Claude (E30 修订)" w:date="2026-10-09T12:00:00Z">
              <w:r>
                <w:rPr>
                  <w:sz w:val="18"/>
                </w:rPr>
                <w:t xml:space="preserve">4.6</w:t>
              </w:r>
            </w:ins>
            <w:r>
              <w:rPr>
                <w:sz w:val="18"/>
              </w:rPr>
              <w:t xml:space="preserve"> to −</w:t>
            </w:r>
            <w:del w:id="91672" w:author="Claude (E30 修订)" w:date="2026-10-09T12:00:00Z">
              <w:r>
                <w:rPr>
                  <w:sz w:val="18"/>
                </w:rPr>
                <w:delText xml:space="preserve">3.0</w:delText>
              </w:r>
            </w:del>
            <w:ins w:id="91673" w:author="Claude (E30 修订)" w:date="2026-10-09T12:00:00Z">
              <w:r>
                <w:rPr>
                  <w:sz w:val="18"/>
                </w:rPr>
                <w:t xml:space="preserve">2.3</w:t>
              </w:r>
            </w:ins>
            <w:r>
              <w:rPr>
                <w:sz w:val="18"/>
              </w:rPr>
              <w:t xml:space="preserve">)</w:t>
            </w:r>
          </w:p>
        </w:tc>
        <w:tc>
          <w:tcPr>
            <w:tcW w:w="1450" w:type="dxa"/>
            <w:tcBorders>
              <w:bottom w:val="single" w:sz="8" w:space="0" w:color="000000"/>
            </w:tcBorders>
          </w:tcPr>
          <w:p w14:paraId="40EA2BEF" w14:textId="77777777" w:rsidR="00E4519B" w:rsidRDefault="00000000">
            <w:pPr>
              <w:keepNext w:val="0"/>
              <w:spacing w:after="0"/>
            </w:pPr>
            <w:r>
              <w:rPr>
                <w:sz w:val="18"/>
              </w:rPr>
              <w:t xml:space="preserve">−</w:t>
            </w:r>
            <w:del w:id="91674" w:author="Claude (E30 修订)" w:date="2026-10-09T12:00:00Z">
              <w:r>
                <w:rPr>
                  <w:sz w:val="18"/>
                </w:rPr>
                <w:delText xml:space="preserve">0.5</w:delText>
              </w:r>
            </w:del>
            <w:ins w:id="91675" w:author="Claude (E30 修订)" w:date="2026-10-09T12:00:00Z">
              <w:r>
                <w:rPr>
                  <w:sz w:val="18"/>
                </w:rPr>
                <w:t xml:space="preserve">0.3</w:t>
              </w:r>
            </w:ins>
            <w:r>
              <w:rPr>
                <w:sz w:val="18"/>
              </w:rPr>
              <w:t xml:space="preserve"> (−</w:t>
            </w:r>
            <w:del w:id="91676" w:author="Claude (E30 修订)" w:date="2026-10-09T12:00:00Z">
              <w:r>
                <w:rPr>
                  <w:sz w:val="18"/>
                </w:rPr>
                <w:delText xml:space="preserve">1.3</w:delText>
              </w:r>
            </w:del>
            <w:ins w:id="91677" w:author="Claude (E30 修订)" w:date="2026-10-09T12:00:00Z">
              <w:r>
                <w:rPr>
                  <w:sz w:val="18"/>
                </w:rPr>
                <w:t xml:space="preserve">1.0</w:t>
              </w:r>
            </w:ins>
            <w:r>
              <w:rPr>
                <w:sz w:val="18"/>
              </w:rPr>
              <w:t xml:space="preserve"> to </w:t>
            </w:r>
            <w:del w:id="91678" w:author="Claude (E30 修订)" w:date="2026-10-09T12:00:00Z">
              <w:r>
                <w:rPr>
                  <w:sz w:val="18"/>
                </w:rPr>
                <w:delText xml:space="preserve">0.3</w:delText>
              </w:r>
            </w:del>
            <w:ins w:id="91679" w:author="Claude (E30 修订)" w:date="2026-10-09T12:00:00Z">
              <w:r>
                <w:rPr>
                  <w:sz w:val="18"/>
                </w:rPr>
                <w:t xml:space="preserve">0.4</w:t>
              </w:r>
            </w:ins>
            <w:r>
              <w:rPr>
                <w:sz w:val="18"/>
              </w:rPr>
              <w:t xml:space="preserve">)</w:t>
            </w:r>
          </w:p>
        </w:tc>
        <w:tc>
          <w:tcPr>
            <w:tcW w:w="1450" w:type="dxa"/>
            <w:tcBorders>
              <w:bottom w:val="single" w:sz="8" w:space="0" w:color="000000"/>
            </w:tcBorders>
          </w:tcPr>
          <w:p w14:paraId="72A44DB5" w14:textId="77777777" w:rsidR="00E4519B" w:rsidRDefault="00000000">
            <w:pPr>
              <w:keepNext w:val="0"/>
              <w:spacing w:after="0"/>
            </w:pPr>
            <w:r>
              <w:rPr>
                <w:sz w:val="18"/>
              </w:rPr>
              <w:t xml:space="preserve">−</w:t>
            </w:r>
            <w:del w:id="91680" w:author="Claude (E30 修订)" w:date="2026-10-09T12:00:00Z">
              <w:r>
                <w:rPr>
                  <w:sz w:val="18"/>
                </w:rPr>
                <w:delText xml:space="preserve">5.1</w:delText>
              </w:r>
            </w:del>
            <w:ins w:id="91681" w:author="Claude (E30 修订)" w:date="2026-10-09T12:00:00Z">
              <w:r>
                <w:rPr>
                  <w:sz w:val="18"/>
                </w:rPr>
                <w:t xml:space="preserve">5.2</w:t>
              </w:r>
            </w:ins>
            <w:r>
              <w:rPr>
                <w:sz w:val="18"/>
              </w:rPr>
              <w:t xml:space="preserve"> (−</w:t>
            </w:r>
            <w:del w:id="91682" w:author="Claude (E30 修订)" w:date="2026-10-09T12:00:00Z">
              <w:r>
                <w:rPr>
                  <w:sz w:val="18"/>
                </w:rPr>
                <w:delText xml:space="preserve">6.3</w:delText>
              </w:r>
            </w:del>
            <w:ins w:id="91683" w:author="Claude (E30 修订)" w:date="2026-10-09T12:00:00Z">
              <w:r>
                <w:rPr>
                  <w:sz w:val="18"/>
                </w:rPr>
                <w:t xml:space="preserve">6.2</w:t>
              </w:r>
            </w:ins>
            <w:r>
              <w:rPr>
                <w:sz w:val="18"/>
              </w:rPr>
              <w:t xml:space="preserve"> to −</w:t>
            </w:r>
            <w:del w:id="91684" w:author="Claude (E30 修订)" w:date="2026-10-09T12:00:00Z">
              <w:r>
                <w:rPr>
                  <w:sz w:val="18"/>
                </w:rPr>
                <w:delText xml:space="preserve">3.9</w:delText>
              </w:r>
            </w:del>
            <w:ins w:id="91685" w:author="Claude (E30 修订)" w:date="2026-10-09T12:00:00Z">
              <w:r>
                <w:rPr>
                  <w:sz w:val="18"/>
                </w:rPr>
                <w:t xml:space="preserve">4.1</w:t>
              </w:r>
            </w:ins>
            <w:r>
              <w:rPr>
                <w:sz w:val="18"/>
              </w:rPr>
              <w:t xml:space="preserve">)</w:t>
            </w:r>
          </w:p>
        </w:tc>
      </w:tr>
    </w:tbl>
    <w:p w14:paraId="4E2666DF" w14:textId="77777777" w:rsidR="00C975E4" w:rsidRDefault="00000000">
      <w:del w:id="91686" w:author="Claude (E30 修订)" w:date="2026-10-09T12:00:00Z">
        <w:r>
          <w:rPr>
            <w:i/>
          </w:rPr>
          <w:delText xml:space="preserve">H.</w:delText>
        </w:r>
      </w:del>
      <w:ins w:id="91687" w:author="Claude (E30 修订)" w:date="2026-10-09T12:00:00Z">
        <w:r>
          <w:rPr>
            <w:i/>
          </w:rPr>
          <w:t xml:space="preserve">G.</w:t>
        </w:r>
      </w:ins>
      <w:r>
        <w:rPr>
          <w:i/>
        </w:rPr>
        <w:t xml:space="preserve"> Patients with baseline MR or TR: in vs not in the paired </w:t>
      </w:r>
      <w:del w:id="91688" w:author="Claude (E30 修订)" w:date="2026-10-09T12:00:00Z">
        <w:r>
          <w:rPr>
            <w:i/>
          </w:rPr>
          <w:delText xml:space="preserve">cohort</w:delText>
        </w:r>
      </w:del>
      <w:ins w:id="91689" w:author="Claude (E30 修订)" w:date="2026-10-09T12:00:00Z">
        <w:r>
          <w:rPr>
            <w:i/>
          </w:rPr>
          <w:t xml:space="preserve">response set</w:t>
        </w:r>
      </w:ins>
    </w:p>
    <w:tbl>
      <w:tblPr>
        <w:tblW w:w="8618" w:type="dxa"/>
        <w:tblLayout w:type="fixed"/>
        <w:tblLook w:val="04A0" w:firstRow="1" w:lastRow="0" w:firstColumn="1" w:lastColumn="0" w:noHBand="0" w:noVBand="1"/>
      </w:tblPr>
      <w:tblGrid>
        <w:gridCol w:w="3958"/>
        <w:gridCol w:w="2330"/>
        <w:gridCol w:w="2330"/>
      </w:tblGrid>
      <w:tr w:rsidR="00E4519B" w14:paraId="58742833" w14:textId="77777777">
        <w:trPr>
          <w:cantSplit/>
          <w:tblHeader/>
        </w:trPr>
        <w:tc>
          <w:tcPr>
            <w:tcW w:w="3958" w:type="dxa"/>
            <w:tcBorders>
              <w:top w:val="single" w:sz="8" w:space="0" w:color="000000"/>
              <w:bottom w:val="single" w:sz="8" w:space="0" w:color="000000"/>
            </w:tcBorders>
          </w:tcPr>
          <w:p w14:paraId="3245466A"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26AB1C56" w14:textId="77777777" w:rsidR="00E4519B" w:rsidRDefault="00000000">
            <w:pPr>
              <w:keepNext/>
              <w:spacing w:after="0"/>
            </w:pPr>
            <w:r>
              <w:rPr>
                <w:b/>
                <w:sz w:val="18"/>
              </w:rPr>
              <w:t xml:space="preserve">In paired </w:t>
            </w:r>
            <w:del w:id="91690" w:author="Claude (E30 修订)" w:date="2026-10-09T12:00:00Z">
              <w:r>
                <w:rPr>
                  <w:b/>
                  <w:sz w:val="18"/>
                </w:rPr>
                <w:delText xml:space="preserve">cohort</w:delText>
              </w:r>
            </w:del>
            <w:ins w:id="91691" w:author="Claude (E30 修订)" w:date="2026-10-09T12:00:00Z">
              <w:r>
                <w:rPr>
                  <w:b/>
                  <w:sz w:val="18"/>
                </w:rPr>
                <w:t xml:space="preserve">response set</w:t>
              </w:r>
            </w:ins>
            <w:r>
              <w:rPr>
                <w:b/>
                <w:sz w:val="18"/>
              </w:rPr>
              <w:t xml:space="preserve"> (n=</w:t>
            </w:r>
            <w:del w:id="91692" w:author="Claude (E30 修订)" w:date="2026-10-09T12:00:00Z">
              <w:r>
                <w:rPr>
                  <w:b/>
                  <w:sz w:val="18"/>
                </w:rPr>
                <w:delText xml:space="preserve">357</w:delText>
              </w:r>
            </w:del>
            <w:ins w:id="91693" w:author="Claude (E30 修订)" w:date="2026-10-09T12:00:00Z">
              <w:r>
                <w:rPr>
                  <w:b/>
                  <w:sz w:val="18"/>
                </w:rPr>
                <w:t xml:space="preserve">366</w:t>
              </w:r>
            </w:ins>
            <w:r>
              <w:rPr>
                <w:b/>
                <w:sz w:val="18"/>
              </w:rPr>
              <w:t xml:space="preserve">), %</w:t>
            </w:r>
          </w:p>
        </w:tc>
        <w:tc>
          <w:tcPr>
            <w:tcW w:w="2330" w:type="dxa"/>
            <w:tcBorders>
              <w:top w:val="single" w:sz="8" w:space="0" w:color="000000"/>
              <w:bottom w:val="single" w:sz="8" w:space="0" w:color="000000"/>
            </w:tcBorders>
          </w:tcPr>
          <w:p w14:paraId="0D6AE231" w14:textId="77777777" w:rsidR="00E4519B" w:rsidRDefault="00000000">
            <w:pPr>
              <w:keepNext/>
              <w:spacing w:after="0"/>
            </w:pPr>
            <w:r>
              <w:rPr>
                <w:b/>
                <w:sz w:val="18"/>
              </w:rPr>
              <w:t xml:space="preserve">Not in paired </w:t>
            </w:r>
            <w:del w:id="91694" w:author="Claude (E30 修订)" w:date="2026-10-09T12:00:00Z">
              <w:r>
                <w:rPr>
                  <w:b/>
                  <w:sz w:val="18"/>
                </w:rPr>
                <w:delText xml:space="preserve">cohort</w:delText>
              </w:r>
            </w:del>
            <w:ins w:id="91695" w:author="Claude (E30 修订)" w:date="2026-10-09T12:00:00Z">
              <w:r>
                <w:rPr>
                  <w:b/>
                  <w:sz w:val="18"/>
                </w:rPr>
                <w:t xml:space="preserve">response set</w:t>
              </w:r>
            </w:ins>
            <w:r>
              <w:rPr>
                <w:b/>
                <w:sz w:val="18"/>
              </w:rPr>
              <w:t xml:space="preserve"> (n=</w:t>
            </w:r>
            <w:del w:id="91696" w:author="Claude (E30 修订)" w:date="2026-10-09T12:00:00Z">
              <w:r>
                <w:rPr>
                  <w:b/>
                  <w:sz w:val="18"/>
                </w:rPr>
                <w:delText xml:space="preserve">899</w:delText>
              </w:r>
            </w:del>
            <w:ins w:id="91697" w:author="Claude (E30 修订)" w:date="2026-10-09T12:00:00Z">
              <w:r>
                <w:rPr>
                  <w:b/>
                  <w:sz w:val="18"/>
                </w:rPr>
                <w:t xml:space="preserve">1,205</w:t>
              </w:r>
            </w:ins>
            <w:r>
              <w:rPr>
                <w:b/>
                <w:sz w:val="18"/>
              </w:rPr>
              <w:t xml:space="preserve">), %</w:t>
            </w:r>
          </w:p>
        </w:tc>
      </w:tr>
      <w:tr w:rsidR="00E4519B" w14:paraId="09071E0F" w14:textId="77777777">
        <w:trPr>
          <w:cantSplit/>
        </w:trPr>
        <w:tc>
          <w:tcPr>
            <w:tcW w:w="3958" w:type="dxa"/>
          </w:tcPr>
          <w:p w14:paraId="7B37016B" w14:textId="77777777" w:rsidR="00E4519B" w:rsidRDefault="00000000">
            <w:pPr>
              <w:keepNext w:val="0"/>
              <w:spacing w:after="0"/>
            </w:pPr>
            <w:r>
              <w:rPr>
                <w:sz w:val="18"/>
              </w:rPr>
              <w:t>Age, y, mean</w:t>
            </w:r>
          </w:p>
        </w:tc>
        <w:tc>
          <w:tcPr>
            <w:tcW w:w="2330" w:type="dxa"/>
          </w:tcPr>
          <w:p w14:paraId="083E5E5C" w14:textId="77777777" w:rsidR="00E4519B" w:rsidRDefault="00000000">
            <w:pPr>
              <w:keepNext w:val="0"/>
              <w:spacing w:after="0"/>
            </w:pPr>
            <w:del w:id="91698" w:author="Claude (E30 修订)" w:date="2026-10-09T12:00:00Z">
              <w:r>
                <w:rPr>
                  <w:sz w:val="18"/>
                </w:rPr>
                <w:delText xml:space="preserve">66.6</w:delText>
              </w:r>
            </w:del>
            <w:ins w:id="91699" w:author="Claude (E30 修订)" w:date="2026-10-09T12:00:00Z">
              <w:r>
                <w:rPr>
                  <w:sz w:val="18"/>
                </w:rPr>
                <w:t xml:space="preserve">66.5</w:t>
              </w:r>
            </w:ins>
          </w:p>
        </w:tc>
        <w:tc>
          <w:tcPr>
            <w:tcW w:w="2330" w:type="dxa"/>
          </w:tcPr>
          <w:p w14:paraId="5BB6A5E5" w14:textId="77777777" w:rsidR="00E4519B" w:rsidRDefault="00000000">
            <w:pPr>
              <w:keepNext w:val="0"/>
              <w:spacing w:after="0"/>
            </w:pPr>
            <w:r>
              <w:rPr>
                <w:sz w:val="18"/>
              </w:rPr>
              <w:t>65.7</w:t>
            </w:r>
          </w:p>
        </w:tc>
      </w:tr>
      <w:tr w:rsidR="00E4519B" w14:paraId="53602031" w14:textId="77777777">
        <w:trPr>
          <w:cantSplit/>
        </w:trPr>
        <w:tc>
          <w:tcPr>
            <w:tcW w:w="3958" w:type="dxa"/>
          </w:tcPr>
          <w:p w14:paraId="7118CD15" w14:textId="77777777" w:rsidR="00E4519B" w:rsidRDefault="00000000">
            <w:pPr>
              <w:keepNext w:val="0"/>
              <w:spacing w:after="0"/>
            </w:pPr>
            <w:r>
              <w:rPr>
                <w:sz w:val="18"/>
              </w:rPr>
              <w:t>Female sex</w:t>
            </w:r>
          </w:p>
        </w:tc>
        <w:tc>
          <w:tcPr>
            <w:tcW w:w="2330" w:type="dxa"/>
          </w:tcPr>
          <w:p w14:paraId="5F80A234" w14:textId="77777777" w:rsidR="00E4519B" w:rsidRDefault="00000000">
            <w:pPr>
              <w:keepNext w:val="0"/>
              <w:spacing w:after="0"/>
            </w:pPr>
            <w:del w:id="91700" w:author="Claude (E30 修订)" w:date="2026-10-09T12:00:00Z">
              <w:r>
                <w:rPr>
                  <w:sz w:val="18"/>
                </w:rPr>
                <w:delText xml:space="preserve">54.3</w:delText>
              </w:r>
            </w:del>
            <w:ins w:id="91701" w:author="Claude (E30 修订)" w:date="2026-10-09T12:00:00Z">
              <w:r>
                <w:rPr>
                  <w:sz w:val="18"/>
                </w:rPr>
                <w:t xml:space="preserve">53.8</w:t>
              </w:r>
            </w:ins>
          </w:p>
        </w:tc>
        <w:tc>
          <w:tcPr>
            <w:tcW w:w="2330" w:type="dxa"/>
          </w:tcPr>
          <w:p w14:paraId="64DB7D3B" w14:textId="77777777" w:rsidR="00E4519B" w:rsidRDefault="00000000">
            <w:pPr>
              <w:keepNext w:val="0"/>
              <w:spacing w:after="0"/>
            </w:pPr>
            <w:del w:id="91702" w:author="Claude (E30 修订)" w:date="2026-10-09T12:00:00Z">
              <w:r>
                <w:rPr>
                  <w:sz w:val="18"/>
                </w:rPr>
                <w:delText xml:space="preserve">47.8</w:delText>
              </w:r>
            </w:del>
            <w:ins w:id="91703" w:author="Claude (E30 修订)" w:date="2026-10-09T12:00:00Z">
              <w:r>
                <w:rPr>
                  <w:sz w:val="18"/>
                </w:rPr>
                <w:t xml:space="preserve">46.7</w:t>
              </w:r>
            </w:ins>
          </w:p>
        </w:tc>
      </w:tr>
      <w:tr w:rsidR="00E4519B" w14:paraId="63BE61FF" w14:textId="77777777">
        <w:trPr>
          <w:cantSplit/>
        </w:trPr>
        <w:tc>
          <w:tcPr>
            <w:tcW w:w="3958" w:type="dxa"/>
          </w:tcPr>
          <w:p w14:paraId="29BFD6E3" w14:textId="77777777" w:rsidR="00E4519B" w:rsidRDefault="00000000">
            <w:pPr>
              <w:keepNext w:val="0"/>
              <w:spacing w:after="0"/>
            </w:pPr>
            <w:r>
              <w:rPr>
                <w:sz w:val="18"/>
              </w:rPr>
              <w:t>Persistent AF</w:t>
            </w:r>
          </w:p>
        </w:tc>
        <w:tc>
          <w:tcPr>
            <w:tcW w:w="2330" w:type="dxa"/>
          </w:tcPr>
          <w:p w14:paraId="3FA38933" w14:textId="77777777" w:rsidR="00E4519B" w:rsidRDefault="00000000">
            <w:pPr>
              <w:keepNext w:val="0"/>
              <w:spacing w:after="0"/>
            </w:pPr>
            <w:del w:id="91704" w:author="Claude (E30 修订)" w:date="2026-10-09T12:00:00Z">
              <w:r>
                <w:rPr>
                  <w:sz w:val="18"/>
                </w:rPr>
                <w:delText xml:space="preserve">57.7</w:delText>
              </w:r>
            </w:del>
            <w:ins w:id="91705" w:author="Claude (E30 修订)" w:date="2026-10-09T12:00:00Z">
              <w:r>
                <w:rPr>
                  <w:sz w:val="18"/>
                </w:rPr>
                <w:t xml:space="preserve">57.4</w:t>
              </w:r>
            </w:ins>
          </w:p>
        </w:tc>
        <w:tc>
          <w:tcPr>
            <w:tcW w:w="2330" w:type="dxa"/>
          </w:tcPr>
          <w:p w14:paraId="7FD32EFB" w14:textId="77777777" w:rsidR="00E4519B" w:rsidRDefault="00000000">
            <w:pPr>
              <w:keepNext w:val="0"/>
              <w:spacing w:after="0"/>
            </w:pPr>
            <w:del w:id="91706" w:author="Claude (E30 修订)" w:date="2026-10-09T12:00:00Z">
              <w:r>
                <w:rPr>
                  <w:sz w:val="18"/>
                </w:rPr>
                <w:delText xml:space="preserve">55.8</w:delText>
              </w:r>
            </w:del>
            <w:ins w:id="91707" w:author="Claude (E30 修订)" w:date="2026-10-09T12:00:00Z">
              <w:r>
                <w:rPr>
                  <w:sz w:val="18"/>
                </w:rPr>
                <w:t xml:space="preserve">55.4</w:t>
              </w:r>
            </w:ins>
          </w:p>
        </w:tc>
      </w:tr>
      <w:tr w:rsidR="00E4519B" w14:paraId="14A7447B" w14:textId="77777777">
        <w:trPr>
          <w:cantSplit/>
        </w:trPr>
        <w:tc>
          <w:tcPr>
            <w:tcW w:w="3958" w:type="dxa"/>
          </w:tcPr>
          <w:p w14:paraId="19C2556C" w14:textId="77777777" w:rsidR="00E4519B" w:rsidRDefault="00000000">
            <w:pPr>
              <w:keepNext w:val="0"/>
              <w:spacing w:after="0"/>
            </w:pPr>
            <w:r>
              <w:rPr>
                <w:sz w:val="18"/>
              </w:rPr>
              <w:t>MR and TR</w:t>
            </w:r>
          </w:p>
        </w:tc>
        <w:tc>
          <w:tcPr>
            <w:tcW w:w="2330" w:type="dxa"/>
          </w:tcPr>
          <w:p w14:paraId="4F53C548" w14:textId="77777777" w:rsidR="00E4519B" w:rsidRDefault="00000000">
            <w:pPr>
              <w:keepNext w:val="0"/>
              <w:spacing w:after="0"/>
            </w:pPr>
            <w:del w:id="91708" w:author="Claude (E30 修订)" w:date="2026-10-09T12:00:00Z">
              <w:r>
                <w:rPr>
                  <w:sz w:val="18"/>
                </w:rPr>
                <w:delText xml:space="preserve">42.6</w:delText>
              </w:r>
            </w:del>
            <w:ins w:id="91709" w:author="Claude (E30 修订)" w:date="2026-10-09T12:00:00Z">
              <w:r>
                <w:rPr>
                  <w:sz w:val="18"/>
                </w:rPr>
                <w:t xml:space="preserve">42.3</w:t>
              </w:r>
            </w:ins>
          </w:p>
        </w:tc>
        <w:tc>
          <w:tcPr>
            <w:tcW w:w="2330" w:type="dxa"/>
          </w:tcPr>
          <w:p w14:paraId="5BC44C12" w14:textId="77777777" w:rsidR="00E4519B" w:rsidRDefault="00000000">
            <w:pPr>
              <w:keepNext w:val="0"/>
              <w:spacing w:after="0"/>
            </w:pPr>
            <w:del w:id="91710" w:author="Claude (E30 修订)" w:date="2026-10-09T12:00:00Z">
              <w:r>
                <w:rPr>
                  <w:sz w:val="18"/>
                </w:rPr>
                <w:delText xml:space="preserve">42.4</w:delText>
              </w:r>
            </w:del>
            <w:ins w:id="91711" w:author="Claude (E30 修订)" w:date="2026-10-09T12:00:00Z">
              <w:r>
                <w:rPr>
                  <w:sz w:val="18"/>
                </w:rPr>
                <w:t xml:space="preserve">42.2</w:t>
              </w:r>
            </w:ins>
          </w:p>
        </w:tc>
      </w:tr>
      <w:tr w:rsidR="00E4519B" w14:paraId="4846C843" w14:textId="77777777">
        <w:trPr>
          <w:cantSplit/>
        </w:trPr>
        <w:tc>
          <w:tcPr>
            <w:tcW w:w="3958" w:type="dxa"/>
          </w:tcPr>
          <w:p w14:paraId="6FFAD269" w14:textId="77777777" w:rsidR="00E4519B" w:rsidRDefault="00000000">
            <w:pPr>
              <w:keepNext w:val="0"/>
              <w:spacing w:after="0"/>
            </w:pPr>
            <w:r>
              <w:rPr>
                <w:sz w:val="18"/>
              </w:rPr>
              <w:t>MR only</w:t>
            </w:r>
          </w:p>
        </w:tc>
        <w:tc>
          <w:tcPr>
            <w:tcW w:w="2330" w:type="dxa"/>
          </w:tcPr>
          <w:p w14:paraId="0466FB09" w14:textId="77777777" w:rsidR="00E4519B" w:rsidRDefault="00000000">
            <w:pPr>
              <w:keepNext w:val="0"/>
              <w:spacing w:after="0"/>
            </w:pPr>
            <w:del w:id="91712" w:author="Claude (E30 修订)" w:date="2026-10-09T12:00:00Z">
              <w:r>
                <w:rPr>
                  <w:sz w:val="18"/>
                </w:rPr>
                <w:delText xml:space="preserve">20.2</w:delText>
              </w:r>
            </w:del>
            <w:ins w:id="91713" w:author="Claude (E30 修订)" w:date="2026-10-09T12:00:00Z">
              <w:r>
                <w:rPr>
                  <w:sz w:val="18"/>
                </w:rPr>
                <w:t xml:space="preserve">20.5</w:t>
              </w:r>
            </w:ins>
          </w:p>
        </w:tc>
        <w:tc>
          <w:tcPr>
            <w:tcW w:w="2330" w:type="dxa"/>
          </w:tcPr>
          <w:p w14:paraId="7DB94987" w14:textId="77777777" w:rsidR="00E4519B" w:rsidRDefault="00000000">
            <w:pPr>
              <w:keepNext w:val="0"/>
              <w:spacing w:after="0"/>
            </w:pPr>
            <w:del w:id="91714" w:author="Claude (E30 修订)" w:date="2026-10-09T12:00:00Z">
              <w:r>
                <w:rPr>
                  <w:sz w:val="18"/>
                </w:rPr>
                <w:delText xml:space="preserve">17.0</w:delText>
              </w:r>
            </w:del>
            <w:ins w:id="91715" w:author="Claude (E30 修订)" w:date="2026-10-09T12:00:00Z">
              <w:r>
                <w:rPr>
                  <w:sz w:val="18"/>
                </w:rPr>
                <w:t xml:space="preserve">18.9</w:t>
              </w:r>
            </w:ins>
          </w:p>
        </w:tc>
      </w:tr>
      <w:tr w:rsidR="00E4519B" w14:paraId="6E0A9F9D" w14:textId="77777777">
        <w:trPr>
          <w:cantSplit/>
        </w:trPr>
        <w:tc>
          <w:tcPr>
            <w:tcW w:w="3958" w:type="dxa"/>
          </w:tcPr>
          <w:p w14:paraId="5E7D94B8" w14:textId="77777777" w:rsidR="00E4519B" w:rsidRDefault="00000000">
            <w:pPr>
              <w:keepNext w:val="0"/>
              <w:spacing w:after="0"/>
            </w:pPr>
            <w:r>
              <w:rPr>
                <w:sz w:val="18"/>
              </w:rPr>
              <w:t>TR only</w:t>
            </w:r>
          </w:p>
        </w:tc>
        <w:tc>
          <w:tcPr>
            <w:tcW w:w="2330" w:type="dxa"/>
          </w:tcPr>
          <w:p w14:paraId="12BF43A5" w14:textId="77777777" w:rsidR="00E4519B" w:rsidRDefault="00000000">
            <w:pPr>
              <w:keepNext w:val="0"/>
              <w:spacing w:after="0"/>
            </w:pPr>
            <w:del w:id="91716" w:author="Claude (E30 修订)" w:date="2026-10-09T12:00:00Z">
              <w:r>
                <w:rPr>
                  <w:sz w:val="18"/>
                </w:rPr>
                <w:delText xml:space="preserve">37.3</w:delText>
              </w:r>
            </w:del>
            <w:ins w:id="91717" w:author="Claude (E30 修订)" w:date="2026-10-09T12:00:00Z">
              <w:r>
                <w:rPr>
                  <w:sz w:val="18"/>
                </w:rPr>
                <w:t xml:space="preserve">37.2</w:t>
              </w:r>
            </w:ins>
          </w:p>
        </w:tc>
        <w:tc>
          <w:tcPr>
            <w:tcW w:w="2330" w:type="dxa"/>
          </w:tcPr>
          <w:p w14:paraId="4E92BA87" w14:textId="77777777" w:rsidR="00E4519B" w:rsidRDefault="00000000">
            <w:pPr>
              <w:keepNext w:val="0"/>
              <w:spacing w:after="0"/>
            </w:pPr>
            <w:del w:id="91718" w:author="Claude (E30 修订)" w:date="2026-10-09T12:00:00Z">
              <w:r>
                <w:rPr>
                  <w:sz w:val="18"/>
                </w:rPr>
                <w:delText xml:space="preserve">40.6</w:delText>
              </w:r>
            </w:del>
            <w:ins w:id="91719" w:author="Claude (E30 修订)" w:date="2026-10-09T12:00:00Z">
              <w:r>
                <w:rPr>
                  <w:sz w:val="18"/>
                </w:rPr>
                <w:t xml:space="preserve">38.9</w:t>
              </w:r>
            </w:ins>
          </w:p>
        </w:tc>
      </w:tr>
      <w:tr w:rsidR="00E4519B" w14:paraId="28C04A4E" w14:textId="77777777">
        <w:trPr>
          <w:cantSplit/>
        </w:trPr>
        <w:tc>
          <w:tcPr>
            <w:tcW w:w="3958" w:type="dxa"/>
          </w:tcPr>
          <w:p w14:paraId="289A2A52" w14:textId="77777777" w:rsidR="00E4519B" w:rsidRDefault="00000000">
            <w:pPr>
              <w:keepNext w:val="0"/>
              <w:spacing w:after="0"/>
            </w:pPr>
            <w:r>
              <w:rPr>
                <w:sz w:val="18"/>
              </w:rPr>
              <w:t>MR grade ≥2</w:t>
            </w:r>
          </w:p>
        </w:tc>
        <w:tc>
          <w:tcPr>
            <w:tcW w:w="2330" w:type="dxa"/>
          </w:tcPr>
          <w:p w14:paraId="3D564F00" w14:textId="77777777" w:rsidR="00E4519B" w:rsidRDefault="00000000">
            <w:pPr>
              <w:keepNext w:val="0"/>
              <w:spacing w:after="0"/>
            </w:pPr>
            <w:del w:id="91720" w:author="Claude (E30 修订)" w:date="2026-10-09T12:00:00Z">
              <w:r>
                <w:rPr>
                  <w:sz w:val="18"/>
                </w:rPr>
                <w:delText xml:space="preserve">24.6</w:delText>
              </w:r>
            </w:del>
            <w:ins w:id="91721" w:author="Claude (E30 修订)" w:date="2026-10-09T12:00:00Z">
              <w:r>
                <w:rPr>
                  <w:sz w:val="18"/>
                </w:rPr>
                <w:t xml:space="preserve">24.9</w:t>
              </w:r>
            </w:ins>
          </w:p>
        </w:tc>
        <w:tc>
          <w:tcPr>
            <w:tcW w:w="2330" w:type="dxa"/>
          </w:tcPr>
          <w:p w14:paraId="33218A38" w14:textId="77777777" w:rsidR="00E4519B" w:rsidRDefault="00000000">
            <w:pPr>
              <w:keepNext w:val="0"/>
              <w:spacing w:after="0"/>
            </w:pPr>
            <w:del w:id="91722" w:author="Claude (E30 修订)" w:date="2026-10-09T12:00:00Z">
              <w:r>
                <w:rPr>
                  <w:sz w:val="18"/>
                </w:rPr>
                <w:delText xml:space="preserve">19.4</w:delText>
              </w:r>
            </w:del>
            <w:ins w:id="91723" w:author="Claude (E30 修订)" w:date="2026-10-09T12:00:00Z">
              <w:r>
                <w:rPr>
                  <w:sz w:val="18"/>
                </w:rPr>
                <w:t xml:space="preserve">18.9</w:t>
              </w:r>
            </w:ins>
          </w:p>
        </w:tc>
      </w:tr>
      <w:tr w:rsidR="00E4519B" w14:paraId="4202F631" w14:textId="77777777">
        <w:trPr>
          <w:cantSplit/>
        </w:trPr>
        <w:tc>
          <w:tcPr>
            <w:tcW w:w="3958" w:type="dxa"/>
          </w:tcPr>
          <w:p w14:paraId="73EF6282" w14:textId="77777777" w:rsidR="00E4519B" w:rsidRDefault="00000000">
            <w:pPr>
              <w:keepNext w:val="0"/>
              <w:spacing w:after="0"/>
            </w:pPr>
            <w:r>
              <w:rPr>
                <w:sz w:val="18"/>
              </w:rPr>
              <w:t>TR grade ≥2</w:t>
            </w:r>
          </w:p>
        </w:tc>
        <w:tc>
          <w:tcPr>
            <w:tcW w:w="2330" w:type="dxa"/>
          </w:tcPr>
          <w:p w14:paraId="41A2FCB4" w14:textId="77777777" w:rsidR="00E4519B" w:rsidRDefault="00000000">
            <w:pPr>
              <w:keepNext w:val="0"/>
              <w:spacing w:after="0"/>
            </w:pPr>
            <w:del w:id="91724" w:author="Claude (E30 修订)" w:date="2026-10-09T12:00:00Z">
              <w:r>
                <w:rPr>
                  <w:sz w:val="18"/>
                </w:rPr>
                <w:delText xml:space="preserve">35.0</w:delText>
              </w:r>
            </w:del>
            <w:ins w:id="91725" w:author="Claude (E30 修订)" w:date="2026-10-09T12:00:00Z">
              <w:r>
                <w:rPr>
                  <w:sz w:val="18"/>
                </w:rPr>
                <w:t xml:space="preserve">35.2</w:t>
              </w:r>
            </w:ins>
          </w:p>
        </w:tc>
        <w:tc>
          <w:tcPr>
            <w:tcW w:w="2330" w:type="dxa"/>
          </w:tcPr>
          <w:p w14:paraId="24C55963" w14:textId="77777777" w:rsidR="00E4519B" w:rsidRDefault="00000000">
            <w:pPr>
              <w:keepNext w:val="0"/>
              <w:spacing w:after="0"/>
            </w:pPr>
            <w:del w:id="91726" w:author="Claude (E30 修订)" w:date="2026-10-09T12:00:00Z">
              <w:r>
                <w:rPr>
                  <w:sz w:val="18"/>
                </w:rPr>
                <w:delText xml:space="preserve">34.5</w:delText>
              </w:r>
            </w:del>
            <w:ins w:id="91727" w:author="Claude (E30 修订)" w:date="2026-10-09T12:00:00Z">
              <w:r>
                <w:rPr>
                  <w:sz w:val="18"/>
                </w:rPr>
                <w:t xml:space="preserve">32.4</w:t>
              </w:r>
            </w:ins>
          </w:p>
        </w:tc>
      </w:tr>
      <w:tr w:rsidR="00E4519B" w14:paraId="7FF60FEC" w14:textId="77777777">
        <w:trPr>
          <w:cantSplit/>
        </w:trPr>
        <w:tc>
          <w:tcPr>
            <w:tcW w:w="3958" w:type="dxa"/>
          </w:tcPr>
          <w:p w14:paraId="06AB9DBB" w14:textId="77777777" w:rsidR="00E4519B" w:rsidRDefault="00000000">
            <w:pPr>
              <w:keepNext w:val="0"/>
              <w:spacing w:after="0"/>
            </w:pPr>
            <w:r>
              <w:rPr>
                <w:sz w:val="18"/>
              </w:rPr>
              <w:t>LA diameter, mm, median</w:t>
            </w:r>
          </w:p>
        </w:tc>
        <w:tc>
          <w:tcPr>
            <w:tcW w:w="2330" w:type="dxa"/>
          </w:tcPr>
          <w:p w14:paraId="00CEBFF1" w14:textId="77777777" w:rsidR="00E4519B" w:rsidRDefault="00000000">
            <w:pPr>
              <w:keepNext w:val="0"/>
              <w:spacing w:after="0"/>
            </w:pPr>
            <w:r>
              <w:rPr>
                <w:sz w:val="18"/>
              </w:rPr>
              <w:t>42</w:t>
            </w:r>
          </w:p>
        </w:tc>
        <w:tc>
          <w:tcPr>
            <w:tcW w:w="2330" w:type="dxa"/>
          </w:tcPr>
          <w:p w14:paraId="16A62C16" w14:textId="77777777" w:rsidR="00E4519B" w:rsidRDefault="00000000">
            <w:pPr>
              <w:keepNext w:val="0"/>
              <w:spacing w:after="0"/>
            </w:pPr>
            <w:r>
              <w:rPr>
                <w:sz w:val="18"/>
              </w:rPr>
              <w:t>42</w:t>
            </w:r>
          </w:p>
        </w:tc>
      </w:tr>
      <w:tr w:rsidR="00E4519B" w14:paraId="0FF87196" w14:textId="77777777">
        <w:trPr>
          <w:cantSplit/>
        </w:trPr>
        <w:tc>
          <w:tcPr>
            <w:tcW w:w="3958" w:type="dxa"/>
          </w:tcPr>
          <w:p w14:paraId="1DCDC477" w14:textId="77777777" w:rsidR="00E4519B" w:rsidRDefault="00000000">
            <w:pPr>
              <w:keepNext w:val="0"/>
              <w:spacing w:after="0"/>
            </w:pPr>
            <w:r>
              <w:rPr>
                <w:sz w:val="18"/>
              </w:rPr>
              <w:t>RA diameter, mm, median</w:t>
            </w:r>
          </w:p>
        </w:tc>
        <w:tc>
          <w:tcPr>
            <w:tcW w:w="2330" w:type="dxa"/>
          </w:tcPr>
          <w:p w14:paraId="79F6BE5A" w14:textId="77777777" w:rsidR="00E4519B" w:rsidRDefault="00000000">
            <w:pPr>
              <w:keepNext w:val="0"/>
              <w:spacing w:after="0"/>
            </w:pPr>
            <w:r>
              <w:rPr>
                <w:sz w:val="18"/>
              </w:rPr>
              <w:t>41</w:t>
            </w:r>
          </w:p>
        </w:tc>
        <w:tc>
          <w:tcPr>
            <w:tcW w:w="2330" w:type="dxa"/>
          </w:tcPr>
          <w:p w14:paraId="09F17A96" w14:textId="77777777" w:rsidR="00E4519B" w:rsidRDefault="00000000">
            <w:pPr>
              <w:keepNext w:val="0"/>
              <w:spacing w:after="0"/>
            </w:pPr>
            <w:r>
              <w:rPr>
                <w:sz w:val="18"/>
              </w:rPr>
              <w:t>42</w:t>
            </w:r>
          </w:p>
        </w:tc>
      </w:tr>
      <w:tr w:rsidR="00E4519B" w14:paraId="68100951" w14:textId="77777777">
        <w:trPr>
          <w:cantSplit/>
        </w:trPr>
        <w:tc>
          <w:tcPr>
            <w:tcW w:w="3958" w:type="dxa"/>
            <w:tcBorders>
              <w:bottom w:val="single" w:sz="8" w:space="0" w:color="000000"/>
            </w:tcBorders>
          </w:tcPr>
          <w:p w14:paraId="492A3799" w14:textId="77777777" w:rsidR="00E4519B" w:rsidRDefault="00000000">
            <w:pPr>
              <w:keepNext w:val="0"/>
              <w:spacing w:after="0"/>
            </w:pPr>
            <w:r>
              <w:rPr>
                <w:sz w:val="18"/>
              </w:rPr>
              <w:t>Concomitant LAAO</w:t>
            </w:r>
          </w:p>
        </w:tc>
        <w:tc>
          <w:tcPr>
            <w:tcW w:w="2330" w:type="dxa"/>
            <w:tcBorders>
              <w:bottom w:val="single" w:sz="8" w:space="0" w:color="000000"/>
            </w:tcBorders>
          </w:tcPr>
          <w:p w14:paraId="73A3B395" w14:textId="77777777" w:rsidR="00E4519B" w:rsidRDefault="00000000">
            <w:pPr>
              <w:keepNext w:val="0"/>
              <w:spacing w:after="0"/>
            </w:pPr>
            <w:del w:id="91728" w:author="Claude (E30 修订)" w:date="2026-10-09T12:00:00Z">
              <w:r>
                <w:rPr>
                  <w:sz w:val="18"/>
                </w:rPr>
                <w:delText xml:space="preserve">37.5</w:delText>
              </w:r>
            </w:del>
            <w:ins w:id="91729" w:author="Claude (E30 修订)" w:date="2026-10-09T12:00:00Z">
              <w:r>
                <w:rPr>
                  <w:sz w:val="18"/>
                </w:rPr>
                <w:t xml:space="preserve">37.7</w:t>
              </w:r>
            </w:ins>
          </w:p>
        </w:tc>
        <w:tc>
          <w:tcPr>
            <w:tcW w:w="2330" w:type="dxa"/>
            <w:tcBorders>
              <w:bottom w:val="single" w:sz="8" w:space="0" w:color="000000"/>
            </w:tcBorders>
          </w:tcPr>
          <w:p w14:paraId="6A2D5483" w14:textId="77777777" w:rsidR="00E4519B" w:rsidRDefault="00000000">
            <w:pPr>
              <w:keepNext w:val="0"/>
              <w:spacing w:after="0"/>
            </w:pPr>
            <w:del w:id="91730" w:author="Claude (E30 修订)" w:date="2026-10-09T12:00:00Z">
              <w:r>
                <w:rPr>
                  <w:sz w:val="18"/>
                </w:rPr>
                <w:delText xml:space="preserve">14.9</w:delText>
              </w:r>
            </w:del>
            <w:ins w:id="91731" w:author="Claude (E30 修订)" w:date="2026-10-09T12:00:00Z">
              <w:r>
                <w:rPr>
                  <w:sz w:val="18"/>
                </w:rPr>
                <w:t xml:space="preserve">12.0</w:t>
              </w:r>
            </w:ins>
          </w:p>
        </w:tc>
      </w:tr>
    </w:tbl>
    <w:p w14:paraId="4A425F90" w14:textId="77777777" w:rsidR="00C975E4" w:rsidRDefault="00000000">
      <w:pPr>
        <w:spacing w:before="60"/>
      </w:pPr>
      <w:del w:id="91732" w:author="Claude (E30 修订)" w:date="2026-10-09T12:00:00Z">
        <w:r>
          <w:rPr>
            <w:sz w:val="17"/>
          </w:rPr>
          <w:delText xml:space="preserve">Baseline</w:delText>
        </w:r>
      </w:del>
      <w:ins w:id="91733" w:author="Claude (E30 修订)" w:date="2026-10-09T12:00:00Z">
        <w:r>
          <w:rPr>
            <w:sz w:val="17"/>
          </w:rPr>
          <w:t xml:space="preserve">Study</w:t>
        </w:r>
      </w:ins>
      <w:r>
        <w:rPr>
          <w:sz w:val="17"/>
        </w:rPr>
        <w:t xml:space="preserve"> </w:t>
      </w:r>
      <w:del w:id="91734" w:author="Claude (E30 修订)" w:date="2026-10-09T12:00:00Z">
        <w:r>
          <w:rPr>
            <w:sz w:val="17"/>
          </w:rPr>
          <w:delText xml:space="preserve">phenotype cohort</w:delText>
        </w:r>
      </w:del>
      <w:ins w:id="91735" w:author="Claude (E30 修订)" w:date="2026-10-09T12:00:00Z">
        <w:r>
          <w:rPr>
            <w:sz w:val="17"/>
          </w:rPr>
          <w:t xml:space="preserve">population</w:t>
        </w:r>
      </w:ins>
      <w:r>
        <w:rPr>
          <w:sz w:val="17"/>
        </w:rPr>
        <w:t xml:space="preserve">: patients </w:t>
      </w:r>
      <w:del w:id="91736" w:author="Claude (E30 修订)" w:date="2026-10-09T12:00:00Z">
        <w:r>
          <w:rPr>
            <w:sz w:val="17"/>
          </w:rPr>
          <w:delText xml:space="preserve">with a first</w:delText>
        </w:r>
      </w:del>
      <w:ins w:id="91737" w:author="Claude (E30 修订)" w:date="2026-10-09T12:00:00Z">
        <w:r>
          <w:rPr>
            <w:sz w:val="17"/>
          </w:rPr>
          <w:t xml:space="preserve">undergoing</w:t>
        </w:r>
      </w:ins>
      <w:r>
        <w:rPr>
          <w:sz w:val="17"/>
        </w:rPr>
        <w:t xml:space="preserve"> AF ablation</w:t>
      </w:r>
      <w:del w:id="91738" w:author="Claude (E30 修订)" w:date="2026-10-09T12:00:00Z">
        <w:r>
          <w:rPr>
            <w:sz w:val="17"/>
          </w:rPr>
          <w:delText xml:space="preserve"> admission</w:delText>
        </w:r>
      </w:del>
      <w:r>
        <w:rPr>
          <w:sz w:val="17"/>
        </w:rPr>
        <w:t xml:space="preserve"> between January 2020 and September 2024 </w:t>
      </w:r>
      <w:del w:id="91739" w:author="Claude (E30 修订)" w:date="2026-10-09T12:00:00Z">
        <w:r>
          <w:rPr>
            <w:sz w:val="17"/>
          </w:rPr>
          <w:delText xml:space="preserve">identified from discharge records (AF diagnosis and ablation procedure) </w:delText>
        </w:r>
      </w:del>
      <w:r>
        <w:rPr>
          <w:sz w:val="17"/>
        </w:rPr>
        <w:t xml:space="preserve">with </w:t>
      </w:r>
      <w:del w:id="91740" w:author="Claude (E30 修订)" w:date="2026-10-09T12:00:00Z">
        <w:r>
          <w:rPr>
            <w:sz w:val="17"/>
          </w:rPr>
          <w:delText xml:space="preserve">a</w:delText>
        </w:r>
      </w:del>
      <w:ins w:id="91741" w:author="Claude (E30 修订)" w:date="2026-10-09T12:00:00Z">
        <w:r>
          <w:rPr>
            <w:sz w:val="17"/>
          </w:rPr>
          <w:t xml:space="preserve">an</w:t>
        </w:r>
      </w:ins>
      <w:r>
        <w:rPr>
          <w:sz w:val="17"/>
        </w:rPr>
        <w:t xml:space="preserve"> </w:t>
      </w:r>
      <w:del w:id="91742" w:author="Claude (E30 修订)" w:date="2026-10-09T12:00:00Z">
        <w:r>
          <w:rPr>
            <w:sz w:val="17"/>
          </w:rPr>
          <w:delText xml:space="preserve">verified</w:delText>
        </w:r>
      </w:del>
      <w:ins w:id="91743" w:author="Claude (E30 修订)" w:date="2026-10-09T12:00:00Z">
        <w:r>
          <w:rPr>
            <w:sz w:val="17"/>
          </w:rPr>
          <w:t xml:space="preserve">in-hospital</w:t>
        </w:r>
      </w:ins>
      <w:r>
        <w:rPr>
          <w:sz w:val="17"/>
        </w:rPr>
        <w:t xml:space="preserve"> </w:t>
      </w:r>
      <w:del w:id="91744" w:author="Claude (E30 修订)" w:date="2026-10-09T12:00:00Z">
        <w:r>
          <w:rPr>
            <w:sz w:val="17"/>
          </w:rPr>
          <w:delText xml:space="preserve">pre-procedural</w:delText>
        </w:r>
      </w:del>
      <w:ins w:id="91745" w:author="Claude (E30 修订)" w:date="2026-10-09T12:00:00Z">
        <w:r>
          <w:rPr>
            <w:sz w:val="17"/>
          </w:rPr>
          <w:t xml:space="preserve">baseline</w:t>
        </w:r>
      </w:ins>
      <w:r>
        <w:rPr>
          <w:sz w:val="17"/>
        </w:rPr>
        <w:t xml:space="preserve"> TTE </w:t>
      </w:r>
      <w:del w:id="91746" w:author="Claude (E30 修订)" w:date="2026-10-09T12:00:00Z">
        <w:r>
          <w:rPr>
            <w:sz w:val="17"/>
          </w:rPr>
          <w:delText xml:space="preserve">report in the same admission; patients whose procedure date was not recorded were excluded because the timing of the report could not be confirmed. Each patient contributes one admission, whereas the paired cohort counts procedures.</w:delText>
        </w:r>
      </w:del>
      <w:ins w:id="91747" w:author="Claude (E30 修订)" w:date="2026-10-09T12:00:00Z">
        <w:r>
          <w:rPr>
            <w:sz w:val="17"/>
          </w:rPr>
          <w:t xml:space="preserve">report.</w:t>
        </w:r>
      </w:ins>
      <w:r>
        <w:rPr>
          <w:sz w:val="17"/>
        </w:rPr>
        <w:t xml:space="preserve"> Prior or concurrent valve replacement or repair was identified from reports, discharge diagnoses, and procedure codes</w:t>
      </w:r>
      <w:del w:id="91748" w:author="Claude (E30 修订)" w:date="2026-10-09T12:00:00Z">
        <w:r>
          <w:rPr>
            <w:sz w:val="17"/>
          </w:rPr>
          <w:delText xml:space="preserve">; reports or discharge diagnoses mentioning other structural disease (100 patients) were reviewed by the investigating team with the criteria used for the paired cohort. Patients were included only after clinical</w:delText>
        </w:r>
      </w:del>
      <w:ins w:id="91749" w:author="Claude (E30 修订)" w:date="2026-10-09T12:00:00Z">
        <w:r>
          <w:rPr>
            <w:sz w:val="17"/>
          </w:rPr>
          <w:t xml:space="preserve">,</w:t>
        </w:r>
      </w:ins>
      <w:r>
        <w:rPr>
          <w:sz w:val="17"/>
        </w:rPr>
        <w:t xml:space="preserve"> and</w:t>
      </w:r>
      <w:del w:id="91750" w:author="Claude (E30 修订)" w:date="2026-10-09T12:00:00Z">
        <w:r>
          <w:rPr>
            <w:sz w:val="17"/>
          </w:rPr>
          <w:delText xml:space="preserve"> imaging review excluded</w:delText>
        </w:r>
      </w:del>
      <w:r>
        <w:rPr>
          <w:sz w:val="17"/>
        </w:rPr>
        <w:t xml:space="preserve"> organic valve disease, congenital heart disease, and obstructive hypertrophic cardiomyopathy</w:t>
      </w:r>
      <w:del w:id="91751" w:author="Claude (E30 修订)" w:date="2026-10-09T12:00:00Z">
        <w:r>
          <w:rPr>
            <w:sz w:val="17"/>
          </w:rPr>
          <w:delText xml:space="preserve">;</w:delText>
        </w:r>
      </w:del>
      <w:r>
        <w:rPr>
          <w:sz w:val="17"/>
        </w:rPr>
        <w:t xml:space="preserve"> </w:t>
      </w:r>
      <w:del w:id="91752" w:author="Claude (E30 修订)" w:date="2026-10-09T12:00:00Z">
        <w:r>
          <w:rPr>
            <w:sz w:val="17"/>
          </w:rPr>
          <w:delText xml:space="preserve">2</w:delText>
        </w:r>
      </w:del>
      <w:ins w:id="91753" w:author="Claude (E30 修订)" w:date="2026-10-09T12:00:00Z">
        <w:r>
          <w:rPr>
            <w:sz w:val="17"/>
          </w:rPr>
          <w:t xml:space="preserve">were</w:t>
        </w:r>
      </w:ins>
      <w:r>
        <w:rPr>
          <w:sz w:val="17"/>
        </w:rPr>
        <w:t xml:space="preserve"> </w:t>
      </w:r>
      <w:del w:id="91754" w:author="Claude (E30 修订)" w:date="2026-10-09T12:00:00Z">
        <w:r>
          <w:rPr>
            <w:sz w:val="17"/>
          </w:rPr>
          <w:delText xml:space="preserve">valve</w:delText>
        </w:r>
      </w:del>
      <w:ins w:id="91755" w:author="Claude (E30 修订)" w:date="2026-10-09T12:00:00Z">
        <w:r>
          <w:rPr>
            <w:sz w:val="17"/>
          </w:rPr>
          <w:t xml:space="preserve">excluded</w:t>
        </w:r>
      </w:ins>
      <w:r>
        <w:rPr>
          <w:sz w:val="17"/>
        </w:rPr>
        <w:t xml:space="preserve"> </w:t>
      </w:r>
      <w:del w:id="91756" w:author="Claude (E30 修订)" w:date="2026-10-09T12:00:00Z">
        <w:r>
          <w:rPr>
            <w:sz w:val="17"/>
          </w:rPr>
          <w:delText xml:space="preserve">operations identified on</w:delText>
        </w:r>
      </w:del>
      <w:ins w:id="91757" w:author="Claude (E30 修订)" w:date="2026-10-09T12:00:00Z">
        <w:r>
          <w:rPr>
            <w:sz w:val="17"/>
          </w:rPr>
          <w:t xml:space="preserve">after</w:t>
        </w:r>
      </w:ins>
      <w:r>
        <w:rPr>
          <w:sz w:val="17"/>
        </w:rPr>
        <w:t xml:space="preserve"> review </w:t>
      </w:r>
      <w:del w:id="91758" w:author="Claude (E30 修订)" w:date="2026-10-09T12:00:00Z">
        <w:r>
          <w:rPr>
            <w:sz w:val="17"/>
          </w:rPr>
          <w:delText xml:space="preserve">are</w:delText>
        </w:r>
      </w:del>
      <w:ins w:id="91759" w:author="Claude (E30 修订)" w:date="2026-10-09T12:00:00Z">
        <w:r>
          <w:rPr>
            <w:sz w:val="17"/>
          </w:rPr>
          <w:t xml:space="preserve">by</w:t>
        </w:r>
      </w:ins>
      <w:r>
        <w:rPr>
          <w:sz w:val="17"/>
        </w:rPr>
        <w:t xml:space="preserve"> </w:t>
      </w:r>
      <w:del w:id="91760" w:author="Claude (E30 修订)" w:date="2026-10-09T12:00:00Z">
        <w:r>
          <w:rPr>
            <w:sz w:val="17"/>
          </w:rPr>
          <w:delText xml:space="preserve">counted</w:delText>
        </w:r>
      </w:del>
      <w:ins w:id="91761" w:author="Claude (E30 修订)" w:date="2026-10-09T12:00:00Z">
        <w:r>
          <w:rPr>
            <w:sz w:val="17"/>
          </w:rPr>
          <w:t xml:space="preserve">the</w:t>
        </w:r>
      </w:ins>
      <w:r>
        <w:rPr>
          <w:sz w:val="17"/>
        </w:rPr>
        <w:t xml:space="preserve"> </w:t>
      </w:r>
      <w:del w:id="91762" w:author="Claude (E30 修订)" w:date="2026-10-09T12:00:00Z">
        <w:r>
          <w:rPr>
            <w:sz w:val="17"/>
          </w:rPr>
          <w:delText xml:space="preserve">with</w:delText>
        </w:r>
      </w:del>
      <w:ins w:id="91763" w:author="Claude (E30 修订)" w:date="2026-10-09T12:00:00Z">
        <w:r>
          <w:rPr>
            <w:sz w:val="17"/>
          </w:rPr>
          <w:t xml:space="preserve">investigating</w:t>
        </w:r>
      </w:ins>
      <w:r>
        <w:rPr>
          <w:sz w:val="17"/>
        </w:rPr>
        <w:t xml:space="preserve"> </w:t>
      </w:r>
      <w:del w:id="91764" w:author="Claude (E30 修订)" w:date="2026-10-09T12:00:00Z">
        <w:r>
          <w:rPr>
            <w:sz w:val="17"/>
          </w:rPr>
          <w:delText xml:space="preserve">prior</w:delText>
        </w:r>
      </w:del>
      <w:ins w:id="91765" w:author="Claude (E30 修订)" w:date="2026-10-09T12:00:00Z">
        <w:r>
          <w:rPr>
            <w:sz w:val="17"/>
          </w:rPr>
          <w:t xml:space="preserve">team;</w:t>
        </w:r>
      </w:ins>
      <w:r>
        <w:rPr>
          <w:sz w:val="17"/>
        </w:rPr>
        <w:t xml:space="preserve"> </w:t>
      </w:r>
      <w:del w:id="91766" w:author="Claude (E30 修订)" w:date="2026-10-09T12:00:00Z">
        <w:r>
          <w:rPr>
            <w:sz w:val="17"/>
          </w:rPr>
          <w:delText xml:space="preserve">or</w:delText>
        </w:r>
      </w:del>
      <w:ins w:id="91767" w:author="Claude (E30 修订)" w:date="2026-10-09T12:00:00Z">
        <w:r>
          <w:rPr>
            <w:sz w:val="17"/>
          </w:rPr>
          <w:t xml:space="preserve">the</w:t>
        </w:r>
      </w:ins>
      <w:r>
        <w:rPr>
          <w:sz w:val="17"/>
        </w:rPr>
        <w:t xml:space="preserve"> </w:t>
      </w:r>
      <w:del w:id="91768" w:author="Claude (E30 修订)" w:date="2026-10-09T12:00:00Z">
        <w:r>
          <w:rPr>
            <w:sz w:val="17"/>
          </w:rPr>
          <w:delText xml:space="preserve">concurrent</w:delText>
        </w:r>
      </w:del>
      <w:ins w:id="91769" w:author="Claude (E30 修订)" w:date="2026-10-09T12:00:00Z">
        <w:r>
          <w:rPr>
            <w:sz w:val="17"/>
          </w:rPr>
          <w:t xml:space="preserve">same</w:t>
        </w:r>
      </w:ins>
      <w:r>
        <w:rPr>
          <w:sz w:val="17"/>
        </w:rPr>
        <w:t xml:space="preserve"> </w:t>
      </w:r>
      <w:del w:id="91770" w:author="Claude (E30 修订)" w:date="2026-10-09T12:00:00Z">
        <w:r>
          <w:rPr>
            <w:sz w:val="17"/>
          </w:rPr>
          <w:delText xml:space="preserve">valve</w:delText>
        </w:r>
      </w:del>
      <w:ins w:id="91771" w:author="Claude (E30 修订)" w:date="2026-10-09T12:00:00Z">
        <w:r>
          <w:rPr>
            <w:sz w:val="17"/>
          </w:rPr>
          <w:t xml:space="preserve">criteria</w:t>
        </w:r>
      </w:ins>
      <w:r>
        <w:rPr>
          <w:sz w:val="17"/>
        </w:rPr>
        <w:t xml:space="preserve"> </w:t>
      </w:r>
      <w:del w:id="91772" w:author="Claude (E30 修订)" w:date="2026-10-09T12:00:00Z">
        <w:r>
          <w:rPr>
            <w:sz w:val="17"/>
          </w:rPr>
          <w:delText xml:space="preserve">surgery.</w:delText>
        </w:r>
      </w:del>
      <w:ins w:id="91773" w:author="Claude (E30 修订)" w:date="2026-10-09T12:00:00Z">
        <w:r>
          <w:rPr>
            <w:sz w:val="17"/>
          </w:rPr>
          <w:t xml:space="preserve">applied to both analysis sets. Each patient contributes one admission, the first ablation admission in the study period, to the baseline phenotype set, whereas the paired response set counts procedures.</w:t>
        </w:r>
      </w:ins>
      <w:r>
        <w:rPr>
          <w:sz w:val="17"/>
        </w:rPr>
        <w:t xml:space="preserve"> MR and TR were graded on the institutional eight-level scale from the report conclusion (for example, "mild mitral regurgitation") or, if not stated there, from the reported regurgitant volume in the findings; trace regurgitation and regurgitation not mentioned were recorded as none. Against manual abstraction of the same 692 reports in the study registry, exact agreement on the eight-level scale was 97.4% (MR) and 97.8% (TR), with linear weighted κ of 0.96 and 0.97. A valve was classified as affected at analysis grade ≥1 (very mild or worse), as in the paired </w:t>
      </w:r>
      <w:del w:id="91774" w:author="Claude (E30 修订)" w:date="2026-10-09T12:00:00Z">
        <w:r>
          <w:rPr>
            <w:sz w:val="17"/>
          </w:rPr>
          <w:delText xml:space="preserve">cohort.</w:delText>
        </w:r>
      </w:del>
      <w:ins w:id="91775" w:author="Claude (E30 修订)" w:date="2026-10-09T12:00:00Z">
        <w:r>
          <w:rPr>
            <w:sz w:val="17"/>
          </w:rPr>
          <w:t xml:space="preserve">response set.</w:t>
        </w:r>
      </w:ins>
      <w:r>
        <w:rPr>
          <w:sz w:val="17"/>
        </w:rPr>
        <w:t xml:space="preserve"> For the </w:t>
      </w:r>
      <w:del w:id="91776" w:author="Claude (E30 修订)" w:date="2026-10-09T12:00:00Z">
        <w:r>
          <w:rPr>
            <w:sz w:val="17"/>
          </w:rPr>
          <w:delText xml:space="preserve">357</w:delText>
        </w:r>
      </w:del>
      <w:ins w:id="91777" w:author="Claude (E30 修订)" w:date="2026-10-09T12:00:00Z">
        <w:r>
          <w:rPr>
            <w:sz w:val="17"/>
          </w:rPr>
          <w:t xml:space="preserve">366</w:t>
        </w:r>
      </w:ins>
      <w:r>
        <w:rPr>
          <w:sz w:val="17"/>
        </w:rPr>
        <w:t xml:space="preserve"> patients </w:t>
      </w:r>
      <w:ins w:id="91778" w:author="Claude (E30 修订)" w:date="2026-10-09T12:00:00Z">
        <w:r>
          <w:rPr>
            <w:sz w:val="17"/>
          </w:rPr>
          <w:t xml:space="preserve">whose baseline-set admission was </w:t>
        </w:r>
      </w:ins>
      <w:r>
        <w:rPr>
          <w:sz w:val="17"/>
        </w:rPr>
        <w:t xml:space="preserve">also </w:t>
      </w:r>
      <w:del w:id="91779" w:author="Claude (E30 修订)" w:date="2026-10-09T12:00:00Z">
        <w:r>
          <w:rPr>
            <w:sz w:val="17"/>
          </w:rPr>
          <w:delText xml:space="preserve">included in the</w:delText>
        </w:r>
      </w:del>
      <w:ins w:id="91780" w:author="Claude (E30 修订)" w:date="2026-10-09T12:00:00Z">
        <w:r>
          <w:rPr>
            <w:sz w:val="17"/>
          </w:rPr>
          <w:t xml:space="preserve">a</w:t>
        </w:r>
      </w:ins>
      <w:r>
        <w:rPr>
          <w:sz w:val="17"/>
        </w:rPr>
        <w:t xml:space="preserve"> paired </w:t>
      </w:r>
      <w:del w:id="91781" w:author="Claude (E30 修订)" w:date="2026-10-09T12:00:00Z">
        <w:r>
          <w:rPr>
            <w:sz w:val="17"/>
          </w:rPr>
          <w:delText xml:space="preserve">cohort</w:delText>
        </w:r>
      </w:del>
      <w:ins w:id="91782" w:author="Claude (E30 修订)" w:date="2026-10-09T12:00:00Z">
        <w:r>
          <w:rPr>
            <w:sz w:val="17"/>
          </w:rPr>
          <w:t xml:space="preserve">procedure</w:t>
        </w:r>
      </w:ins>
      <w:r>
        <w:rPr>
          <w:sz w:val="17"/>
        </w:rPr>
        <w:t xml:space="preserve">, the baseline grades used in the paired analysis were applied; they differed from the extracted grades in 26.</w:t>
      </w:r>
      <w:ins w:id="91783" w:author="Claude (E30 修订)" w:date="2026-10-09T12:00:00Z">
        <w:r>
          <w:rPr>
            <w:sz w:val="17"/>
          </w:rPr>
          <w:t xml:space="preserve"> The other 6 patients in both sets contributed a different admission to each set. Registry grades were recorded only for patients with regurgitation and were therefore not used to estimate prevalence.</w:t>
        </w:r>
      </w:ins>
      <w:r>
        <w:rPr>
          <w:sz w:val="17"/>
        </w:rPr>
        <w:t xml:space="preserve"> AF type was taken from the registry or, if unavailable, from clinical records. Prevalence ratios are from modified Poisson regression with robust standard errors. Expected joint prevalence was the product of the marginal prevalences (marginal) or the sum over patients of the product of individual probabilities from logistic models of MR and of TR on age, sex, and AF type (conditional); 95% CIs from 1,000 (marginal) and 500 (conditional) bootstrap resamples. Adjusted differences in chamber dimensions are from linear regression on phenotype, age, sex, and AF type with robust standard errors; chamber dimensions were available from the same report in 2,</w:t>
      </w:r>
      <w:del w:id="91784" w:author="Claude (E30 修订)" w:date="2026-10-09T12:00:00Z">
        <w:r>
          <w:rPr>
            <w:sz w:val="17"/>
          </w:rPr>
          <w:delText xml:space="preserve">095–2</w:delText>
        </w:r>
      </w:del>
      <w:ins w:id="91785" w:author="Claude (E30 修订)" w:date="2026-10-09T12:00:00Z">
        <w:r>
          <w:rPr>
            <w:sz w:val="17"/>
          </w:rPr>
          <w:t xml:space="preserve">755–3</w:t>
        </w:r>
      </w:ins>
      <w:r>
        <w:rPr>
          <w:sz w:val="17"/>
        </w:rPr>
        <w:t xml:space="preserve">,</w:t>
      </w:r>
      <w:del w:id="91786" w:author="Claude (E30 修订)" w:date="2026-10-09T12:00:00Z">
        <w:r>
          <w:rPr>
            <w:sz w:val="17"/>
          </w:rPr>
          <w:delText xml:space="preserve">295</w:delText>
        </w:r>
      </w:del>
      <w:ins w:id="91787" w:author="Claude (E30 修订)" w:date="2026-10-09T12:00:00Z">
        <w:r>
          <w:rPr>
            <w:sz w:val="17"/>
          </w:rPr>
          <w:t xml:space="preserve">009</w:t>
        </w:r>
      </w:ins>
      <w:r>
        <w:rPr>
          <w:sz w:val="17"/>
        </w:rPr>
        <w:t xml:space="preserve"> patients. </w:t>
      </w:r>
      <w:del w:id="91788" w:author="Claude (E30 修订)" w:date="2026-10-09T12:00:00Z">
        <w:r>
          <w:rPr>
            <w:sz w:val="17"/>
          </w:rPr>
          <w:delText xml:space="preserve">Report availability was modeled by logistic regression on age, sex, AF type, concomitant LAAO, and discharge year (C statistic, 0.65), with inverse probability weights truncated at the 1st and 99th percentiles. Without: patients without a TTE report in the same admission or without a recorded procedure date, after exclusion of prior or concurrent valve surgery and structural disease on review; no grade was imputed for them. </w:delText>
        </w:r>
      </w:del>
      <w:r>
        <w:rPr>
          <w:sz w:val="17"/>
        </w:rPr>
        <w:t xml:space="preserve">Part </w:t>
      </w:r>
      <w:del w:id="91789" w:author="Claude (E30 修订)" w:date="2026-10-09T12:00:00Z">
        <w:r>
          <w:rPr>
            <w:sz w:val="17"/>
          </w:rPr>
          <w:delText xml:space="preserve">H</w:delText>
        </w:r>
      </w:del>
      <w:ins w:id="91790" w:author="Claude (E30 修订)" w:date="2026-10-09T12:00:00Z">
        <w:r>
          <w:rPr>
            <w:sz w:val="17"/>
          </w:rPr>
          <w:t xml:space="preserve">G</w:t>
        </w:r>
      </w:ins>
      <w:r>
        <w:rPr>
          <w:sz w:val="17"/>
        </w:rPr>
        <w:t xml:space="preserve"> compares patients of the baseline phenotype </w:t>
      </w:r>
      <w:del w:id="91791" w:author="Claude (E30 修订)" w:date="2026-10-09T12:00:00Z">
        <w:r>
          <w:rPr>
            <w:sz w:val="17"/>
          </w:rPr>
          <w:delText xml:space="preserve">cohort</w:delText>
        </w:r>
      </w:del>
      <w:ins w:id="91792" w:author="Claude (E30 修订)" w:date="2026-10-09T12:00:00Z">
        <w:r>
          <w:rPr>
            <w:sz w:val="17"/>
          </w:rPr>
          <w:t xml:space="preserve">set</w:t>
        </w:r>
      </w:ins>
      <w:r>
        <w:rPr>
          <w:sz w:val="17"/>
        </w:rPr>
        <w:t xml:space="preserve"> with MR or TR who were or were not included in the paired </w:t>
      </w:r>
      <w:del w:id="91793" w:author="Claude (E30 修订)" w:date="2026-10-09T12:00:00Z">
        <w:r>
          <w:rPr>
            <w:sz w:val="17"/>
          </w:rPr>
          <w:delText xml:space="preserve">cohort.</w:delText>
        </w:r>
      </w:del>
      <w:ins w:id="91794" w:author="Claude (E30 修订)" w:date="2026-10-09T12:00:00Z">
        <w:r>
          <w:rPr>
            <w:sz w:val="17"/>
          </w:rPr>
          <w:t xml:space="preserve">response set.</w:t>
        </w:r>
      </w:ins>
      <w:r>
        <w:rPr>
          <w:sz w:val="17"/>
        </w:rPr>
        <w:t xml:space="preserve"> All analyses of this table were added post hoc and are descriptive. AF indicates atrial fibrillation; CI, confidence interval; LA, left atrial; LAAO, left atrial appendage occlusion; LV, left ventricular; LVEF, left ventricular ejection fraction; MR, mitral regurgitation; OR, odds ratio; RA, right atrial; RV, right ventricular; TR, tricuspid regurgitation; TTE, transthoracic echocardiography.</w:t>
      </w:r>
    </w:p>
    <w:p w14:paraId="410E8384" w14:textId="77777777" w:rsidR="00C975E4" w:rsidRDefault="00000000">
      <w:pPr>
        <w:keepNext/>
        <w:spacing w:after="80"/>
      </w:pPr>
      <w:r>
        <w:rPr>
          <w:b/>
        </w:rPr>
        <w:t>Table S1B. Eligible admissions with and without a 1-month TTE, and improvement rates weighted for follow-up</w:t>
      </w:r>
    </w:p>
    <w:p w14:paraId="64D82635" w14:textId="77777777" w:rsidR="00C975E4" w:rsidRDefault="00000000">
      <w:r>
        <w:rPr>
          <w:i/>
        </w:rPr>
        <w:t>A. Baseline characteristics</w:t>
      </w:r>
    </w:p>
    <w:tbl>
      <w:tblPr>
        <w:tblW w:w="8618" w:type="dxa"/>
        <w:tblLayout w:type="fixed"/>
        <w:tblLook w:val="04A0" w:firstRow="1" w:lastRow="0" w:firstColumn="1" w:lastColumn="0" w:noHBand="0" w:noVBand="1"/>
      </w:tblPr>
      <w:tblGrid>
        <w:gridCol w:w="3403"/>
        <w:gridCol w:w="2154"/>
        <w:gridCol w:w="2154"/>
        <w:gridCol w:w="907"/>
      </w:tblGrid>
      <w:tr w:rsidR="00C975E4" w14:paraId="0526CC25" w14:textId="77777777">
        <w:trPr>
          <w:cantSplit/>
          <w:tblHeader/>
        </w:trPr>
        <w:tc>
          <w:tcPr>
            <w:tcW w:w="3402" w:type="dxa"/>
            <w:tcBorders>
              <w:top w:val="single" w:sz="8" w:space="0" w:color="000000"/>
              <w:bottom w:val="single" w:sz="8" w:space="0" w:color="000000"/>
            </w:tcBorders>
          </w:tcPr>
          <w:p w14:paraId="533EB57D" w14:textId="77777777" w:rsidR="00C975E4" w:rsidRDefault="00000000">
            <w:pPr>
              <w:keepNext/>
              <w:spacing w:after="0"/>
            </w:pPr>
            <w:r>
              <w:rPr>
                <w:b/>
                <w:sz w:val="18"/>
              </w:rPr>
              <w:t>Variable</w:t>
            </w:r>
          </w:p>
        </w:tc>
        <w:tc>
          <w:tcPr>
            <w:tcW w:w="2154" w:type="dxa"/>
            <w:tcBorders>
              <w:top w:val="single" w:sz="8" w:space="0" w:color="000000"/>
              <w:bottom w:val="single" w:sz="8" w:space="0" w:color="000000"/>
            </w:tcBorders>
          </w:tcPr>
          <w:p w14:paraId="27C56E61" w14:textId="77777777" w:rsidR="00C975E4" w:rsidRDefault="00000000">
            <w:pPr>
              <w:keepNext/>
              <w:spacing w:after="0"/>
              <w:jc w:val="center"/>
            </w:pPr>
            <w:r>
              <w:rPr>
                <w:b/>
                <w:sz w:val="18"/>
              </w:rPr>
              <w:t>Included (844 procedures)</w:t>
            </w:r>
          </w:p>
        </w:tc>
        <w:tc>
          <w:tcPr>
            <w:tcW w:w="2154" w:type="dxa"/>
            <w:tcBorders>
              <w:top w:val="single" w:sz="8" w:space="0" w:color="000000"/>
              <w:bottom w:val="single" w:sz="8" w:space="0" w:color="000000"/>
            </w:tcBorders>
          </w:tcPr>
          <w:p w14:paraId="5C283D47" w14:textId="77777777" w:rsidR="00C975E4" w:rsidRDefault="00000000">
            <w:pPr>
              <w:keepNext/>
              <w:spacing w:after="0"/>
              <w:jc w:val="center"/>
            </w:pPr>
            <w:r>
              <w:rPr>
                <w:b/>
                <w:sz w:val="18"/>
              </w:rPr>
              <w:t xml:space="preserve">No 1-month TTE (</w:t>
            </w:r>
            <w:del w:id="91795" w:author="Claude (E30 修订)" w:date="2026-10-09T12:00:00Z">
              <w:r>
                <w:rPr>
                  <w:b/>
                  <w:sz w:val="18"/>
                </w:rPr>
                <w:delText xml:space="preserve">627</w:delText>
              </w:r>
            </w:del>
            <w:ins w:id="91796" w:author="Claude (E30 修订)" w:date="2026-10-09T12:00:00Z">
              <w:r>
                <w:rPr>
                  <w:b/>
                  <w:sz w:val="18"/>
                </w:rPr>
                <w:t xml:space="preserve">601</w:t>
              </w:r>
            </w:ins>
            <w:r>
              <w:rPr>
                <w:b/>
                <w:sz w:val="18"/>
              </w:rPr>
              <w:t xml:space="preserve"> admissions)</w:t>
            </w:r>
          </w:p>
        </w:tc>
        <w:tc>
          <w:tcPr>
            <w:tcW w:w="907" w:type="dxa"/>
            <w:tcBorders>
              <w:top w:val="single" w:sz="8" w:space="0" w:color="000000"/>
              <w:bottom w:val="single" w:sz="8" w:space="0" w:color="000000"/>
            </w:tcBorders>
          </w:tcPr>
          <w:p w14:paraId="0EC3B5EC" w14:textId="77777777" w:rsidR="00C975E4" w:rsidRDefault="00000000">
            <w:pPr>
              <w:keepNext/>
              <w:spacing w:after="0"/>
              <w:jc w:val="center"/>
            </w:pPr>
            <w:r>
              <w:rPr>
                <w:b/>
                <w:sz w:val="18"/>
              </w:rPr>
              <w:t>SMD</w:t>
            </w:r>
          </w:p>
        </w:tc>
      </w:tr>
      <w:tr w:rsidR="00C975E4" w14:paraId="53050D93" w14:textId="77777777">
        <w:trPr>
          <w:cantSplit/>
        </w:trPr>
        <w:tc>
          <w:tcPr>
            <w:tcW w:w="3402" w:type="dxa"/>
          </w:tcPr>
          <w:p w14:paraId="3C725DC4" w14:textId="77777777" w:rsidR="00C975E4" w:rsidRDefault="00000000">
            <w:pPr>
              <w:keepNext w:val="0"/>
              <w:spacing w:after="0"/>
            </w:pPr>
            <w:r>
              <w:rPr>
                <w:sz w:val="18"/>
              </w:rPr>
              <w:t>Age, y</w:t>
            </w:r>
          </w:p>
        </w:tc>
        <w:tc>
          <w:tcPr>
            <w:tcW w:w="2154" w:type="dxa"/>
          </w:tcPr>
          <w:p w14:paraId="0A83F622" w14:textId="77777777" w:rsidR="00C975E4" w:rsidRDefault="00000000">
            <w:pPr>
              <w:keepNext w:val="0"/>
              <w:spacing w:after="0"/>
              <w:jc w:val="center"/>
            </w:pPr>
            <w:r>
              <w:rPr>
                <w:sz w:val="18"/>
              </w:rPr>
              <w:t>66.2 ± 10.0</w:t>
            </w:r>
          </w:p>
        </w:tc>
        <w:tc>
          <w:tcPr>
            <w:tcW w:w="2154" w:type="dxa"/>
          </w:tcPr>
          <w:p w14:paraId="0386263C" w14:textId="77777777" w:rsidR="00C975E4" w:rsidRDefault="00000000">
            <w:pPr>
              <w:keepNext w:val="0"/>
              <w:spacing w:after="0"/>
              <w:jc w:val="center"/>
            </w:pPr>
            <w:del w:id="91797" w:author="Claude (E30 修订)" w:date="2026-10-09T12:00:00Z">
              <w:r>
                <w:rPr>
                  <w:sz w:val="18"/>
                </w:rPr>
                <w:delText xml:space="preserve">65.7</w:delText>
              </w:r>
            </w:del>
            <w:ins w:id="91798" w:author="Claude (E30 修订)" w:date="2026-10-09T12:00:00Z">
              <w:r>
                <w:rPr>
                  <w:sz w:val="18"/>
                </w:rPr>
                <w:t xml:space="preserve">65.9</w:t>
              </w:r>
            </w:ins>
            <w:r>
              <w:rPr>
                <w:sz w:val="18"/>
              </w:rPr>
              <w:t xml:space="preserve"> ± </w:t>
            </w:r>
            <w:del w:id="91799" w:author="Claude (E30 修订)" w:date="2026-10-09T12:00:00Z">
              <w:r>
                <w:rPr>
                  <w:sz w:val="18"/>
                </w:rPr>
                <w:delText xml:space="preserve">11.0</w:delText>
              </w:r>
            </w:del>
            <w:ins w:id="91800" w:author="Claude (E30 修订)" w:date="2026-10-09T12:00:00Z">
              <w:r>
                <w:rPr>
                  <w:sz w:val="18"/>
                </w:rPr>
                <w:t xml:space="preserve">10.9</w:t>
              </w:r>
            </w:ins>
          </w:p>
        </w:tc>
        <w:tc>
          <w:tcPr>
            <w:tcW w:w="907" w:type="dxa"/>
          </w:tcPr>
          <w:p w14:paraId="4C7581E5" w14:textId="77777777" w:rsidR="00C975E4" w:rsidRDefault="00000000">
            <w:pPr>
              <w:keepNext w:val="0"/>
              <w:spacing w:after="0"/>
              <w:jc w:val="center"/>
            </w:pPr>
            <w:del w:id="91801" w:author="Claude (E30 修订)" w:date="2026-10-09T12:00:00Z">
              <w:r>
                <w:rPr>
                  <w:sz w:val="18"/>
                </w:rPr>
                <w:delText xml:space="preserve">0.05</w:delText>
              </w:r>
            </w:del>
            <w:ins w:id="91802" w:author="Claude (E30 修订)" w:date="2026-10-09T12:00:00Z">
              <w:r>
                <w:rPr>
                  <w:sz w:val="18"/>
                </w:rPr>
                <w:t xml:space="preserve">0.03</w:t>
              </w:r>
            </w:ins>
          </w:p>
        </w:tc>
      </w:tr>
      <w:tr w:rsidR="00C975E4" w14:paraId="55E99B7D" w14:textId="77777777">
        <w:trPr>
          <w:cantSplit/>
        </w:trPr>
        <w:tc>
          <w:tcPr>
            <w:tcW w:w="3402" w:type="dxa"/>
          </w:tcPr>
          <w:p w14:paraId="03E6A303" w14:textId="77777777" w:rsidR="00C975E4" w:rsidRDefault="00000000">
            <w:pPr>
              <w:keepNext w:val="0"/>
              <w:spacing w:after="0"/>
            </w:pPr>
            <w:r>
              <w:rPr>
                <w:sz w:val="18"/>
              </w:rPr>
              <w:t>Female sex</w:t>
            </w:r>
          </w:p>
        </w:tc>
        <w:tc>
          <w:tcPr>
            <w:tcW w:w="2154" w:type="dxa"/>
          </w:tcPr>
          <w:p w14:paraId="42085F10" w14:textId="77777777" w:rsidR="00C975E4" w:rsidRDefault="00000000">
            <w:pPr>
              <w:keepNext w:val="0"/>
              <w:spacing w:after="0"/>
              <w:jc w:val="center"/>
            </w:pPr>
            <w:r>
              <w:rPr>
                <w:sz w:val="18"/>
              </w:rPr>
              <w:t>48.3%</w:t>
            </w:r>
          </w:p>
        </w:tc>
        <w:tc>
          <w:tcPr>
            <w:tcW w:w="2154" w:type="dxa"/>
          </w:tcPr>
          <w:p w14:paraId="5633D2C3" w14:textId="77777777" w:rsidR="00C975E4" w:rsidRDefault="00000000">
            <w:pPr>
              <w:keepNext w:val="0"/>
              <w:spacing w:after="0"/>
              <w:jc w:val="center"/>
            </w:pPr>
            <w:del w:id="91803" w:author="Claude (E30 修订)" w:date="2026-10-09T12:00:00Z">
              <w:r>
                <w:rPr>
                  <w:sz w:val="18"/>
                </w:rPr>
                <w:delText xml:space="preserve">50.4%</w:delText>
              </w:r>
            </w:del>
            <w:ins w:id="91804" w:author="Claude (E30 修订)" w:date="2026-10-09T12:00:00Z">
              <w:r>
                <w:rPr>
                  <w:sz w:val="18"/>
                </w:rPr>
                <w:t xml:space="preserve">50.1%</w:t>
              </w:r>
            </w:ins>
          </w:p>
        </w:tc>
        <w:tc>
          <w:tcPr>
            <w:tcW w:w="907" w:type="dxa"/>
          </w:tcPr>
          <w:p w14:paraId="1D29568A" w14:textId="77777777" w:rsidR="00C975E4" w:rsidRDefault="00000000">
            <w:pPr>
              <w:keepNext w:val="0"/>
              <w:spacing w:after="0"/>
              <w:jc w:val="center"/>
            </w:pPr>
            <w:del w:id="91805" w:author="Claude (E30 修订)" w:date="2026-10-09T12:00:00Z">
              <w:r>
                <w:rPr>
                  <w:sz w:val="18"/>
                </w:rPr>
                <w:delText xml:space="preserve">−0.04</w:delText>
              </w:r>
            </w:del>
            <w:ins w:id="91806" w:author="Claude (E30 修订)" w:date="2026-10-09T12:00:00Z">
              <w:r>
                <w:rPr>
                  <w:sz w:val="18"/>
                </w:rPr>
                <w:t xml:space="preserve">−0.03</w:t>
              </w:r>
            </w:ins>
          </w:p>
        </w:tc>
      </w:tr>
      <w:tr w:rsidR="00C975E4" w14:paraId="01EAE894" w14:textId="77777777">
        <w:trPr>
          <w:cantSplit/>
        </w:trPr>
        <w:tc>
          <w:tcPr>
            <w:tcW w:w="3402" w:type="dxa"/>
          </w:tcPr>
          <w:p w14:paraId="7DFEDC74" w14:textId="77777777" w:rsidR="00C975E4" w:rsidRDefault="00000000">
            <w:pPr>
              <w:keepNext w:val="0"/>
              <w:spacing w:after="0"/>
            </w:pPr>
            <w:r>
              <w:rPr>
                <w:sz w:val="18"/>
              </w:rPr>
              <w:t>Persistent AF</w:t>
            </w:r>
          </w:p>
        </w:tc>
        <w:tc>
          <w:tcPr>
            <w:tcW w:w="2154" w:type="dxa"/>
          </w:tcPr>
          <w:p w14:paraId="355C4A5F" w14:textId="77777777" w:rsidR="00C975E4" w:rsidRDefault="00000000">
            <w:pPr>
              <w:keepNext w:val="0"/>
              <w:spacing w:after="0"/>
              <w:jc w:val="center"/>
            </w:pPr>
            <w:r>
              <w:rPr>
                <w:sz w:val="18"/>
              </w:rPr>
              <w:t>59.4%</w:t>
            </w:r>
          </w:p>
        </w:tc>
        <w:tc>
          <w:tcPr>
            <w:tcW w:w="2154" w:type="dxa"/>
          </w:tcPr>
          <w:p w14:paraId="309DFE7F" w14:textId="77777777" w:rsidR="00C975E4" w:rsidRDefault="00000000">
            <w:pPr>
              <w:keepNext w:val="0"/>
              <w:spacing w:after="0"/>
              <w:jc w:val="center"/>
            </w:pPr>
            <w:del w:id="91807" w:author="Claude (E30 修订)" w:date="2026-10-09T12:00:00Z">
              <w:r>
                <w:rPr>
                  <w:sz w:val="18"/>
                </w:rPr>
                <w:delText xml:space="preserve">51.7%</w:delText>
              </w:r>
            </w:del>
            <w:ins w:id="91808" w:author="Claude (E30 修订)" w:date="2026-10-09T12:00:00Z">
              <w:r>
                <w:rPr>
                  <w:sz w:val="18"/>
                </w:rPr>
                <w:t xml:space="preserve">54.2%</w:t>
              </w:r>
            </w:ins>
          </w:p>
        </w:tc>
        <w:tc>
          <w:tcPr>
            <w:tcW w:w="907" w:type="dxa"/>
          </w:tcPr>
          <w:p w14:paraId="38391BC3" w14:textId="77777777" w:rsidR="00C975E4" w:rsidRDefault="00000000">
            <w:pPr>
              <w:keepNext w:val="0"/>
              <w:spacing w:after="0"/>
              <w:jc w:val="center"/>
            </w:pPr>
            <w:del w:id="91809" w:author="Claude (E30 修订)" w:date="2026-10-09T12:00:00Z">
              <w:r>
                <w:rPr>
                  <w:sz w:val="18"/>
                </w:rPr>
                <w:delText xml:space="preserve">0.15</w:delText>
              </w:r>
            </w:del>
            <w:ins w:id="91810" w:author="Claude (E30 修订)" w:date="2026-10-09T12:00:00Z">
              <w:r>
                <w:rPr>
                  <w:sz w:val="18"/>
                </w:rPr>
                <w:t xml:space="preserve">0.10</w:t>
              </w:r>
            </w:ins>
          </w:p>
        </w:tc>
      </w:tr>
      <w:tr w:rsidR="00C975E4" w14:paraId="76FFB2EA" w14:textId="77777777">
        <w:trPr>
          <w:cantSplit/>
        </w:trPr>
        <w:tc>
          <w:tcPr>
            <w:tcW w:w="3402" w:type="dxa"/>
          </w:tcPr>
          <w:p w14:paraId="2BE915FD" w14:textId="77777777" w:rsidR="00C975E4" w:rsidRDefault="00000000">
            <w:pPr>
              <w:keepNext w:val="0"/>
              <w:spacing w:after="0"/>
            </w:pPr>
            <w:r>
              <w:rPr>
                <w:sz w:val="18"/>
              </w:rPr>
              <w:t>LA diameter, mm</w:t>
            </w:r>
          </w:p>
        </w:tc>
        <w:tc>
          <w:tcPr>
            <w:tcW w:w="2154" w:type="dxa"/>
          </w:tcPr>
          <w:p w14:paraId="27FD4270" w14:textId="77777777" w:rsidR="00C975E4" w:rsidRDefault="00000000">
            <w:pPr>
              <w:keepNext w:val="0"/>
              <w:spacing w:after="0"/>
              <w:jc w:val="center"/>
            </w:pPr>
            <w:r>
              <w:rPr>
                <w:sz w:val="18"/>
              </w:rPr>
              <w:t>41.6 ± 5.8</w:t>
            </w:r>
          </w:p>
        </w:tc>
        <w:tc>
          <w:tcPr>
            <w:tcW w:w="2154" w:type="dxa"/>
          </w:tcPr>
          <w:p w14:paraId="39EA7DA8" w14:textId="77777777" w:rsidR="00C975E4" w:rsidRDefault="00000000">
            <w:pPr>
              <w:keepNext w:val="0"/>
              <w:spacing w:after="0"/>
              <w:jc w:val="center"/>
            </w:pPr>
            <w:r>
              <w:rPr>
                <w:sz w:val="18"/>
              </w:rPr>
              <w:t>41.8 ± 5.7</w:t>
            </w:r>
          </w:p>
        </w:tc>
        <w:tc>
          <w:tcPr>
            <w:tcW w:w="907" w:type="dxa"/>
          </w:tcPr>
          <w:p w14:paraId="73E36DFF" w14:textId="77777777" w:rsidR="00C975E4" w:rsidRDefault="00000000">
            <w:pPr>
              <w:keepNext w:val="0"/>
              <w:spacing w:after="0"/>
              <w:jc w:val="center"/>
            </w:pPr>
            <w:del w:id="91811" w:author="Claude (E30 修订)" w:date="2026-10-09T12:00:00Z">
              <w:r>
                <w:rPr>
                  <w:sz w:val="18"/>
                </w:rPr>
                <w:delText xml:space="preserve">−0.02</w:delText>
              </w:r>
            </w:del>
            <w:ins w:id="91812" w:author="Claude (E30 修订)" w:date="2026-10-09T12:00:00Z">
              <w:r>
                <w:rPr>
                  <w:sz w:val="18"/>
                </w:rPr>
                <w:t xml:space="preserve">−0.03</w:t>
              </w:r>
            </w:ins>
          </w:p>
        </w:tc>
      </w:tr>
      <w:tr w:rsidR="00C975E4" w14:paraId="1FAF88BC" w14:textId="77777777">
        <w:trPr>
          <w:cantSplit/>
        </w:trPr>
        <w:tc>
          <w:tcPr>
            <w:tcW w:w="3402" w:type="dxa"/>
          </w:tcPr>
          <w:p w14:paraId="4A7FAEC6" w14:textId="77777777" w:rsidR="00C975E4" w:rsidRDefault="00000000">
            <w:pPr>
              <w:keepNext w:val="0"/>
              <w:spacing w:after="0"/>
            </w:pPr>
            <w:r>
              <w:rPr>
                <w:sz w:val="18"/>
              </w:rPr>
              <w:t>RA diameter, mm</w:t>
            </w:r>
          </w:p>
        </w:tc>
        <w:tc>
          <w:tcPr>
            <w:tcW w:w="2154" w:type="dxa"/>
          </w:tcPr>
          <w:p w14:paraId="1F60ADD6" w14:textId="77777777" w:rsidR="00C975E4" w:rsidRDefault="00000000">
            <w:pPr>
              <w:keepNext w:val="0"/>
              <w:spacing w:after="0"/>
              <w:jc w:val="center"/>
            </w:pPr>
            <w:r>
              <w:rPr>
                <w:sz w:val="18"/>
              </w:rPr>
              <w:t>41.9 ± 7.3</w:t>
            </w:r>
          </w:p>
        </w:tc>
        <w:tc>
          <w:tcPr>
            <w:tcW w:w="2154" w:type="dxa"/>
          </w:tcPr>
          <w:p w14:paraId="5AF99E4B" w14:textId="77777777" w:rsidR="00C975E4" w:rsidRDefault="00000000">
            <w:pPr>
              <w:keepNext w:val="0"/>
              <w:spacing w:after="0"/>
              <w:jc w:val="center"/>
            </w:pPr>
            <w:r>
              <w:rPr>
                <w:sz w:val="18"/>
              </w:rPr>
              <w:t xml:space="preserve">41.5 ± </w:t>
            </w:r>
            <w:del w:id="91813" w:author="Claude (E30 修订)" w:date="2026-10-09T12:00:00Z">
              <w:r>
                <w:rPr>
                  <w:sz w:val="18"/>
                </w:rPr>
                <w:delText xml:space="preserve">6.8</w:delText>
              </w:r>
            </w:del>
            <w:ins w:id="91814" w:author="Claude (E30 修订)" w:date="2026-10-09T12:00:00Z">
              <w:r>
                <w:rPr>
                  <w:sz w:val="18"/>
                </w:rPr>
                <w:t xml:space="preserve">6.6</w:t>
              </w:r>
            </w:ins>
          </w:p>
        </w:tc>
        <w:tc>
          <w:tcPr>
            <w:tcW w:w="907" w:type="dxa"/>
          </w:tcPr>
          <w:p w14:paraId="353A7BE3" w14:textId="77777777" w:rsidR="00C975E4" w:rsidRDefault="00000000">
            <w:pPr>
              <w:keepNext w:val="0"/>
              <w:spacing w:after="0"/>
              <w:jc w:val="center"/>
            </w:pPr>
            <w:r>
              <w:rPr>
                <w:sz w:val="18"/>
              </w:rPr>
              <w:t>0.06</w:t>
            </w:r>
          </w:p>
        </w:tc>
      </w:tr>
      <w:tr w:rsidR="00C975E4" w14:paraId="374FFCDF" w14:textId="77777777">
        <w:trPr>
          <w:cantSplit/>
        </w:trPr>
        <w:tc>
          <w:tcPr>
            <w:tcW w:w="3402" w:type="dxa"/>
          </w:tcPr>
          <w:p w14:paraId="2C1D62E6" w14:textId="77777777" w:rsidR="00C975E4" w:rsidRDefault="00000000">
            <w:pPr>
              <w:keepNext w:val="0"/>
              <w:spacing w:after="0"/>
            </w:pPr>
            <w:r>
              <w:rPr>
                <w:sz w:val="18"/>
              </w:rPr>
              <w:t>RV diameter, mm</w:t>
            </w:r>
          </w:p>
        </w:tc>
        <w:tc>
          <w:tcPr>
            <w:tcW w:w="2154" w:type="dxa"/>
          </w:tcPr>
          <w:p w14:paraId="7E67D9C8" w14:textId="77777777" w:rsidR="00C975E4" w:rsidRDefault="00000000">
            <w:pPr>
              <w:keepNext w:val="0"/>
              <w:spacing w:after="0"/>
              <w:jc w:val="center"/>
            </w:pPr>
            <w:r>
              <w:rPr>
                <w:sz w:val="18"/>
              </w:rPr>
              <w:t>22.6 ± 2.9</w:t>
            </w:r>
          </w:p>
        </w:tc>
        <w:tc>
          <w:tcPr>
            <w:tcW w:w="2154" w:type="dxa"/>
          </w:tcPr>
          <w:p w14:paraId="711AD1C1" w14:textId="77777777" w:rsidR="00C975E4" w:rsidRDefault="00000000">
            <w:pPr>
              <w:keepNext w:val="0"/>
              <w:spacing w:after="0"/>
              <w:jc w:val="center"/>
            </w:pPr>
            <w:del w:id="91815" w:author="Claude (E30 修订)" w:date="2026-10-09T12:00:00Z">
              <w:r>
                <w:rPr>
                  <w:sz w:val="18"/>
                </w:rPr>
                <w:delText xml:space="preserve">22.6</w:delText>
              </w:r>
            </w:del>
            <w:ins w:id="91816" w:author="Claude (E30 修订)" w:date="2026-10-09T12:00:00Z">
              <w:r>
                <w:rPr>
                  <w:sz w:val="18"/>
                </w:rPr>
                <w:t xml:space="preserve">22.5</w:t>
              </w:r>
            </w:ins>
            <w:r>
              <w:rPr>
                <w:sz w:val="18"/>
              </w:rPr>
              <w:t xml:space="preserve"> ± </w:t>
            </w:r>
            <w:del w:id="91817" w:author="Claude (E30 修订)" w:date="2026-10-09T12:00:00Z">
              <w:r>
                <w:rPr>
                  <w:sz w:val="18"/>
                </w:rPr>
                <w:delText xml:space="preserve">3.6</w:delText>
              </w:r>
            </w:del>
            <w:ins w:id="91818" w:author="Claude (E30 修订)" w:date="2026-10-09T12:00:00Z">
              <w:r>
                <w:rPr>
                  <w:sz w:val="18"/>
                </w:rPr>
                <w:t xml:space="preserve">3.3</w:t>
              </w:r>
            </w:ins>
          </w:p>
        </w:tc>
        <w:tc>
          <w:tcPr>
            <w:tcW w:w="907" w:type="dxa"/>
          </w:tcPr>
          <w:p w14:paraId="2CEDBBF2" w14:textId="77777777" w:rsidR="00C975E4" w:rsidRDefault="00000000">
            <w:pPr>
              <w:keepNext w:val="0"/>
              <w:spacing w:after="0"/>
              <w:jc w:val="center"/>
            </w:pPr>
            <w:del w:id="91819" w:author="Claude (E30 修订)" w:date="2026-10-09T12:00:00Z">
              <w:r>
                <w:rPr>
                  <w:sz w:val="18"/>
                </w:rPr>
                <w:delText xml:space="preserve">0.01</w:delText>
              </w:r>
            </w:del>
            <w:ins w:id="91820" w:author="Claude (E30 修订)" w:date="2026-10-09T12:00:00Z">
              <w:r>
                <w:rPr>
                  <w:sz w:val="18"/>
                </w:rPr>
                <w:t xml:space="preserve">0.04</w:t>
              </w:r>
            </w:ins>
          </w:p>
        </w:tc>
      </w:tr>
      <w:tr w:rsidR="00C975E4" w14:paraId="13541785" w14:textId="77777777">
        <w:trPr>
          <w:cantSplit/>
        </w:trPr>
        <w:tc>
          <w:tcPr>
            <w:tcW w:w="3402" w:type="dxa"/>
          </w:tcPr>
          <w:p w14:paraId="12A4B535" w14:textId="77777777" w:rsidR="00C975E4" w:rsidRDefault="00000000">
            <w:pPr>
              <w:keepNext w:val="0"/>
              <w:spacing w:after="0"/>
            </w:pPr>
            <w:r>
              <w:rPr>
                <w:sz w:val="18"/>
              </w:rPr>
              <w:t>LVEF, %</w:t>
            </w:r>
          </w:p>
        </w:tc>
        <w:tc>
          <w:tcPr>
            <w:tcW w:w="2154" w:type="dxa"/>
          </w:tcPr>
          <w:p w14:paraId="53C85C96" w14:textId="77777777" w:rsidR="00C975E4" w:rsidRDefault="00000000">
            <w:pPr>
              <w:keepNext w:val="0"/>
              <w:spacing w:after="0"/>
              <w:jc w:val="center"/>
            </w:pPr>
            <w:r>
              <w:rPr>
                <w:sz w:val="18"/>
              </w:rPr>
              <w:t>62.0 ± 9.1</w:t>
            </w:r>
          </w:p>
        </w:tc>
        <w:tc>
          <w:tcPr>
            <w:tcW w:w="2154" w:type="dxa"/>
          </w:tcPr>
          <w:p w14:paraId="4894D862" w14:textId="77777777" w:rsidR="00C975E4" w:rsidRDefault="00000000">
            <w:pPr>
              <w:keepNext w:val="0"/>
              <w:spacing w:after="0"/>
              <w:jc w:val="center"/>
            </w:pPr>
            <w:r>
              <w:rPr>
                <w:sz w:val="18"/>
              </w:rPr>
              <w:t>62.3 ± 9.4</w:t>
            </w:r>
          </w:p>
        </w:tc>
        <w:tc>
          <w:tcPr>
            <w:tcW w:w="907" w:type="dxa"/>
          </w:tcPr>
          <w:p w14:paraId="113E050A" w14:textId="77777777" w:rsidR="00C975E4" w:rsidRDefault="00000000">
            <w:pPr>
              <w:keepNext w:val="0"/>
              <w:spacing w:after="0"/>
              <w:jc w:val="center"/>
            </w:pPr>
            <w:r>
              <w:rPr>
                <w:sz w:val="18"/>
              </w:rPr>
              <w:t>−0.03</w:t>
            </w:r>
          </w:p>
        </w:tc>
      </w:tr>
      <w:tr w:rsidR="00C975E4" w14:paraId="1BA603B2" w14:textId="77777777">
        <w:trPr>
          <w:cantSplit/>
        </w:trPr>
        <w:tc>
          <w:tcPr>
            <w:tcW w:w="3402" w:type="dxa"/>
          </w:tcPr>
          <w:p w14:paraId="1C16F65A" w14:textId="77777777" w:rsidR="00C975E4" w:rsidRDefault="00000000">
            <w:pPr>
              <w:keepNext w:val="0"/>
              <w:spacing w:after="0"/>
            </w:pPr>
            <w:r>
              <w:rPr>
                <w:sz w:val="18"/>
              </w:rPr>
              <w:t>MR grade ≥2</w:t>
            </w:r>
          </w:p>
        </w:tc>
        <w:tc>
          <w:tcPr>
            <w:tcW w:w="2154" w:type="dxa"/>
          </w:tcPr>
          <w:p w14:paraId="37F5948A" w14:textId="77777777" w:rsidR="00C975E4" w:rsidRDefault="00000000">
            <w:pPr>
              <w:keepNext w:val="0"/>
              <w:spacing w:after="0"/>
              <w:jc w:val="center"/>
            </w:pPr>
            <w:r>
              <w:rPr>
                <w:sz w:val="18"/>
              </w:rPr>
              <w:t>21.1%</w:t>
            </w:r>
          </w:p>
        </w:tc>
        <w:tc>
          <w:tcPr>
            <w:tcW w:w="2154" w:type="dxa"/>
          </w:tcPr>
          <w:p w14:paraId="635054A9" w14:textId="77777777" w:rsidR="00C975E4" w:rsidRDefault="00000000">
            <w:pPr>
              <w:keepNext w:val="0"/>
              <w:spacing w:after="0"/>
              <w:jc w:val="center"/>
            </w:pPr>
            <w:del w:id="91821" w:author="Claude (E30 修订)" w:date="2026-10-09T12:00:00Z">
              <w:r>
                <w:rPr>
                  <w:sz w:val="18"/>
                </w:rPr>
                <w:delText xml:space="preserve">18.2%</w:delText>
              </w:r>
            </w:del>
            <w:ins w:id="91822" w:author="Claude (E30 修订)" w:date="2026-10-09T12:00:00Z">
              <w:r>
                <w:rPr>
                  <w:sz w:val="18"/>
                </w:rPr>
                <w:t xml:space="preserve">18.1%</w:t>
              </w:r>
            </w:ins>
          </w:p>
        </w:tc>
        <w:tc>
          <w:tcPr>
            <w:tcW w:w="907" w:type="dxa"/>
          </w:tcPr>
          <w:p w14:paraId="1BCCD221" w14:textId="77777777" w:rsidR="00C975E4" w:rsidRDefault="00000000">
            <w:pPr>
              <w:keepNext w:val="0"/>
              <w:spacing w:after="0"/>
              <w:jc w:val="center"/>
            </w:pPr>
            <w:r>
              <w:rPr>
                <w:sz w:val="18"/>
              </w:rPr>
              <w:t>0.07</w:t>
            </w:r>
          </w:p>
        </w:tc>
      </w:tr>
      <w:tr w:rsidR="00C975E4" w14:paraId="27929AFD" w14:textId="77777777">
        <w:trPr>
          <w:cantSplit/>
        </w:trPr>
        <w:tc>
          <w:tcPr>
            <w:tcW w:w="3402" w:type="dxa"/>
          </w:tcPr>
          <w:p w14:paraId="4AE896FC" w14:textId="77777777" w:rsidR="00C975E4" w:rsidRDefault="00000000">
            <w:pPr>
              <w:keepNext w:val="0"/>
              <w:spacing w:after="0"/>
            </w:pPr>
            <w:r>
              <w:rPr>
                <w:sz w:val="18"/>
              </w:rPr>
              <w:t>TR grade ≥2</w:t>
            </w:r>
          </w:p>
        </w:tc>
        <w:tc>
          <w:tcPr>
            <w:tcW w:w="2154" w:type="dxa"/>
          </w:tcPr>
          <w:p w14:paraId="57F51AC9" w14:textId="77777777" w:rsidR="00C975E4" w:rsidRDefault="00000000">
            <w:pPr>
              <w:keepNext w:val="0"/>
              <w:spacing w:after="0"/>
              <w:jc w:val="center"/>
            </w:pPr>
            <w:r>
              <w:rPr>
                <w:sz w:val="18"/>
              </w:rPr>
              <w:t>36.3%</w:t>
            </w:r>
          </w:p>
        </w:tc>
        <w:tc>
          <w:tcPr>
            <w:tcW w:w="2154" w:type="dxa"/>
          </w:tcPr>
          <w:p w14:paraId="711177AB" w14:textId="77777777" w:rsidR="00C975E4" w:rsidRDefault="00000000">
            <w:pPr>
              <w:keepNext w:val="0"/>
              <w:spacing w:after="0"/>
              <w:jc w:val="center"/>
            </w:pPr>
            <w:r>
              <w:rPr>
                <w:sz w:val="18"/>
              </w:rPr>
              <w:t>34.1%</w:t>
            </w:r>
          </w:p>
        </w:tc>
        <w:tc>
          <w:tcPr>
            <w:tcW w:w="907" w:type="dxa"/>
          </w:tcPr>
          <w:p w14:paraId="4628D57B" w14:textId="77777777" w:rsidR="00C975E4" w:rsidRDefault="00000000">
            <w:pPr>
              <w:keepNext w:val="0"/>
              <w:spacing w:after="0"/>
              <w:jc w:val="center"/>
            </w:pPr>
            <w:r>
              <w:rPr>
                <w:sz w:val="18"/>
              </w:rPr>
              <w:t>0.04</w:t>
            </w:r>
          </w:p>
        </w:tc>
      </w:tr>
      <w:tr w:rsidR="00C975E4" w14:paraId="16369A36" w14:textId="77777777">
        <w:trPr>
          <w:cantSplit/>
        </w:trPr>
        <w:tc>
          <w:tcPr>
            <w:tcW w:w="3402" w:type="dxa"/>
          </w:tcPr>
          <w:p w14:paraId="3E50A471" w14:textId="77777777" w:rsidR="00C975E4" w:rsidRDefault="00000000">
            <w:pPr>
              <w:keepNext w:val="0"/>
              <w:spacing w:after="0"/>
            </w:pPr>
            <w:r>
              <w:rPr>
                <w:sz w:val="18"/>
              </w:rPr>
              <w:t xml:space="preserve">isolated MR</w:t>
            </w:r>
          </w:p>
        </w:tc>
        <w:tc>
          <w:tcPr>
            <w:tcW w:w="2154" w:type="dxa"/>
          </w:tcPr>
          <w:p w14:paraId="36C1564C" w14:textId="77777777" w:rsidR="00C975E4" w:rsidRDefault="00000000">
            <w:pPr>
              <w:keepNext w:val="0"/>
              <w:spacing w:after="0"/>
              <w:jc w:val="center"/>
            </w:pPr>
            <w:r>
              <w:rPr>
                <w:sz w:val="18"/>
              </w:rPr>
              <w:t>15.6%</w:t>
            </w:r>
          </w:p>
        </w:tc>
        <w:tc>
          <w:tcPr>
            <w:tcW w:w="2154" w:type="dxa"/>
          </w:tcPr>
          <w:p w14:paraId="321873E2" w14:textId="77777777" w:rsidR="00C975E4" w:rsidRDefault="00000000">
            <w:pPr>
              <w:keepNext w:val="0"/>
              <w:spacing w:after="0"/>
              <w:jc w:val="center"/>
            </w:pPr>
            <w:del w:id="91823" w:author="Claude (E30 修订)" w:date="2026-10-09T12:00:00Z">
              <w:r>
                <w:rPr>
                  <w:sz w:val="18"/>
                </w:rPr>
                <w:delText xml:space="preserve">18.3%</w:delText>
              </w:r>
            </w:del>
            <w:ins w:id="91824" w:author="Claude (E30 修订)" w:date="2026-10-09T12:00:00Z">
              <w:r>
                <w:rPr>
                  <w:sz w:val="18"/>
                </w:rPr>
                <w:t xml:space="preserve">17.8%</w:t>
              </w:r>
            </w:ins>
          </w:p>
        </w:tc>
        <w:tc>
          <w:tcPr>
            <w:tcW w:w="907" w:type="dxa"/>
          </w:tcPr>
          <w:p w14:paraId="6F226982" w14:textId="77777777" w:rsidR="00C975E4" w:rsidRDefault="00000000">
            <w:pPr>
              <w:keepNext w:val="0"/>
              <w:spacing w:after="0"/>
              <w:jc w:val="center"/>
            </w:pPr>
            <w:del w:id="91825" w:author="Claude (E30 修订)" w:date="2026-10-09T12:00:00Z">
              <w:r>
                <w:rPr>
                  <w:sz w:val="18"/>
                </w:rPr>
                <w:delText xml:space="preserve">−0.07</w:delText>
              </w:r>
            </w:del>
            <w:ins w:id="91826" w:author="Claude (E30 修订)" w:date="2026-10-09T12:00:00Z">
              <w:r>
                <w:rPr>
                  <w:sz w:val="18"/>
                </w:rPr>
                <w:t xml:space="preserve">−0.06</w:t>
              </w:r>
            </w:ins>
          </w:p>
        </w:tc>
      </w:tr>
      <w:tr w:rsidR="00C975E4" w14:paraId="0B5B919C" w14:textId="77777777">
        <w:trPr>
          <w:cantSplit/>
        </w:trPr>
        <w:tc>
          <w:tcPr>
            <w:tcW w:w="3402" w:type="dxa"/>
          </w:tcPr>
          <w:p w14:paraId="47C6D85E" w14:textId="77777777" w:rsidR="00C975E4" w:rsidRDefault="00000000">
            <w:pPr>
              <w:keepNext w:val="0"/>
              <w:spacing w:after="0"/>
            </w:pPr>
            <w:r>
              <w:rPr>
                <w:sz w:val="18"/>
              </w:rPr>
              <w:t xml:space="preserve">isolated TR</w:t>
            </w:r>
          </w:p>
        </w:tc>
        <w:tc>
          <w:tcPr>
            <w:tcW w:w="2154" w:type="dxa"/>
          </w:tcPr>
          <w:p w14:paraId="32676451" w14:textId="77777777" w:rsidR="00C975E4" w:rsidRDefault="00000000">
            <w:pPr>
              <w:keepNext w:val="0"/>
              <w:spacing w:after="0"/>
              <w:jc w:val="center"/>
            </w:pPr>
            <w:r>
              <w:rPr>
                <w:sz w:val="18"/>
              </w:rPr>
              <w:t>38.5%</w:t>
            </w:r>
          </w:p>
        </w:tc>
        <w:tc>
          <w:tcPr>
            <w:tcW w:w="2154" w:type="dxa"/>
          </w:tcPr>
          <w:p w14:paraId="43804CEB" w14:textId="77777777" w:rsidR="00C975E4" w:rsidRDefault="00000000">
            <w:pPr>
              <w:keepNext w:val="0"/>
              <w:spacing w:after="0"/>
              <w:jc w:val="center"/>
            </w:pPr>
            <w:del w:id="91827" w:author="Claude (E30 修订)" w:date="2026-10-09T12:00:00Z">
              <w:r>
                <w:rPr>
                  <w:sz w:val="18"/>
                </w:rPr>
                <w:delText xml:space="preserve">39.7%</w:delText>
              </w:r>
            </w:del>
            <w:ins w:id="91828" w:author="Claude (E30 修订)" w:date="2026-10-09T12:00:00Z">
              <w:r>
                <w:rPr>
                  <w:sz w:val="18"/>
                </w:rPr>
                <w:t xml:space="preserve">39.9%</w:t>
              </w:r>
            </w:ins>
          </w:p>
        </w:tc>
        <w:tc>
          <w:tcPr>
            <w:tcW w:w="907" w:type="dxa"/>
          </w:tcPr>
          <w:p w14:paraId="2C13B6E1" w14:textId="77777777" w:rsidR="00C975E4" w:rsidRDefault="00000000">
            <w:pPr>
              <w:keepNext w:val="0"/>
              <w:spacing w:after="0"/>
              <w:jc w:val="center"/>
            </w:pPr>
            <w:del w:id="91829" w:author="Claude (E30 修订)" w:date="2026-10-09T12:00:00Z">
              <w:r>
                <w:rPr>
                  <w:sz w:val="18"/>
                </w:rPr>
                <w:delText xml:space="preserve">−0.02</w:delText>
              </w:r>
            </w:del>
            <w:ins w:id="91830" w:author="Claude (E30 修订)" w:date="2026-10-09T12:00:00Z">
              <w:r>
                <w:rPr>
                  <w:sz w:val="18"/>
                </w:rPr>
                <w:t xml:space="preserve">−0.03</w:t>
              </w:r>
            </w:ins>
          </w:p>
        </w:tc>
      </w:tr>
      <w:tr w:rsidR="00C975E4" w14:paraId="00FDA673" w14:textId="77777777">
        <w:trPr>
          <w:cantSplit/>
        </w:trPr>
        <w:tc>
          <w:tcPr>
            <w:tcW w:w="3402" w:type="dxa"/>
            <w:tcBorders>
              <w:bottom w:val="single" w:sz="8" w:space="0" w:color="000000"/>
            </w:tcBorders>
          </w:tcPr>
          <w:p w14:paraId="52EDC62B" w14:textId="77777777" w:rsidR="00C975E4" w:rsidRDefault="00000000">
            <w:pPr>
              <w:keepNext w:val="0"/>
              <w:spacing w:after="0"/>
            </w:pPr>
            <w:r>
              <w:rPr>
                <w:sz w:val="18"/>
              </w:rPr>
              <w:t xml:space="preserve">combined MR/TR</w:t>
            </w:r>
          </w:p>
        </w:tc>
        <w:tc>
          <w:tcPr>
            <w:tcW w:w="2154" w:type="dxa"/>
            <w:tcBorders>
              <w:bottom w:val="single" w:sz="8" w:space="0" w:color="000000"/>
            </w:tcBorders>
          </w:tcPr>
          <w:p w14:paraId="06D837D1" w14:textId="77777777" w:rsidR="00C975E4" w:rsidRDefault="00000000">
            <w:pPr>
              <w:keepNext w:val="0"/>
              <w:spacing w:after="0"/>
              <w:jc w:val="center"/>
            </w:pPr>
            <w:r>
              <w:rPr>
                <w:sz w:val="18"/>
              </w:rPr>
              <w:t>45.9%</w:t>
            </w:r>
          </w:p>
        </w:tc>
        <w:tc>
          <w:tcPr>
            <w:tcW w:w="2154" w:type="dxa"/>
            <w:tcBorders>
              <w:bottom w:val="single" w:sz="8" w:space="0" w:color="000000"/>
            </w:tcBorders>
          </w:tcPr>
          <w:p w14:paraId="2FE1F863" w14:textId="77777777" w:rsidR="00C975E4" w:rsidRDefault="00000000">
            <w:pPr>
              <w:keepNext w:val="0"/>
              <w:spacing w:after="0"/>
              <w:jc w:val="center"/>
            </w:pPr>
            <w:del w:id="91831" w:author="Claude (E30 修订)" w:date="2026-10-09T12:00:00Z">
              <w:r>
                <w:rPr>
                  <w:sz w:val="18"/>
                </w:rPr>
                <w:delText xml:space="preserve">41.9%</w:delText>
              </w:r>
            </w:del>
            <w:ins w:id="91832" w:author="Claude (E30 修订)" w:date="2026-10-09T12:00:00Z">
              <w:r>
                <w:rPr>
                  <w:sz w:val="18"/>
                </w:rPr>
                <w:t xml:space="preserve">42.3%</w:t>
              </w:r>
            </w:ins>
          </w:p>
        </w:tc>
        <w:tc>
          <w:tcPr>
            <w:tcW w:w="907" w:type="dxa"/>
            <w:tcBorders>
              <w:bottom w:val="single" w:sz="8" w:space="0" w:color="000000"/>
            </w:tcBorders>
          </w:tcPr>
          <w:p w14:paraId="0B02AEEE" w14:textId="77777777" w:rsidR="00C975E4" w:rsidRDefault="00000000">
            <w:pPr>
              <w:keepNext w:val="0"/>
              <w:spacing w:after="0"/>
              <w:jc w:val="center"/>
            </w:pPr>
            <w:del w:id="91833" w:author="Claude (E30 修订)" w:date="2026-10-09T12:00:00Z">
              <w:r>
                <w:rPr>
                  <w:sz w:val="18"/>
                </w:rPr>
                <w:delText xml:space="preserve">0.08</w:delText>
              </w:r>
            </w:del>
            <w:ins w:id="91834" w:author="Claude (E30 修订)" w:date="2026-10-09T12:00:00Z">
              <w:r>
                <w:rPr>
                  <w:sz w:val="18"/>
                </w:rPr>
                <w:t xml:space="preserve">0.07</w:t>
              </w:r>
            </w:ins>
          </w:p>
        </w:tc>
      </w:tr>
    </w:tbl>
    <w:p w14:paraId="49260F4E" w14:textId="77777777" w:rsidR="00C975E4" w:rsidRDefault="00000000">
      <w:r>
        <w:rPr>
          <w:i/>
        </w:rPr>
        <w:t>B. ≥1-grade improvement at 1 month, unweighted and weighted by the inverse probability of follow-up</w:t>
      </w:r>
    </w:p>
    <w:tbl>
      <w:tblPr>
        <w:tblW w:w="8164" w:type="dxa"/>
        <w:tblLayout w:type="fixed"/>
        <w:tblLook w:val="04A0" w:firstRow="1" w:lastRow="0" w:firstColumn="1" w:lastColumn="0" w:noHBand="0" w:noVBand="1"/>
      </w:tblPr>
      <w:tblGrid>
        <w:gridCol w:w="2835"/>
        <w:gridCol w:w="907"/>
        <w:gridCol w:w="1814"/>
        <w:gridCol w:w="2608"/>
      </w:tblGrid>
      <w:tr w:rsidR="00C975E4" w14:paraId="3E9B8358" w14:textId="77777777">
        <w:trPr>
          <w:cantSplit/>
          <w:tblHeader/>
        </w:trPr>
        <w:tc>
          <w:tcPr>
            <w:tcW w:w="2835" w:type="dxa"/>
            <w:tcBorders>
              <w:top w:val="single" w:sz="8" w:space="0" w:color="000000"/>
              <w:bottom w:val="single" w:sz="8" w:space="0" w:color="000000"/>
            </w:tcBorders>
          </w:tcPr>
          <w:p w14:paraId="54260CDF" w14:textId="77777777" w:rsidR="00C975E4" w:rsidRDefault="00000000">
            <w:pPr>
              <w:keepNext/>
              <w:spacing w:after="0"/>
            </w:pPr>
            <w:r>
              <w:rPr>
                <w:b/>
                <w:sz w:val="18"/>
              </w:rPr>
              <w:t>Series</w:t>
            </w:r>
          </w:p>
        </w:tc>
        <w:tc>
          <w:tcPr>
            <w:tcW w:w="907" w:type="dxa"/>
            <w:tcBorders>
              <w:top w:val="single" w:sz="8" w:space="0" w:color="000000"/>
              <w:bottom w:val="single" w:sz="8" w:space="0" w:color="000000"/>
            </w:tcBorders>
          </w:tcPr>
          <w:p w14:paraId="52C8ADF6" w14:textId="77777777" w:rsidR="00C975E4" w:rsidRDefault="00000000">
            <w:pPr>
              <w:keepNext/>
              <w:spacing w:after="0"/>
              <w:jc w:val="center"/>
            </w:pPr>
            <w:r>
              <w:rPr>
                <w:b/>
                <w:sz w:val="18"/>
              </w:rPr>
              <w:t>n</w:t>
            </w:r>
          </w:p>
        </w:tc>
        <w:tc>
          <w:tcPr>
            <w:tcW w:w="1814" w:type="dxa"/>
            <w:tcBorders>
              <w:top w:val="single" w:sz="8" w:space="0" w:color="000000"/>
              <w:bottom w:val="single" w:sz="8" w:space="0" w:color="000000"/>
            </w:tcBorders>
          </w:tcPr>
          <w:p w14:paraId="77C6A63B" w14:textId="77777777" w:rsidR="00C975E4" w:rsidRDefault="00000000">
            <w:pPr>
              <w:keepNext/>
              <w:spacing w:after="0"/>
              <w:jc w:val="center"/>
            </w:pPr>
            <w:r>
              <w:rPr>
                <w:b/>
                <w:sz w:val="18"/>
              </w:rPr>
              <w:t>Unweighted, %</w:t>
            </w:r>
          </w:p>
        </w:tc>
        <w:tc>
          <w:tcPr>
            <w:tcW w:w="2608" w:type="dxa"/>
            <w:tcBorders>
              <w:top w:val="single" w:sz="8" w:space="0" w:color="000000"/>
              <w:bottom w:val="single" w:sz="8" w:space="0" w:color="000000"/>
            </w:tcBorders>
          </w:tcPr>
          <w:p w14:paraId="1AE42CE8" w14:textId="77777777" w:rsidR="00C975E4" w:rsidRDefault="00000000">
            <w:pPr>
              <w:keepNext/>
              <w:spacing w:after="0"/>
              <w:jc w:val="center"/>
            </w:pPr>
            <w:r>
              <w:rPr>
                <w:b/>
                <w:sz w:val="18"/>
              </w:rPr>
              <w:t>Weighted, % (95% CI)</w:t>
            </w:r>
          </w:p>
        </w:tc>
      </w:tr>
      <w:tr w:rsidR="00C975E4" w14:paraId="2D81750A" w14:textId="77777777">
        <w:trPr>
          <w:cantSplit/>
        </w:trPr>
        <w:tc>
          <w:tcPr>
            <w:tcW w:w="2835" w:type="dxa"/>
          </w:tcPr>
          <w:p w14:paraId="6F0A903F" w14:textId="77777777" w:rsidR="00C975E4" w:rsidRDefault="00000000">
            <w:pPr>
              <w:keepNext w:val="0"/>
              <w:spacing w:after="0"/>
            </w:pPr>
            <w:r>
              <w:rPr>
                <w:sz w:val="18"/>
              </w:rPr>
              <w:t xml:space="preserve">Isolated MR</w:t>
            </w:r>
          </w:p>
        </w:tc>
        <w:tc>
          <w:tcPr>
            <w:tcW w:w="907" w:type="dxa"/>
          </w:tcPr>
          <w:p w14:paraId="034CB375" w14:textId="77777777" w:rsidR="00C975E4" w:rsidRDefault="00000000">
            <w:pPr>
              <w:keepNext w:val="0"/>
              <w:spacing w:after="0"/>
              <w:jc w:val="center"/>
            </w:pPr>
            <w:r>
              <w:rPr>
                <w:sz w:val="18"/>
              </w:rPr>
              <w:t>132</w:t>
            </w:r>
          </w:p>
        </w:tc>
        <w:tc>
          <w:tcPr>
            <w:tcW w:w="1814" w:type="dxa"/>
          </w:tcPr>
          <w:p w14:paraId="308D38A4" w14:textId="77777777" w:rsidR="00C975E4" w:rsidRDefault="00000000">
            <w:pPr>
              <w:keepNext w:val="0"/>
              <w:spacing w:after="0"/>
              <w:jc w:val="center"/>
            </w:pPr>
            <w:r>
              <w:rPr>
                <w:sz w:val="18"/>
              </w:rPr>
              <w:t>47.7</w:t>
            </w:r>
          </w:p>
        </w:tc>
        <w:tc>
          <w:tcPr>
            <w:tcW w:w="2608" w:type="dxa"/>
          </w:tcPr>
          <w:p w14:paraId="34C2BAB5" w14:textId="77777777" w:rsidR="00C975E4" w:rsidRDefault="00000000">
            <w:pPr>
              <w:keepNext w:val="0"/>
              <w:spacing w:after="0"/>
              <w:jc w:val="center"/>
            </w:pPr>
            <w:del w:id="91835" w:author="Claude (E30 修订)" w:date="2026-10-09T12:00:00Z">
              <w:r>
                <w:rPr>
                  <w:sz w:val="18"/>
                </w:rPr>
                <w:delText xml:space="preserve">48.6</w:delText>
              </w:r>
            </w:del>
            <w:ins w:id="91836" w:author="Claude (E30 修订)" w:date="2026-10-09T12:00:00Z">
              <w:r>
                <w:rPr>
                  <w:sz w:val="18"/>
                </w:rPr>
                <w:t xml:space="preserve">48.2</w:t>
              </w:r>
            </w:ins>
            <w:r>
              <w:rPr>
                <w:sz w:val="18"/>
              </w:rPr>
              <w:t xml:space="preserve"> (</w:t>
            </w:r>
            <w:del w:id="91837" w:author="Claude (E30 修订)" w:date="2026-10-09T12:00:00Z">
              <w:r>
                <w:rPr>
                  <w:sz w:val="18"/>
                </w:rPr>
                <w:delText xml:space="preserve">40.2–56.9</w:delText>
              </w:r>
            </w:del>
            <w:ins w:id="91838" w:author="Claude (E30 修订)" w:date="2026-10-09T12:00:00Z">
              <w:r>
                <w:rPr>
                  <w:sz w:val="18"/>
                </w:rPr>
                <w:t xml:space="preserve">39.9–57.1</w:t>
              </w:r>
            </w:ins>
            <w:r>
              <w:rPr>
                <w:sz w:val="18"/>
              </w:rPr>
              <w:t xml:space="preserve">)</w:t>
            </w:r>
          </w:p>
        </w:tc>
      </w:tr>
      <w:tr w:rsidR="00C975E4" w14:paraId="79E125E2" w14:textId="77777777">
        <w:trPr>
          <w:cantSplit/>
        </w:trPr>
        <w:tc>
          <w:tcPr>
            <w:tcW w:w="2835" w:type="dxa"/>
          </w:tcPr>
          <w:p w14:paraId="5A73DED1" w14:textId="77777777" w:rsidR="00C975E4" w:rsidRDefault="00000000">
            <w:pPr>
              <w:keepNext w:val="0"/>
              <w:spacing w:after="0"/>
            </w:pPr>
            <w:r>
              <w:rPr>
                <w:sz w:val="18"/>
              </w:rPr>
              <w:t xml:space="preserve">Isolated TR</w:t>
            </w:r>
          </w:p>
        </w:tc>
        <w:tc>
          <w:tcPr>
            <w:tcW w:w="907" w:type="dxa"/>
          </w:tcPr>
          <w:p w14:paraId="2A37DE21" w14:textId="77777777" w:rsidR="00C975E4" w:rsidRDefault="00000000">
            <w:pPr>
              <w:keepNext w:val="0"/>
              <w:spacing w:after="0"/>
              <w:jc w:val="center"/>
            </w:pPr>
            <w:r>
              <w:rPr>
                <w:sz w:val="18"/>
              </w:rPr>
              <w:t>325</w:t>
            </w:r>
          </w:p>
        </w:tc>
        <w:tc>
          <w:tcPr>
            <w:tcW w:w="1814" w:type="dxa"/>
          </w:tcPr>
          <w:p w14:paraId="3C516889" w14:textId="77777777" w:rsidR="00C975E4" w:rsidRDefault="00000000">
            <w:pPr>
              <w:keepNext w:val="0"/>
              <w:spacing w:after="0"/>
              <w:jc w:val="center"/>
            </w:pPr>
            <w:r>
              <w:rPr>
                <w:sz w:val="18"/>
              </w:rPr>
              <w:t>51.4</w:t>
            </w:r>
          </w:p>
        </w:tc>
        <w:tc>
          <w:tcPr>
            <w:tcW w:w="2608" w:type="dxa"/>
          </w:tcPr>
          <w:p w14:paraId="1A2433BA" w14:textId="77777777" w:rsidR="00C975E4" w:rsidRDefault="00000000">
            <w:pPr>
              <w:keepNext w:val="0"/>
              <w:spacing w:after="0"/>
              <w:jc w:val="center"/>
            </w:pPr>
            <w:r>
              <w:rPr>
                <w:sz w:val="18"/>
              </w:rPr>
              <w:t xml:space="preserve">51.3 (</w:t>
            </w:r>
            <w:del w:id="91839" w:author="Claude (E30 修订)" w:date="2026-10-09T12:00:00Z">
              <w:r>
                <w:rPr>
                  <w:sz w:val="18"/>
                </w:rPr>
                <w:delText xml:space="preserve">45.8–56.5</w:delText>
              </w:r>
            </w:del>
            <w:ins w:id="91840" w:author="Claude (E30 修订)" w:date="2026-10-09T12:00:00Z">
              <w:r>
                <w:rPr>
                  <w:sz w:val="18"/>
                </w:rPr>
                <w:t xml:space="preserve">46.0–56.7</w:t>
              </w:r>
            </w:ins>
            <w:r>
              <w:rPr>
                <w:sz w:val="18"/>
              </w:rPr>
              <w:t xml:space="preserve">)</w:t>
            </w:r>
          </w:p>
        </w:tc>
      </w:tr>
      <w:tr w:rsidR="00C975E4" w14:paraId="71272D54" w14:textId="77777777">
        <w:trPr>
          <w:cantSplit/>
        </w:trPr>
        <w:tc>
          <w:tcPr>
            <w:tcW w:w="2835" w:type="dxa"/>
          </w:tcPr>
          <w:p w14:paraId="4D773B99" w14:textId="77777777" w:rsidR="00C975E4" w:rsidRDefault="00000000">
            <w:pPr>
              <w:keepNext w:val="0"/>
              <w:spacing w:after="0"/>
            </w:pPr>
            <w:r>
              <w:rPr>
                <w:sz w:val="18"/>
              </w:rPr>
              <w:t xml:space="preserve">Combined disease: MR</w:t>
            </w:r>
          </w:p>
        </w:tc>
        <w:tc>
          <w:tcPr>
            <w:tcW w:w="907" w:type="dxa"/>
          </w:tcPr>
          <w:p w14:paraId="72363705" w14:textId="77777777" w:rsidR="00C975E4" w:rsidRDefault="00000000">
            <w:pPr>
              <w:keepNext w:val="0"/>
              <w:spacing w:after="0"/>
              <w:jc w:val="center"/>
            </w:pPr>
            <w:r>
              <w:rPr>
                <w:sz w:val="18"/>
              </w:rPr>
              <w:t>387</w:t>
            </w:r>
          </w:p>
        </w:tc>
        <w:tc>
          <w:tcPr>
            <w:tcW w:w="1814" w:type="dxa"/>
          </w:tcPr>
          <w:p w14:paraId="24E99DE0" w14:textId="77777777" w:rsidR="00C975E4" w:rsidRDefault="00000000">
            <w:pPr>
              <w:keepNext w:val="0"/>
              <w:spacing w:after="0"/>
              <w:jc w:val="center"/>
            </w:pPr>
            <w:r>
              <w:rPr>
                <w:sz w:val="18"/>
              </w:rPr>
              <w:t>47.0</w:t>
            </w:r>
          </w:p>
        </w:tc>
        <w:tc>
          <w:tcPr>
            <w:tcW w:w="2608" w:type="dxa"/>
          </w:tcPr>
          <w:p w14:paraId="315A52CC" w14:textId="77777777" w:rsidR="00C975E4" w:rsidRDefault="00000000">
            <w:pPr>
              <w:keepNext w:val="0"/>
              <w:spacing w:after="0"/>
              <w:jc w:val="center"/>
            </w:pPr>
            <w:del w:id="91841" w:author="Claude (E30 修订)" w:date="2026-10-09T12:00:00Z">
              <w:r>
                <w:rPr>
                  <w:sz w:val="18"/>
                </w:rPr>
                <w:delText xml:space="preserve">47.1</w:delText>
              </w:r>
            </w:del>
            <w:ins w:id="91842" w:author="Claude (E30 修订)" w:date="2026-10-09T12:00:00Z">
              <w:r>
                <w:rPr>
                  <w:sz w:val="18"/>
                </w:rPr>
                <w:t xml:space="preserve">47.0</w:t>
              </w:r>
            </w:ins>
            <w:r>
              <w:rPr>
                <w:sz w:val="18"/>
              </w:rPr>
              <w:t xml:space="preserve"> (</w:t>
            </w:r>
            <w:del w:id="91843" w:author="Claude (E30 修订)" w:date="2026-10-09T12:00:00Z">
              <w:r>
                <w:rPr>
                  <w:sz w:val="18"/>
                </w:rPr>
                <w:delText xml:space="preserve">42.1–52.0</w:delText>
              </w:r>
            </w:del>
            <w:ins w:id="91844" w:author="Claude (E30 修订)" w:date="2026-10-09T12:00:00Z">
              <w:r>
                <w:rPr>
                  <w:sz w:val="18"/>
                </w:rPr>
                <w:t xml:space="preserve">41.9–52.2</w:t>
              </w:r>
            </w:ins>
            <w:r>
              <w:rPr>
                <w:sz w:val="18"/>
              </w:rPr>
              <w:t xml:space="preserve">)</w:t>
            </w:r>
          </w:p>
        </w:tc>
      </w:tr>
      <w:tr w:rsidR="00C975E4" w14:paraId="45CD9CEE" w14:textId="77777777">
        <w:trPr>
          <w:cantSplit/>
        </w:trPr>
        <w:tc>
          <w:tcPr>
            <w:tcW w:w="2835" w:type="dxa"/>
            <w:tcBorders>
              <w:bottom w:val="single" w:sz="8" w:space="0" w:color="000000"/>
            </w:tcBorders>
          </w:tcPr>
          <w:p w14:paraId="0702EBD3" w14:textId="77777777" w:rsidR="00C975E4" w:rsidRDefault="00000000">
            <w:pPr>
              <w:keepNext w:val="0"/>
              <w:spacing w:after="0"/>
            </w:pPr>
            <w:r>
              <w:rPr>
                <w:sz w:val="18"/>
              </w:rPr>
              <w:t xml:space="preserve">Combined disease: TR</w:t>
            </w:r>
          </w:p>
        </w:tc>
        <w:tc>
          <w:tcPr>
            <w:tcW w:w="907" w:type="dxa"/>
            <w:tcBorders>
              <w:bottom w:val="single" w:sz="8" w:space="0" w:color="000000"/>
            </w:tcBorders>
          </w:tcPr>
          <w:p w14:paraId="161DBE51" w14:textId="77777777" w:rsidR="00C975E4" w:rsidRDefault="00000000">
            <w:pPr>
              <w:keepNext w:val="0"/>
              <w:spacing w:after="0"/>
              <w:jc w:val="center"/>
            </w:pPr>
            <w:r>
              <w:rPr>
                <w:sz w:val="18"/>
              </w:rPr>
              <w:t>387</w:t>
            </w:r>
          </w:p>
        </w:tc>
        <w:tc>
          <w:tcPr>
            <w:tcW w:w="1814" w:type="dxa"/>
            <w:tcBorders>
              <w:bottom w:val="single" w:sz="8" w:space="0" w:color="000000"/>
            </w:tcBorders>
          </w:tcPr>
          <w:p w14:paraId="0E1AF9E7" w14:textId="77777777" w:rsidR="00C975E4" w:rsidRDefault="00000000">
            <w:pPr>
              <w:keepNext w:val="0"/>
              <w:spacing w:after="0"/>
              <w:jc w:val="center"/>
            </w:pPr>
            <w:r>
              <w:rPr>
                <w:sz w:val="18"/>
              </w:rPr>
              <w:t>53.7</w:t>
            </w:r>
          </w:p>
        </w:tc>
        <w:tc>
          <w:tcPr>
            <w:tcW w:w="2608" w:type="dxa"/>
            <w:tcBorders>
              <w:bottom w:val="single" w:sz="8" w:space="0" w:color="000000"/>
            </w:tcBorders>
          </w:tcPr>
          <w:p w14:paraId="3BF1C98B" w14:textId="77777777" w:rsidR="00C975E4" w:rsidRDefault="00000000">
            <w:pPr>
              <w:keepNext w:val="0"/>
              <w:spacing w:after="0"/>
              <w:jc w:val="center"/>
            </w:pPr>
            <w:r>
              <w:rPr>
                <w:sz w:val="18"/>
              </w:rPr>
              <w:t>53.6 (48.5–58.5)</w:t>
            </w:r>
          </w:p>
        </w:tc>
      </w:tr>
    </w:tbl>
    <w:p w14:paraId="7C0A4294" w14:textId="77777777" w:rsidR="00C975E4" w:rsidRDefault="00000000">
      <w:pPr>
        <w:spacing w:before="60"/>
      </w:pPr>
      <w:r>
        <w:rPr>
          <w:sz w:val="17"/>
        </w:rPr>
        <w:t xml:space="preserve">Eligible admissions: 1,</w:t>
      </w:r>
      <w:del w:id="91845" w:author="Claude (E30 修订)" w:date="2026-10-09T12:00:00Z">
        <w:r>
          <w:rPr>
            <w:sz w:val="17"/>
          </w:rPr>
          <w:delText xml:space="preserve">471</w:delText>
        </w:r>
      </w:del>
      <w:ins w:id="91846" w:author="Claude (E30 修订)" w:date="2026-10-09T12:00:00Z">
        <w:r>
          <w:rPr>
            <w:sz w:val="17"/>
          </w:rPr>
          <w:t xml:space="preserve">445</w:t>
        </w:r>
      </w:ins>
      <w:r>
        <w:rPr>
          <w:sz w:val="17"/>
        </w:rPr>
        <w:t xml:space="preserve"> admissions in 1,</w:t>
      </w:r>
      <w:del w:id="91847" w:author="Claude (E30 修订)" w:date="2026-10-09T12:00:00Z">
        <w:r>
          <w:rPr>
            <w:sz w:val="17"/>
          </w:rPr>
          <w:delText xml:space="preserve">446</w:delText>
        </w:r>
      </w:del>
      <w:ins w:id="91848" w:author="Claude (E30 修订)" w:date="2026-10-09T12:00:00Z">
        <w:r>
          <w:rPr>
            <w:sz w:val="17"/>
          </w:rPr>
          <w:t xml:space="preserve">419</w:t>
        </w:r>
      </w:ins>
      <w:r>
        <w:rPr>
          <w:sz w:val="17"/>
        </w:rPr>
        <w:t xml:space="preserve"> patients</w:t>
      </w:r>
      <w:ins w:id="91849" w:author="Claude (E30 修订)" w:date="2026-10-09T12:00:00Z">
        <w:r>
          <w:rPr>
            <w:sz w:val="17"/>
          </w:rPr>
          <w:t xml:space="preserve"> of the study population with MR or TR of analysis grade ≥1</w:t>
        </w:r>
      </w:ins>
      <w:r>
        <w:rPr>
          <w:sz w:val="17"/>
        </w:rPr>
        <w:t xml:space="preserve">; 844 procedures in 837 patients had a 1-month TTE. Values are mean ± SD or % of patients with available data. AF type is recorded in the registry either as text or as a numeric code (1, paroxysmal; 2, persistent), and both were used; it was available for all 844 included procedures and for 553 of </w:t>
      </w:r>
      <w:del w:id="91850" w:author="Claude (E30 修订)" w:date="2026-10-09T12:00:00Z">
        <w:r>
          <w:rPr>
            <w:sz w:val="17"/>
          </w:rPr>
          <w:delText xml:space="preserve">627</w:delText>
        </w:r>
      </w:del>
      <w:ins w:id="91851" w:author="Claude (E30 修订)" w:date="2026-10-09T12:00:00Z">
        <w:r>
          <w:rPr>
            <w:sz w:val="17"/>
          </w:rPr>
          <w:t xml:space="preserve">601</w:t>
        </w:r>
      </w:ins>
      <w:r>
        <w:rPr>
          <w:sz w:val="17"/>
        </w:rPr>
        <w:t xml:space="preserve"> admissions without a 1-month TTE (not recorded or unspecified in </w:t>
      </w:r>
      <w:del w:id="91852" w:author="Claude (E30 修订)" w:date="2026-10-09T12:00:00Z">
        <w:r>
          <w:rPr>
            <w:sz w:val="17"/>
          </w:rPr>
          <w:delText xml:space="preserve">74</w:delText>
        </w:r>
      </w:del>
      <w:ins w:id="91853" w:author="Claude (E30 修订)" w:date="2026-10-09T12:00:00Z">
        <w:r>
          <w:rPr>
            <w:sz w:val="17"/>
          </w:rPr>
          <w:t xml:space="preserve">48</w:t>
        </w:r>
      </w:ins>
      <w:r>
        <w:rPr>
          <w:sz w:val="17"/>
        </w:rPr>
        <w:t xml:space="preserve">). Follow-up probability was estimated in all 1,</w:t>
      </w:r>
      <w:del w:id="91854" w:author="Claude (E30 修订)" w:date="2026-10-09T12:00:00Z">
        <w:r>
          <w:rPr>
            <w:sz w:val="17"/>
          </w:rPr>
          <w:delText xml:space="preserve">471</w:delText>
        </w:r>
      </w:del>
      <w:ins w:id="91855" w:author="Claude (E30 修订)" w:date="2026-10-09T12:00:00Z">
        <w:r>
          <w:rPr>
            <w:sz w:val="17"/>
          </w:rPr>
          <w:t xml:space="preserve">445</w:t>
        </w:r>
      </w:ins>
      <w:r>
        <w:rPr>
          <w:sz w:val="17"/>
        </w:rPr>
        <w:t xml:space="preserve"> eligible admissions by logistic regression on age, sex, AF type, LA and RA diameters, LVEF, phenotype, and baseline grade ≥2 MR and TR, with missing values (AF type, n=</w:t>
      </w:r>
      <w:del w:id="91856" w:author="Claude (E30 修订)" w:date="2026-10-09T12:00:00Z">
        <w:r>
          <w:rPr>
            <w:sz w:val="17"/>
          </w:rPr>
          <w:delText xml:space="preserve">74</w:delText>
        </w:r>
      </w:del>
      <w:ins w:id="91857" w:author="Claude (E30 修订)" w:date="2026-10-09T12:00:00Z">
        <w:r>
          <w:rPr>
            <w:sz w:val="17"/>
          </w:rPr>
          <w:t xml:space="preserve">48</w:t>
        </w:r>
      </w:ins>
      <w:r>
        <w:rPr>
          <w:sz w:val="17"/>
        </w:rPr>
        <w:t xml:space="preserve">; LA, RA, and LVEF, </w:t>
      </w:r>
      <w:del w:id="91858" w:author="Claude (E30 修订)" w:date="2026-10-09T12:00:00Z">
        <w:r>
          <w:rPr>
            <w:sz w:val="17"/>
          </w:rPr>
          <w:delText xml:space="preserve">≤70</w:delText>
        </w:r>
      </w:del>
      <w:ins w:id="91859" w:author="Claude (E30 修订)" w:date="2026-10-09T12:00:00Z">
        <w:r>
          <w:rPr>
            <w:sz w:val="17"/>
          </w:rPr>
          <w:t xml:space="preserve">≤64</w:t>
        </w:r>
      </w:ins>
      <w:r>
        <w:rPr>
          <w:sz w:val="17"/>
        </w:rPr>
        <w:t xml:space="preserve"> each) handled by median substitution plus missing-indicator terms (C statistic, </w:t>
      </w:r>
      <w:del w:id="91860" w:author="Claude (E30 修订)" w:date="2026-10-09T12:00:00Z">
        <w:r>
          <w:rPr>
            <w:sz w:val="17"/>
          </w:rPr>
          <w:delText xml:space="preserve">0.68</w:delText>
        </w:r>
      </w:del>
      <w:ins w:id="91861" w:author="Claude (E30 修订)" w:date="2026-10-09T12:00:00Z">
        <w:r>
          <w:rPr>
            <w:sz w:val="17"/>
          </w:rPr>
          <w:t xml:space="preserve">0.66</w:t>
        </w:r>
      </w:ins>
      <w:r>
        <w:rPr>
          <w:sz w:val="17"/>
        </w:rPr>
        <w:t xml:space="preserve">); stabilized weights were truncated at the 1st and 99th percentiles (range, </w:t>
      </w:r>
      <w:del w:id="91862" w:author="Claude (E30 修订)" w:date="2026-10-09T12:00:00Z">
        <w:r>
          <w:rPr>
            <w:sz w:val="17"/>
          </w:rPr>
          <w:delText xml:space="preserve">0.76–1.12</w:delText>
        </w:r>
      </w:del>
      <w:ins w:id="91863" w:author="Claude (E30 修订)" w:date="2026-10-09T12:00:00Z">
        <w:r>
          <w:rPr>
            <w:sz w:val="17"/>
          </w:rPr>
          <w:t xml:space="preserve">0.80–1.06</w:t>
        </w:r>
      </w:ins>
      <w:r>
        <w:rPr>
          <w:sz w:val="17"/>
        </w:rPr>
        <w:t xml:space="preserve">). Because weighting cannot address outcome-related missingness, a delta-adjusted analysis assumed that admissions without a 1-month TTE improved 10 or 20 percentage points less often than included procedures (pooled rate = observed rate − </w:t>
      </w:r>
      <w:del w:id="91864" w:author="Claude (E30 修订)" w:date="2026-10-09T12:00:00Z">
        <w:r>
          <w:rPr>
            <w:sz w:val="17"/>
          </w:rPr>
          <w:delText xml:space="preserve">0.426</w:delText>
        </w:r>
      </w:del>
      <w:ins w:id="91865" w:author="Claude (E30 修订)" w:date="2026-10-09T12:00:00Z">
        <w:r>
          <w:rPr>
            <w:sz w:val="17"/>
          </w:rPr>
          <w:t xml:space="preserve">0.416</w:t>
        </w:r>
      </w:ins>
      <w:r>
        <w:rPr>
          <w:sz w:val="17"/>
        </w:rPr>
        <w:t xml:space="preserve"> × δ, where </w:t>
      </w:r>
      <w:del w:id="91866" w:author="Claude (E30 修订)" w:date="2026-10-09T12:00:00Z">
        <w:r>
          <w:rPr>
            <w:sz w:val="17"/>
          </w:rPr>
          <w:delText xml:space="preserve">0.426</w:delText>
        </w:r>
      </w:del>
      <w:ins w:id="91867" w:author="Claude (E30 修订)" w:date="2026-10-09T12:00:00Z">
        <w:r>
          <w:rPr>
            <w:sz w:val="17"/>
          </w:rPr>
          <w:t xml:space="preserve">0.416</w:t>
        </w:r>
      </w:ins>
      <w:r>
        <w:rPr>
          <w:sz w:val="17"/>
        </w:rPr>
        <w:t xml:space="preserve"> is the proportion of eligible admissions without a 1-month TTE, applied to each group as a simplification); improvement rates would then have been </w:t>
      </w:r>
      <w:del w:id="91868" w:author="Claude (E30 修订)" w:date="2026-10-09T12:00:00Z">
        <w:r>
          <w:rPr>
            <w:sz w:val="17"/>
          </w:rPr>
          <w:delText xml:space="preserve">43.5%</w:delText>
        </w:r>
      </w:del>
      <w:ins w:id="91869" w:author="Claude (E30 修订)" w:date="2026-10-09T12:00:00Z">
        <w:r>
          <w:rPr>
            <w:sz w:val="17"/>
          </w:rPr>
          <w:t xml:space="preserve">43.6%</w:t>
        </w:r>
      </w:ins>
      <w:r>
        <w:rPr>
          <w:sz w:val="17"/>
        </w:rPr>
        <w:t xml:space="preserve"> and </w:t>
      </w:r>
      <w:del w:id="91870" w:author="Claude (E30 修订)" w:date="2026-10-09T12:00:00Z">
        <w:r>
          <w:rPr>
            <w:sz w:val="17"/>
          </w:rPr>
          <w:delText xml:space="preserve">39.2%</w:delText>
        </w:r>
      </w:del>
      <w:ins w:id="91871" w:author="Claude (E30 修订)" w:date="2026-10-09T12:00:00Z">
        <w:r>
          <w:rPr>
            <w:sz w:val="17"/>
          </w:rPr>
          <w:t xml:space="preserve">39.4%</w:t>
        </w:r>
      </w:ins>
      <w:r>
        <w:rPr>
          <w:sz w:val="17"/>
        </w:rPr>
        <w:t xml:space="preserve"> (isolated MR, MR), </w:t>
      </w:r>
      <w:del w:id="91872" w:author="Claude (E30 修订)" w:date="2026-10-09T12:00:00Z">
        <w:r>
          <w:rPr>
            <w:sz w:val="17"/>
          </w:rPr>
          <w:delText xml:space="preserve">47.1%</w:delText>
        </w:r>
      </w:del>
      <w:ins w:id="91873" w:author="Claude (E30 修订)" w:date="2026-10-09T12:00:00Z">
        <w:r>
          <w:rPr>
            <w:sz w:val="17"/>
          </w:rPr>
          <w:t xml:space="preserve">47.2%</w:t>
        </w:r>
      </w:ins>
      <w:r>
        <w:rPr>
          <w:sz w:val="17"/>
        </w:rPr>
        <w:t xml:space="preserve"> and </w:t>
      </w:r>
      <w:del w:id="91874" w:author="Claude (E30 修订)" w:date="2026-10-09T12:00:00Z">
        <w:r>
          <w:rPr>
            <w:sz w:val="17"/>
          </w:rPr>
          <w:delText xml:space="preserve">42.9%</w:delText>
        </w:r>
      </w:del>
      <w:ins w:id="91875" w:author="Claude (E30 修订)" w:date="2026-10-09T12:00:00Z">
        <w:r>
          <w:rPr>
            <w:sz w:val="17"/>
          </w:rPr>
          <w:t xml:space="preserve">43.1%</w:t>
        </w:r>
      </w:ins>
      <w:r>
        <w:rPr>
          <w:sz w:val="17"/>
        </w:rPr>
        <w:t xml:space="preserve"> (isolated TR, TR), </w:t>
      </w:r>
      <w:del w:id="91876" w:author="Claude (E30 修订)" w:date="2026-10-09T12:00:00Z">
        <w:r>
          <w:rPr>
            <w:sz w:val="17"/>
          </w:rPr>
          <w:delText xml:space="preserve">42.8%</w:delText>
        </w:r>
      </w:del>
      <w:ins w:id="91877" w:author="Claude (E30 修订)" w:date="2026-10-09T12:00:00Z">
        <w:r>
          <w:rPr>
            <w:sz w:val="17"/>
          </w:rPr>
          <w:t xml:space="preserve">42.9%</w:t>
        </w:r>
      </w:ins>
      <w:r>
        <w:rPr>
          <w:sz w:val="17"/>
        </w:rPr>
        <w:t xml:space="preserve"> and </w:t>
      </w:r>
      <w:del w:id="91878" w:author="Claude (E30 修订)" w:date="2026-10-09T12:00:00Z">
        <w:r>
          <w:rPr>
            <w:sz w:val="17"/>
          </w:rPr>
          <w:delText xml:space="preserve">38.5%</w:delText>
        </w:r>
      </w:del>
      <w:ins w:id="91879" w:author="Claude (E30 修订)" w:date="2026-10-09T12:00:00Z">
        <w:r>
          <w:rPr>
            <w:sz w:val="17"/>
          </w:rPr>
          <w:t xml:space="preserve">38.7%</w:t>
        </w:r>
      </w:ins>
      <w:r>
        <w:rPr>
          <w:sz w:val="17"/>
        </w:rPr>
        <w:t xml:space="preserve"> (combined MR/TR, MR), and </w:t>
      </w:r>
      <w:del w:id="91880" w:author="Claude (E30 修订)" w:date="2026-10-09T12:00:00Z">
        <w:r>
          <w:rPr>
            <w:sz w:val="17"/>
          </w:rPr>
          <w:delText xml:space="preserve">49.5%</w:delText>
        </w:r>
      </w:del>
      <w:ins w:id="91881" w:author="Claude (E30 修订)" w:date="2026-10-09T12:00:00Z">
        <w:r>
          <w:rPr>
            <w:sz w:val="17"/>
          </w:rPr>
          <w:t xml:space="preserve">49.6%</w:t>
        </w:r>
      </w:ins>
      <w:r>
        <w:rPr>
          <w:sz w:val="17"/>
        </w:rPr>
        <w:t xml:space="preserve"> and </w:t>
      </w:r>
      <w:del w:id="91882" w:author="Claude (E30 修订)" w:date="2026-10-09T12:00:00Z">
        <w:r>
          <w:rPr>
            <w:sz w:val="17"/>
          </w:rPr>
          <w:delText xml:space="preserve">45.2%</w:delText>
        </w:r>
      </w:del>
      <w:ins w:id="91883" w:author="Claude (E30 修订)" w:date="2026-10-09T12:00:00Z">
        <w:r>
          <w:rPr>
            <w:sz w:val="17"/>
          </w:rPr>
          <w:t xml:space="preserve">45.4%</w:t>
        </w:r>
      </w:ins>
      <w:r>
        <w:rPr>
          <w:sz w:val="17"/>
        </w:rPr>
        <w:t xml:space="preserve"> (combined MR/TR, TR). AF indicates atrial fibrillation; LA, left atrial; LVEF, left ventricular ejection fraction; MR, mitral regurgitation; RA, right atrial; RV, right ventricular; SMD, standardized mean difference; TR, tricuspid regurgitation; TTE, transthoracic echocardiography.</w:t>
      </w:r>
    </w:p>
    <w:p w14:paraId="30A92C17" w14:textId="77777777" w:rsidR="00C975E4" w:rsidRDefault="00C975E4">
      <w:pPr>
        <w:sectPr w:rsidR="00C975E4">
          <w:pgSz w:w="11906" w:h="16838"/>
          <w:pgMar w:top="1134" w:right="1134" w:bottom="1134" w:left="1134" w:header="720" w:footer="720" w:gutter="0"/>
          <w:cols w:space="720"/>
          <w:docGrid w:linePitch="360"/>
        </w:sectPr>
      </w:pPr>
    </w:p>
    <w:p w14:paraId="650D3FA7" w14:textId="77777777" w:rsidR="00E4519B" w:rsidRDefault="00000000">
      <w:pPr>
        <w:keepNext/>
        <w:spacing w:after="8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tbl>
      <w:tblPr>
        <w:tblW w:w="8505" w:type="dxa"/>
        <w:tblLayout w:type="fixed"/>
        <w:tblLook w:val="04A0" w:firstRow="1" w:lastRow="0" w:firstColumn="1" w:lastColumn="0" w:noHBand="0" w:noVBand="1"/>
      </w:tblPr>
      <w:tblGrid>
        <w:gridCol w:w="3402"/>
        <w:gridCol w:w="2835"/>
        <w:gridCol w:w="2268"/>
      </w:tblGrid>
      <w:tr w:rsidR="00C975E4" w14:paraId="53D87574" w14:textId="77777777">
        <w:trPr>
          <w:cantSplit/>
          <w:tblHeader/>
        </w:trPr>
        <w:tc>
          <w:tcPr>
            <w:tcW w:w="3402" w:type="dxa"/>
            <w:tcBorders>
              <w:top w:val="single" w:sz="8" w:space="0" w:color="000000"/>
              <w:bottom w:val="single" w:sz="8" w:space="0" w:color="000000"/>
            </w:tcBorders>
          </w:tcPr>
          <w:p w14:paraId="484FC694"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3781FE99"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110FD77"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5F842385" w14:textId="77777777">
        <w:trPr>
          <w:cantSplit/>
        </w:trPr>
        <w:tc>
          <w:tcPr>
            <w:tcW w:w="2268" w:type="dxa"/>
            <w:gridSpan w:val="3"/>
          </w:tcPr>
          <w:p w14:paraId="321EB7F6" w14:textId="77777777" w:rsidR="00C975E4" w:rsidRDefault="00000000">
            <w:pPr>
              <w:keepNext w:val="0"/>
              <w:spacing w:after="0"/>
            </w:pPr>
            <w:r>
              <w:rPr>
                <w:b/>
                <w:sz w:val="16"/>
              </w:rPr>
              <w:t>A. Agreement of grades, first sample (interpretable examinations)</w:t>
            </w:r>
          </w:p>
        </w:tc>
      </w:tr>
      <w:tr w:rsidR="00C975E4" w14:paraId="11729A98" w14:textId="77777777">
        <w:trPr>
          <w:cantSplit/>
        </w:trPr>
        <w:tc>
          <w:tcPr>
            <w:tcW w:w="3402" w:type="dxa"/>
          </w:tcPr>
          <w:p w14:paraId="6B538645" w14:textId="77777777" w:rsidR="00C975E4" w:rsidRDefault="00000000">
            <w:pPr>
              <w:keepNext w:val="0"/>
              <w:spacing w:after="0"/>
            </w:pPr>
            <w:r>
              <w:rPr>
                <w:sz w:val="16"/>
              </w:rPr>
              <w:t>Examinations</w:t>
            </w:r>
          </w:p>
        </w:tc>
        <w:tc>
          <w:tcPr>
            <w:tcW w:w="2835" w:type="dxa"/>
          </w:tcPr>
          <w:p w14:paraId="7E5306EA" w14:textId="77777777" w:rsidR="00C975E4" w:rsidRDefault="00000000">
            <w:pPr>
              <w:keepNext w:val="0"/>
              <w:spacing w:after="0"/>
              <w:jc w:val="center"/>
            </w:pPr>
            <w:r>
              <w:rPr>
                <w:sz w:val="16"/>
              </w:rPr>
              <w:t>122</w:t>
            </w:r>
          </w:p>
        </w:tc>
        <w:tc>
          <w:tcPr>
            <w:tcW w:w="2268" w:type="dxa"/>
          </w:tcPr>
          <w:p w14:paraId="523D36F8" w14:textId="77777777" w:rsidR="00C975E4" w:rsidRDefault="00000000">
            <w:pPr>
              <w:keepNext w:val="0"/>
              <w:spacing w:after="0"/>
              <w:jc w:val="center"/>
            </w:pPr>
            <w:r>
              <w:rPr>
                <w:sz w:val="16"/>
              </w:rPr>
              <w:t>165</w:t>
            </w:r>
          </w:p>
        </w:tc>
      </w:tr>
      <w:tr w:rsidR="00C975E4" w14:paraId="11E2199B" w14:textId="77777777">
        <w:trPr>
          <w:cantSplit/>
        </w:trPr>
        <w:tc>
          <w:tcPr>
            <w:tcW w:w="3402" w:type="dxa"/>
          </w:tcPr>
          <w:p w14:paraId="74A16C2B" w14:textId="77777777" w:rsidR="00C975E4" w:rsidRDefault="00000000">
            <w:pPr>
              <w:keepNext w:val="0"/>
              <w:spacing w:after="0"/>
            </w:pPr>
            <w:r>
              <w:rPr>
                <w:sz w:val="16"/>
              </w:rPr>
              <w:t>Weighted κ, linear (95% CI)</w:t>
            </w:r>
          </w:p>
        </w:tc>
        <w:tc>
          <w:tcPr>
            <w:tcW w:w="2835" w:type="dxa"/>
          </w:tcPr>
          <w:p w14:paraId="6FBF9B3D" w14:textId="77777777" w:rsidR="00C975E4" w:rsidRDefault="00000000">
            <w:pPr>
              <w:keepNext w:val="0"/>
              <w:spacing w:after="0"/>
              <w:jc w:val="center"/>
            </w:pPr>
            <w:r>
              <w:rPr>
                <w:sz w:val="16"/>
              </w:rPr>
              <w:t>0.88 (0.80–0.94)</w:t>
            </w:r>
          </w:p>
        </w:tc>
        <w:tc>
          <w:tcPr>
            <w:tcW w:w="2268" w:type="dxa"/>
          </w:tcPr>
          <w:p w14:paraId="24B36979" w14:textId="77777777" w:rsidR="00C975E4" w:rsidRDefault="00000000">
            <w:pPr>
              <w:keepNext w:val="0"/>
              <w:spacing w:after="0"/>
              <w:jc w:val="center"/>
            </w:pPr>
            <w:r>
              <w:rPr>
                <w:sz w:val="16"/>
              </w:rPr>
              <w:t>0.85 (0.79–0.91)</w:t>
            </w:r>
          </w:p>
        </w:tc>
      </w:tr>
      <w:tr w:rsidR="00C975E4" w14:paraId="585265D2" w14:textId="77777777">
        <w:trPr>
          <w:cantSplit/>
        </w:trPr>
        <w:tc>
          <w:tcPr>
            <w:tcW w:w="3402" w:type="dxa"/>
          </w:tcPr>
          <w:p w14:paraId="29FD1033" w14:textId="77777777" w:rsidR="00C975E4" w:rsidRDefault="00000000">
            <w:pPr>
              <w:keepNext w:val="0"/>
              <w:spacing w:after="0"/>
            </w:pPr>
            <w:r>
              <w:rPr>
                <w:sz w:val="16"/>
              </w:rPr>
              <w:t>Weighted κ, quadratic (95% CI)</w:t>
            </w:r>
          </w:p>
        </w:tc>
        <w:tc>
          <w:tcPr>
            <w:tcW w:w="2835" w:type="dxa"/>
          </w:tcPr>
          <w:p w14:paraId="6C63338A" w14:textId="77777777" w:rsidR="00C975E4" w:rsidRDefault="00000000">
            <w:pPr>
              <w:keepNext w:val="0"/>
              <w:spacing w:after="0"/>
              <w:jc w:val="center"/>
            </w:pPr>
            <w:r>
              <w:rPr>
                <w:sz w:val="16"/>
              </w:rPr>
              <w:t>0.92 (0.85–0.96)</w:t>
            </w:r>
          </w:p>
        </w:tc>
        <w:tc>
          <w:tcPr>
            <w:tcW w:w="2268" w:type="dxa"/>
          </w:tcPr>
          <w:p w14:paraId="34BD2C1F" w14:textId="77777777" w:rsidR="00C975E4" w:rsidRDefault="00000000">
            <w:pPr>
              <w:keepNext w:val="0"/>
              <w:spacing w:after="0"/>
              <w:jc w:val="center"/>
            </w:pPr>
            <w:r>
              <w:rPr>
                <w:sz w:val="16"/>
              </w:rPr>
              <w:t>0.90 (0.86–0.94)</w:t>
            </w:r>
          </w:p>
        </w:tc>
      </w:tr>
      <w:tr w:rsidR="00C975E4" w14:paraId="710637FF" w14:textId="77777777">
        <w:trPr>
          <w:cantSplit/>
        </w:trPr>
        <w:tc>
          <w:tcPr>
            <w:tcW w:w="3402" w:type="dxa"/>
          </w:tcPr>
          <w:p w14:paraId="6C190AD8" w14:textId="77777777" w:rsidR="00C975E4" w:rsidRDefault="00000000">
            <w:pPr>
              <w:keepNext w:val="0"/>
              <w:spacing w:after="0"/>
            </w:pPr>
            <w:r>
              <w:rPr>
                <w:sz w:val="16"/>
              </w:rPr>
              <w:t>Exact agreement / within 1 grade, %</w:t>
            </w:r>
          </w:p>
        </w:tc>
        <w:tc>
          <w:tcPr>
            <w:tcW w:w="2835" w:type="dxa"/>
          </w:tcPr>
          <w:p w14:paraId="17C1ED58" w14:textId="77777777" w:rsidR="00C975E4" w:rsidRDefault="00000000">
            <w:pPr>
              <w:keepNext w:val="0"/>
              <w:spacing w:after="0"/>
              <w:jc w:val="center"/>
            </w:pPr>
            <w:r>
              <w:rPr>
                <w:sz w:val="16"/>
              </w:rPr>
              <w:t>91.0 / 100</w:t>
            </w:r>
          </w:p>
        </w:tc>
        <w:tc>
          <w:tcPr>
            <w:tcW w:w="2268" w:type="dxa"/>
          </w:tcPr>
          <w:p w14:paraId="05BAF99A" w14:textId="77777777" w:rsidR="00C975E4" w:rsidRDefault="00000000">
            <w:pPr>
              <w:keepNext w:val="0"/>
              <w:spacing w:after="0"/>
              <w:jc w:val="center"/>
            </w:pPr>
            <w:r>
              <w:rPr>
                <w:sz w:val="16"/>
              </w:rPr>
              <w:t>87.9 / 100</w:t>
            </w:r>
          </w:p>
        </w:tc>
      </w:tr>
      <w:tr w:rsidR="00C975E4" w14:paraId="336FDDFE" w14:textId="77777777">
        <w:trPr>
          <w:cantSplit/>
        </w:trPr>
        <w:tc>
          <w:tcPr>
            <w:tcW w:w="3402" w:type="dxa"/>
          </w:tcPr>
          <w:p w14:paraId="169F348A" w14:textId="77777777" w:rsidR="00C975E4" w:rsidRDefault="00000000">
            <w:pPr>
              <w:keepNext w:val="0"/>
              <w:spacing w:after="0"/>
            </w:pPr>
            <w:r>
              <w:rPr>
                <w:sz w:val="16"/>
              </w:rPr>
              <w:t>Mean difference, re-read − report, baseline (95% CI)</w:t>
            </w:r>
          </w:p>
        </w:tc>
        <w:tc>
          <w:tcPr>
            <w:tcW w:w="2835" w:type="dxa"/>
          </w:tcPr>
          <w:p w14:paraId="74AF5232" w14:textId="77777777" w:rsidR="00C975E4" w:rsidRDefault="00000000">
            <w:pPr>
              <w:keepNext w:val="0"/>
              <w:spacing w:after="0"/>
              <w:jc w:val="center"/>
            </w:pPr>
            <w:r>
              <w:rPr>
                <w:sz w:val="16"/>
              </w:rPr>
              <w:t>0.03 (−0.03 to 0.10)</w:t>
            </w:r>
          </w:p>
        </w:tc>
        <w:tc>
          <w:tcPr>
            <w:tcW w:w="2268" w:type="dxa"/>
          </w:tcPr>
          <w:p w14:paraId="04F12D9F" w14:textId="77777777" w:rsidR="00C975E4" w:rsidRDefault="00000000">
            <w:pPr>
              <w:keepNext w:val="0"/>
              <w:spacing w:after="0"/>
              <w:jc w:val="center"/>
            </w:pPr>
            <w:r>
              <w:rPr>
                <w:sz w:val="16"/>
              </w:rPr>
              <w:t>−0.01 (−0.09 to 0.07)</w:t>
            </w:r>
          </w:p>
        </w:tc>
      </w:tr>
      <w:tr w:rsidR="00C975E4" w14:paraId="3929AE6E" w14:textId="77777777">
        <w:trPr>
          <w:cantSplit/>
        </w:trPr>
        <w:tc>
          <w:tcPr>
            <w:tcW w:w="3402" w:type="dxa"/>
          </w:tcPr>
          <w:p w14:paraId="65A419B6" w14:textId="77777777" w:rsidR="00C975E4" w:rsidRDefault="00000000">
            <w:pPr>
              <w:keepNext w:val="0"/>
              <w:spacing w:after="0"/>
            </w:pPr>
            <w:r>
              <w:rPr>
                <w:sz w:val="16"/>
              </w:rPr>
              <w:t>Mean difference, re-read − report, 1 month (95% CI)</w:t>
            </w:r>
          </w:p>
        </w:tc>
        <w:tc>
          <w:tcPr>
            <w:tcW w:w="2835" w:type="dxa"/>
          </w:tcPr>
          <w:p w14:paraId="637B3D0C" w14:textId="77777777" w:rsidR="00C975E4" w:rsidRDefault="00000000">
            <w:pPr>
              <w:keepNext w:val="0"/>
              <w:spacing w:after="0"/>
              <w:jc w:val="center"/>
            </w:pPr>
            <w:r>
              <w:rPr>
                <w:sz w:val="16"/>
              </w:rPr>
              <w:t>0.08 (0.00 to 0.17)</w:t>
            </w:r>
          </w:p>
        </w:tc>
        <w:tc>
          <w:tcPr>
            <w:tcW w:w="2268" w:type="dxa"/>
          </w:tcPr>
          <w:p w14:paraId="09E1DEB6" w14:textId="77777777" w:rsidR="00C975E4" w:rsidRDefault="00000000">
            <w:pPr>
              <w:keepNext w:val="0"/>
              <w:spacing w:after="0"/>
              <w:jc w:val="center"/>
            </w:pPr>
            <w:r>
              <w:rPr>
                <w:sz w:val="16"/>
              </w:rPr>
              <w:t>−0.04 (−0.11 to 0.04)</w:t>
            </w:r>
          </w:p>
        </w:tc>
      </w:tr>
      <w:tr w:rsidR="00C975E4" w14:paraId="4733F992" w14:textId="77777777">
        <w:trPr>
          <w:cantSplit/>
        </w:trPr>
        <w:tc>
          <w:tcPr>
            <w:tcW w:w="2268" w:type="dxa"/>
            <w:gridSpan w:val="3"/>
          </w:tcPr>
          <w:p w14:paraId="0F15824A" w14:textId="77777777" w:rsidR="00C975E4" w:rsidRDefault="00000000">
            <w:pPr>
              <w:keepNext w:val="0"/>
              <w:spacing w:after="0"/>
            </w:pPr>
            <w:r>
              <w:rPr>
                <w:b/>
                <w:sz w:val="16"/>
              </w:rPr>
              <w:t>B. ≥1-grade improvement, first sample (valve series with both examinations interpretable)</w:t>
            </w:r>
          </w:p>
        </w:tc>
      </w:tr>
      <w:tr w:rsidR="00C975E4" w14:paraId="4E93BCAC" w14:textId="77777777">
        <w:trPr>
          <w:cantSplit/>
        </w:trPr>
        <w:tc>
          <w:tcPr>
            <w:tcW w:w="3402" w:type="dxa"/>
          </w:tcPr>
          <w:p w14:paraId="2FFA21B8" w14:textId="77777777" w:rsidR="00C975E4" w:rsidRDefault="00000000">
            <w:pPr>
              <w:keepNext w:val="0"/>
              <w:spacing w:after="0"/>
            </w:pPr>
            <w:r>
              <w:rPr>
                <w:sz w:val="16"/>
              </w:rPr>
              <w:t>Valve series</w:t>
            </w:r>
          </w:p>
        </w:tc>
        <w:tc>
          <w:tcPr>
            <w:tcW w:w="2835" w:type="dxa"/>
          </w:tcPr>
          <w:p w14:paraId="29EC54DB" w14:textId="77777777" w:rsidR="00C975E4" w:rsidRDefault="00000000">
            <w:pPr>
              <w:keepNext w:val="0"/>
              <w:spacing w:after="0"/>
              <w:jc w:val="center"/>
            </w:pPr>
            <w:r>
              <w:rPr>
                <w:sz w:val="16"/>
              </w:rPr>
              <w:t>60</w:t>
            </w:r>
          </w:p>
        </w:tc>
        <w:tc>
          <w:tcPr>
            <w:tcW w:w="2268" w:type="dxa"/>
          </w:tcPr>
          <w:p w14:paraId="6A801432" w14:textId="77777777" w:rsidR="00C975E4" w:rsidRDefault="00000000">
            <w:pPr>
              <w:keepNext w:val="0"/>
              <w:spacing w:after="0"/>
              <w:jc w:val="center"/>
            </w:pPr>
            <w:r>
              <w:rPr>
                <w:sz w:val="16"/>
              </w:rPr>
              <w:t>81</w:t>
            </w:r>
          </w:p>
        </w:tc>
      </w:tr>
      <w:tr w:rsidR="00C975E4" w14:paraId="0D29DF66" w14:textId="77777777">
        <w:trPr>
          <w:cantSplit/>
        </w:trPr>
        <w:tc>
          <w:tcPr>
            <w:tcW w:w="3402" w:type="dxa"/>
          </w:tcPr>
          <w:p w14:paraId="14B9EBA7" w14:textId="77777777" w:rsidR="00C975E4" w:rsidRDefault="00000000">
            <w:pPr>
              <w:keepNext w:val="0"/>
              <w:spacing w:after="0"/>
            </w:pPr>
            <w:r>
              <w:rPr>
                <w:sz w:val="16"/>
              </w:rPr>
              <w:t>Improved, reports, n (%; 95% CI)</w:t>
            </w:r>
          </w:p>
        </w:tc>
        <w:tc>
          <w:tcPr>
            <w:tcW w:w="2835" w:type="dxa"/>
          </w:tcPr>
          <w:p w14:paraId="3B921EFD" w14:textId="77777777" w:rsidR="00C975E4" w:rsidRDefault="00000000">
            <w:pPr>
              <w:keepNext w:val="0"/>
              <w:spacing w:after="0"/>
              <w:jc w:val="center"/>
            </w:pPr>
            <w:r>
              <w:rPr>
                <w:sz w:val="16"/>
              </w:rPr>
              <w:t>29 (48.3; 36.2–60.7)</w:t>
            </w:r>
          </w:p>
        </w:tc>
        <w:tc>
          <w:tcPr>
            <w:tcW w:w="2268" w:type="dxa"/>
          </w:tcPr>
          <w:p w14:paraId="6FBBA806" w14:textId="77777777" w:rsidR="00C975E4" w:rsidRDefault="00000000">
            <w:pPr>
              <w:keepNext w:val="0"/>
              <w:spacing w:after="0"/>
              <w:jc w:val="center"/>
            </w:pPr>
            <w:r>
              <w:rPr>
                <w:sz w:val="16"/>
              </w:rPr>
              <w:t>36 (44.4; 34.1–55.3)</w:t>
            </w:r>
          </w:p>
        </w:tc>
      </w:tr>
      <w:tr w:rsidR="00C975E4" w14:paraId="415D691C" w14:textId="77777777">
        <w:trPr>
          <w:cantSplit/>
        </w:trPr>
        <w:tc>
          <w:tcPr>
            <w:tcW w:w="3402" w:type="dxa"/>
          </w:tcPr>
          <w:p w14:paraId="1A6C1137" w14:textId="77777777" w:rsidR="00C975E4" w:rsidRDefault="00000000">
            <w:pPr>
              <w:keepNext w:val="0"/>
              <w:spacing w:after="0"/>
            </w:pPr>
            <w:r>
              <w:rPr>
                <w:sz w:val="16"/>
              </w:rPr>
              <w:t>Improved, re-read, n (%; 95% CI)</w:t>
            </w:r>
          </w:p>
        </w:tc>
        <w:tc>
          <w:tcPr>
            <w:tcW w:w="2835" w:type="dxa"/>
          </w:tcPr>
          <w:p w14:paraId="3EDD378F" w14:textId="77777777" w:rsidR="00C975E4" w:rsidRDefault="00000000">
            <w:pPr>
              <w:keepNext w:val="0"/>
              <w:spacing w:after="0"/>
              <w:jc w:val="center"/>
            </w:pPr>
            <w:r>
              <w:rPr>
                <w:sz w:val="16"/>
              </w:rPr>
              <w:t>30 (50.0; 37.7–62.3)</w:t>
            </w:r>
          </w:p>
        </w:tc>
        <w:tc>
          <w:tcPr>
            <w:tcW w:w="2268" w:type="dxa"/>
          </w:tcPr>
          <w:p w14:paraId="47A934DA" w14:textId="77777777" w:rsidR="00C975E4" w:rsidRDefault="00000000">
            <w:pPr>
              <w:keepNext w:val="0"/>
              <w:spacing w:after="0"/>
              <w:jc w:val="center"/>
            </w:pPr>
            <w:r>
              <w:rPr>
                <w:sz w:val="16"/>
              </w:rPr>
              <w:t>40 (49.4; 38.8–60.0)</w:t>
            </w:r>
          </w:p>
        </w:tc>
      </w:tr>
      <w:tr w:rsidR="00C975E4" w14:paraId="171A856B" w14:textId="77777777">
        <w:trPr>
          <w:cantSplit/>
        </w:trPr>
        <w:tc>
          <w:tcPr>
            <w:tcW w:w="3402" w:type="dxa"/>
          </w:tcPr>
          <w:p w14:paraId="37962FD0" w14:textId="77777777" w:rsidR="00C975E4" w:rsidRDefault="00000000">
            <w:pPr>
              <w:keepNext w:val="0"/>
              <w:spacing w:after="0"/>
            </w:pPr>
            <w:r>
              <w:rPr>
                <w:sz w:val="16"/>
              </w:rPr>
              <w:t>Improved in both / report only / re-read only</w:t>
            </w:r>
          </w:p>
        </w:tc>
        <w:tc>
          <w:tcPr>
            <w:tcW w:w="2835" w:type="dxa"/>
          </w:tcPr>
          <w:p w14:paraId="17B513D5" w14:textId="77777777" w:rsidR="00C975E4" w:rsidRDefault="00000000">
            <w:pPr>
              <w:keepNext w:val="0"/>
              <w:spacing w:after="0"/>
              <w:jc w:val="center"/>
            </w:pPr>
            <w:r>
              <w:rPr>
                <w:sz w:val="16"/>
              </w:rPr>
              <w:t>27 / 2 / 3</w:t>
            </w:r>
          </w:p>
        </w:tc>
        <w:tc>
          <w:tcPr>
            <w:tcW w:w="2268" w:type="dxa"/>
          </w:tcPr>
          <w:p w14:paraId="18C6A0FB" w14:textId="77777777" w:rsidR="00C975E4" w:rsidRDefault="00000000">
            <w:pPr>
              <w:keepNext w:val="0"/>
              <w:spacing w:after="0"/>
              <w:jc w:val="center"/>
            </w:pPr>
            <w:r>
              <w:rPr>
                <w:sz w:val="16"/>
              </w:rPr>
              <w:t>32 / 4 / 8</w:t>
            </w:r>
          </w:p>
        </w:tc>
      </w:tr>
      <w:tr w:rsidR="00C975E4" w14:paraId="0DE750E3" w14:textId="77777777">
        <w:trPr>
          <w:cantSplit/>
        </w:trPr>
        <w:tc>
          <w:tcPr>
            <w:tcW w:w="3402" w:type="dxa"/>
          </w:tcPr>
          <w:p w14:paraId="6F7D113E" w14:textId="77777777" w:rsidR="00C975E4" w:rsidRDefault="00000000">
            <w:pPr>
              <w:keepNext w:val="0"/>
              <w:spacing w:after="0"/>
            </w:pPr>
            <w:r>
              <w:rPr>
                <w:sz w:val="16"/>
              </w:rPr>
              <w:t>Agreement on improvement, % (κ; 95% CI)</w:t>
            </w:r>
          </w:p>
        </w:tc>
        <w:tc>
          <w:tcPr>
            <w:tcW w:w="2835" w:type="dxa"/>
          </w:tcPr>
          <w:p w14:paraId="2C0B5A48" w14:textId="77777777" w:rsidR="00C975E4" w:rsidRDefault="00000000">
            <w:pPr>
              <w:keepNext w:val="0"/>
              <w:spacing w:after="0"/>
              <w:jc w:val="center"/>
            </w:pPr>
            <w:r>
              <w:rPr>
                <w:sz w:val="16"/>
              </w:rPr>
              <w:t>91.7 (0.83; 0.67–0.97)</w:t>
            </w:r>
          </w:p>
        </w:tc>
        <w:tc>
          <w:tcPr>
            <w:tcW w:w="2268" w:type="dxa"/>
          </w:tcPr>
          <w:p w14:paraId="4A933F11" w14:textId="77777777" w:rsidR="00C975E4" w:rsidRDefault="00000000">
            <w:pPr>
              <w:keepNext w:val="0"/>
              <w:spacing w:after="0"/>
              <w:jc w:val="center"/>
            </w:pPr>
            <w:r>
              <w:rPr>
                <w:sz w:val="16"/>
              </w:rPr>
              <w:t>85.2 (0.70; 0.55–0.85)</w:t>
            </w:r>
          </w:p>
        </w:tc>
      </w:tr>
      <w:tr w:rsidR="00C975E4" w14:paraId="42FFDCB5" w14:textId="77777777">
        <w:trPr>
          <w:cantSplit/>
        </w:trPr>
        <w:tc>
          <w:tcPr>
            <w:tcW w:w="3402" w:type="dxa"/>
          </w:tcPr>
          <w:p w14:paraId="7E16C28B" w14:textId="77777777" w:rsidR="00C975E4" w:rsidRDefault="00000000">
            <w:pPr>
              <w:keepNext w:val="0"/>
              <w:spacing w:after="0"/>
            </w:pPr>
            <w:r>
              <w:rPr>
                <w:sz w:val="16"/>
              </w:rPr>
              <w:t>Exact McNemar P</w:t>
            </w:r>
          </w:p>
        </w:tc>
        <w:tc>
          <w:tcPr>
            <w:tcW w:w="2835" w:type="dxa"/>
          </w:tcPr>
          <w:p w14:paraId="4A324389" w14:textId="77777777" w:rsidR="00C975E4" w:rsidRDefault="00000000">
            <w:pPr>
              <w:keepNext w:val="0"/>
              <w:spacing w:after="0"/>
              <w:jc w:val="center"/>
            </w:pPr>
            <w:r>
              <w:rPr>
                <w:sz w:val="16"/>
              </w:rPr>
              <w:t>1.00</w:t>
            </w:r>
          </w:p>
        </w:tc>
        <w:tc>
          <w:tcPr>
            <w:tcW w:w="2268" w:type="dxa"/>
          </w:tcPr>
          <w:p w14:paraId="0555ADF9" w14:textId="77777777" w:rsidR="00C975E4" w:rsidRDefault="00000000">
            <w:pPr>
              <w:keepNext w:val="0"/>
              <w:spacing w:after="0"/>
              <w:jc w:val="center"/>
            </w:pPr>
            <w:r>
              <w:rPr>
                <w:sz w:val="16"/>
              </w:rPr>
              <w:t>0.39</w:t>
            </w:r>
          </w:p>
        </w:tc>
      </w:tr>
      <w:tr w:rsidR="00C975E4" w14:paraId="2E9950B7" w14:textId="77777777">
        <w:trPr>
          <w:cantSplit/>
        </w:trPr>
        <w:tc>
          <w:tcPr>
            <w:tcW w:w="3402" w:type="dxa"/>
          </w:tcPr>
          <w:p w14:paraId="6CC2EEE2" w14:textId="77777777" w:rsidR="00C975E4" w:rsidRDefault="00000000">
            <w:pPr>
              <w:keepNext w:val="0"/>
              <w:spacing w:after="0"/>
            </w:pPr>
            <w:r>
              <w:rPr>
                <w:sz w:val="16"/>
              </w:rPr>
              <w:t>Mean grade change, reports / re-read</w:t>
            </w:r>
          </w:p>
        </w:tc>
        <w:tc>
          <w:tcPr>
            <w:tcW w:w="2835" w:type="dxa"/>
          </w:tcPr>
          <w:p w14:paraId="0D5339DC" w14:textId="77777777" w:rsidR="00C975E4" w:rsidRDefault="00000000">
            <w:pPr>
              <w:keepNext w:val="0"/>
              <w:spacing w:after="0"/>
              <w:jc w:val="center"/>
            </w:pPr>
            <w:r>
              <w:rPr>
                <w:sz w:val="16"/>
              </w:rPr>
              <w:t>−0.48 / −0.43</w:t>
            </w:r>
          </w:p>
        </w:tc>
        <w:tc>
          <w:tcPr>
            <w:tcW w:w="2268" w:type="dxa"/>
          </w:tcPr>
          <w:p w14:paraId="4CDF53A9" w14:textId="77777777" w:rsidR="00C975E4" w:rsidRDefault="00000000">
            <w:pPr>
              <w:keepNext w:val="0"/>
              <w:spacing w:after="0"/>
              <w:jc w:val="center"/>
            </w:pPr>
            <w:r>
              <w:rPr>
                <w:sz w:val="16"/>
              </w:rPr>
              <w:t>−0.48 / −0.51</w:t>
            </w:r>
          </w:p>
        </w:tc>
      </w:tr>
      <w:tr w:rsidR="00C975E4" w14:paraId="6A5EAD56" w14:textId="77777777">
        <w:trPr>
          <w:cantSplit/>
        </w:trPr>
        <w:tc>
          <w:tcPr>
            <w:tcW w:w="3402" w:type="dxa"/>
          </w:tcPr>
          <w:p w14:paraId="4ABA398C" w14:textId="77777777" w:rsidR="00C975E4" w:rsidRDefault="00000000">
            <w:pPr>
              <w:keepNext w:val="0"/>
              <w:spacing w:after="0"/>
            </w:pPr>
            <w:r>
              <w:rPr>
                <w:sz w:val="16"/>
              </w:rPr>
              <w:t>Baseline grade ≥2: improved, reports / re-read, n/N</w:t>
            </w:r>
          </w:p>
        </w:tc>
        <w:tc>
          <w:tcPr>
            <w:tcW w:w="2835" w:type="dxa"/>
          </w:tcPr>
          <w:p w14:paraId="653E8B1F" w14:textId="77777777" w:rsidR="00C975E4" w:rsidRDefault="00000000">
            <w:pPr>
              <w:keepNext w:val="0"/>
              <w:spacing w:after="0"/>
              <w:jc w:val="center"/>
            </w:pPr>
            <w:r>
              <w:rPr>
                <w:sz w:val="16"/>
              </w:rPr>
              <w:t>8 / 6 of 18</w:t>
            </w:r>
          </w:p>
        </w:tc>
        <w:tc>
          <w:tcPr>
            <w:tcW w:w="2268" w:type="dxa"/>
          </w:tcPr>
          <w:p w14:paraId="2B6C073E" w14:textId="77777777" w:rsidR="00C975E4" w:rsidRDefault="00000000">
            <w:pPr>
              <w:keepNext w:val="0"/>
              <w:spacing w:after="0"/>
              <w:jc w:val="center"/>
            </w:pPr>
            <w:r>
              <w:rPr>
                <w:sz w:val="16"/>
              </w:rPr>
              <w:t>26 / 24 of 39</w:t>
            </w:r>
          </w:p>
        </w:tc>
      </w:tr>
      <w:tr w:rsidR="00C975E4" w14:paraId="2F592DA9" w14:textId="77777777">
        <w:trPr>
          <w:cantSplit/>
        </w:trPr>
        <w:tc>
          <w:tcPr>
            <w:tcW w:w="3402" w:type="dxa"/>
          </w:tcPr>
          <w:p w14:paraId="4D2CB7F3" w14:textId="77777777" w:rsidR="00C975E4" w:rsidRDefault="00000000">
            <w:pPr>
              <w:keepNext w:val="0"/>
              <w:spacing w:after="0"/>
            </w:pPr>
            <w:r>
              <w:rPr>
                <w:sz w:val="16"/>
              </w:rPr>
              <w:t>Improved with / without SR at 1 month, reports, %</w:t>
            </w:r>
          </w:p>
        </w:tc>
        <w:tc>
          <w:tcPr>
            <w:tcW w:w="2835" w:type="dxa"/>
          </w:tcPr>
          <w:p w14:paraId="4799BAD8" w14:textId="77777777" w:rsidR="00C975E4" w:rsidRDefault="00000000">
            <w:pPr>
              <w:keepNext w:val="0"/>
              <w:spacing w:after="0"/>
              <w:jc w:val="center"/>
            </w:pPr>
            <w:r>
              <w:rPr>
                <w:sz w:val="16"/>
              </w:rPr>
              <w:t>54.3 / 28.6</w:t>
            </w:r>
          </w:p>
        </w:tc>
        <w:tc>
          <w:tcPr>
            <w:tcW w:w="2268" w:type="dxa"/>
          </w:tcPr>
          <w:p w14:paraId="6FA1DAF0" w14:textId="77777777" w:rsidR="00C975E4" w:rsidRDefault="00000000">
            <w:pPr>
              <w:keepNext w:val="0"/>
              <w:spacing w:after="0"/>
              <w:jc w:val="center"/>
            </w:pPr>
            <w:r>
              <w:rPr>
                <w:sz w:val="16"/>
              </w:rPr>
              <w:t>50.0 / 26.3</w:t>
            </w:r>
          </w:p>
        </w:tc>
      </w:tr>
      <w:tr w:rsidR="00C975E4" w14:paraId="6016495F" w14:textId="77777777">
        <w:trPr>
          <w:cantSplit/>
        </w:trPr>
        <w:tc>
          <w:tcPr>
            <w:tcW w:w="3402" w:type="dxa"/>
          </w:tcPr>
          <w:p w14:paraId="0B398BA2" w14:textId="77777777" w:rsidR="00C975E4" w:rsidRDefault="00000000">
            <w:pPr>
              <w:keepNext w:val="0"/>
              <w:spacing w:after="0"/>
            </w:pPr>
            <w:r>
              <w:rPr>
                <w:sz w:val="16"/>
              </w:rPr>
              <w:t>Improved with / without SR at 1 month, re-read, %</w:t>
            </w:r>
          </w:p>
        </w:tc>
        <w:tc>
          <w:tcPr>
            <w:tcW w:w="2835" w:type="dxa"/>
          </w:tcPr>
          <w:p w14:paraId="39AE7428" w14:textId="77777777" w:rsidR="00C975E4" w:rsidRDefault="00000000">
            <w:pPr>
              <w:keepNext w:val="0"/>
              <w:spacing w:after="0"/>
              <w:jc w:val="center"/>
            </w:pPr>
            <w:r>
              <w:rPr>
                <w:sz w:val="16"/>
              </w:rPr>
              <w:t>54.3 / 35.7</w:t>
            </w:r>
          </w:p>
        </w:tc>
        <w:tc>
          <w:tcPr>
            <w:tcW w:w="2268" w:type="dxa"/>
          </w:tcPr>
          <w:p w14:paraId="74AB061C" w14:textId="77777777" w:rsidR="00C975E4" w:rsidRDefault="00000000">
            <w:pPr>
              <w:keepNext w:val="0"/>
              <w:spacing w:after="0"/>
              <w:jc w:val="center"/>
            </w:pPr>
            <w:r>
              <w:rPr>
                <w:sz w:val="16"/>
              </w:rPr>
              <w:t>51.6 / 42.1</w:t>
            </w:r>
          </w:p>
        </w:tc>
      </w:tr>
      <w:tr w:rsidR="00C975E4" w14:paraId="55BC1BD0" w14:textId="77777777">
        <w:trPr>
          <w:cantSplit/>
        </w:trPr>
        <w:tc>
          <w:tcPr>
            <w:tcW w:w="2268" w:type="dxa"/>
            <w:gridSpan w:val="3"/>
          </w:tcPr>
          <w:p w14:paraId="52099C40" w14:textId="77777777" w:rsidR="00C975E4" w:rsidRDefault="00000000">
            <w:pPr>
              <w:keepNext w:val="0"/>
              <w:spacing w:after="0"/>
            </w:pPr>
            <w:r>
              <w:rPr>
                <w:b/>
                <w:sz w:val="16"/>
              </w:rPr>
              <w:t xml:space="preserve">C. </w:t>
            </w:r>
            <w:r>
              <w:rPr>
                <w:b/>
                <w:sz w:val="16"/>
              </w:rPr>
              <w:t xml:space="preserve">combined</w:t>
            </w:r>
            <w:r>
              <w:rPr>
                <w:b/>
                <w:sz w:val="16"/>
              </w:rPr>
              <w:t xml:space="preserve"> </w:t>
            </w:r>
            <w:r>
              <w:rPr>
                <w:b/>
                <w:sz w:val="16"/>
              </w:rPr>
              <w:t xml:space="preserve">MR/TR</w:t>
            </w:r>
            <w:r>
              <w:rPr>
                <w:b/>
                <w:sz w:val="16"/>
              </w:rPr>
              <w:t xml:space="preserve">, first and second samples combined (172 procedures; grades, 338 interpretable examinations; improvement, 166 procedures with </w:t>
            </w:r>
            <w:r>
              <w:rPr>
                <w:b/>
                <w:sz w:val="16"/>
              </w:rPr>
              <w:t xml:space="preserve">both TTEs and </w:t>
            </w:r>
            <w:r>
              <w:rPr>
                <w:b/>
                <w:sz w:val="16"/>
              </w:rPr>
              <w:t xml:space="preserve">all four </w:t>
            </w:r>
            <w:r>
              <w:rPr>
                <w:b/>
                <w:sz w:val="16"/>
              </w:rPr>
              <w:t xml:space="preserve">valve grades</w:t>
            </w:r>
            <w:r>
              <w:rPr>
                <w:b/>
                <w:sz w:val="16"/>
              </w:rPr>
              <w:t xml:space="preserve"> interpretable)</w:t>
            </w:r>
          </w:p>
        </w:tc>
      </w:tr>
      <w:tr w:rsidR="00C975E4" w14:paraId="344E0234" w14:textId="77777777">
        <w:trPr>
          <w:cantSplit/>
        </w:trPr>
        <w:tc>
          <w:tcPr>
            <w:tcW w:w="3402" w:type="dxa"/>
          </w:tcPr>
          <w:p w14:paraId="2C83EF3A" w14:textId="77777777" w:rsidR="00C975E4" w:rsidRDefault="00000000">
            <w:pPr>
              <w:keepNext w:val="0"/>
              <w:spacing w:after="0"/>
            </w:pPr>
            <w:r>
              <w:rPr>
                <w:sz w:val="16"/>
              </w:rPr>
              <w:t>Weighted κ, linear / quadratic (95% CI)</w:t>
            </w:r>
          </w:p>
        </w:tc>
        <w:tc>
          <w:tcPr>
            <w:tcW w:w="2835" w:type="dxa"/>
          </w:tcPr>
          <w:p w14:paraId="5C7D56CA" w14:textId="77777777" w:rsidR="00C975E4" w:rsidRDefault="00000000">
            <w:pPr>
              <w:keepNext w:val="0"/>
              <w:spacing w:after="0"/>
              <w:jc w:val="center"/>
            </w:pPr>
            <w:r>
              <w:rPr>
                <w:sz w:val="16"/>
              </w:rPr>
              <w:t>0.92</w:t>
            </w:r>
            <w:r>
              <w:rPr>
                <w:sz w:val="16"/>
              </w:rPr>
              <w:t xml:space="preserve"> (</w:t>
            </w:r>
            <w:r>
              <w:rPr>
                <w:sz w:val="16"/>
              </w:rPr>
              <w:t>0.88–0.95</w:t>
            </w:r>
            <w:r>
              <w:rPr>
                <w:sz w:val="16"/>
              </w:rPr>
              <w:t xml:space="preserve">) / </w:t>
            </w:r>
            <w:r>
              <w:rPr>
                <w:sz w:val="16"/>
              </w:rPr>
              <w:t>0.94</w:t>
            </w:r>
            <w:r>
              <w:rPr>
                <w:sz w:val="16"/>
              </w:rPr>
              <w:t xml:space="preserve"> (</w:t>
            </w:r>
            <w:r>
              <w:rPr>
                <w:sz w:val="16"/>
              </w:rPr>
              <w:t>0.92–0.96</w:t>
            </w:r>
            <w:r>
              <w:rPr>
                <w:sz w:val="16"/>
              </w:rPr>
              <w:t>)</w:t>
            </w:r>
          </w:p>
        </w:tc>
        <w:tc>
          <w:tcPr>
            <w:tcW w:w="2268" w:type="dxa"/>
          </w:tcPr>
          <w:p w14:paraId="4F77719A" w14:textId="77777777" w:rsidR="00C975E4" w:rsidRDefault="00000000">
            <w:pPr>
              <w:keepNext w:val="0"/>
              <w:spacing w:after="0"/>
              <w:jc w:val="center"/>
            </w:pPr>
            <w:r>
              <w:rPr>
                <w:sz w:val="16"/>
              </w:rPr>
              <w:t>0.90</w:t>
            </w:r>
            <w:r>
              <w:rPr>
                <w:sz w:val="16"/>
              </w:rPr>
              <w:t xml:space="preserve"> (0.86–0.93) / </w:t>
            </w:r>
            <w:r>
              <w:rPr>
                <w:sz w:val="16"/>
              </w:rPr>
              <w:t>0.94</w:t>
            </w:r>
            <w:r>
              <w:rPr>
                <w:sz w:val="16"/>
              </w:rPr>
              <w:t xml:space="preserve"> (0.91–0.96)</w:t>
            </w:r>
          </w:p>
        </w:tc>
      </w:tr>
      <w:tr w:rsidR="00C975E4" w14:paraId="59B83553" w14:textId="77777777">
        <w:trPr>
          <w:cantSplit/>
        </w:trPr>
        <w:tc>
          <w:tcPr>
            <w:tcW w:w="3402" w:type="dxa"/>
          </w:tcPr>
          <w:p w14:paraId="2FB755E4" w14:textId="77777777" w:rsidR="00C975E4" w:rsidRDefault="00000000">
            <w:pPr>
              <w:keepNext w:val="0"/>
              <w:spacing w:after="0"/>
            </w:pPr>
            <w:r>
              <w:rPr>
                <w:sz w:val="16"/>
              </w:rPr>
              <w:t>Exact agreement / within 1 grade, %</w:t>
            </w:r>
          </w:p>
        </w:tc>
        <w:tc>
          <w:tcPr>
            <w:tcW w:w="2835" w:type="dxa"/>
          </w:tcPr>
          <w:p w14:paraId="2766CCDE" w14:textId="77777777" w:rsidR="00C975E4" w:rsidRDefault="00000000">
            <w:pPr>
              <w:keepNext w:val="0"/>
              <w:spacing w:after="0"/>
              <w:jc w:val="center"/>
            </w:pPr>
            <w:r>
              <w:rPr>
                <w:sz w:val="16"/>
              </w:rPr>
              <w:t>93.2</w:t>
            </w:r>
            <w:r>
              <w:rPr>
                <w:sz w:val="16"/>
              </w:rPr>
              <w:t xml:space="preserve"> / 100</w:t>
            </w:r>
          </w:p>
        </w:tc>
        <w:tc>
          <w:tcPr>
            <w:tcW w:w="2268" w:type="dxa"/>
          </w:tcPr>
          <w:p w14:paraId="2DCE2D9A" w14:textId="77777777" w:rsidR="00C975E4" w:rsidRDefault="00000000">
            <w:pPr>
              <w:keepNext w:val="0"/>
              <w:spacing w:after="0"/>
              <w:jc w:val="center"/>
            </w:pPr>
            <w:r>
              <w:rPr>
                <w:sz w:val="16"/>
              </w:rPr>
              <w:t>90.2</w:t>
            </w:r>
            <w:r>
              <w:rPr>
                <w:sz w:val="16"/>
              </w:rPr>
              <w:t xml:space="preserve"> / 100</w:t>
            </w:r>
          </w:p>
        </w:tc>
      </w:tr>
      <w:tr w:rsidR="00C975E4" w14:paraId="117CF2D3" w14:textId="77777777">
        <w:trPr>
          <w:cantSplit/>
        </w:trPr>
        <w:tc>
          <w:tcPr>
            <w:tcW w:w="3402" w:type="dxa"/>
          </w:tcPr>
          <w:p w14:paraId="0AE29CD4" w14:textId="77777777" w:rsidR="00C975E4" w:rsidRDefault="00000000">
            <w:pPr>
              <w:keepNext w:val="0"/>
              <w:spacing w:after="0"/>
            </w:pPr>
            <w:r>
              <w:rPr>
                <w:sz w:val="16"/>
              </w:rPr>
              <w:t>Improved, reports / re-read, n (%)</w:t>
            </w:r>
          </w:p>
        </w:tc>
        <w:tc>
          <w:tcPr>
            <w:tcW w:w="2835" w:type="dxa"/>
          </w:tcPr>
          <w:p w14:paraId="32A7252B" w14:textId="77777777" w:rsidR="00C975E4" w:rsidRDefault="00000000">
            <w:pPr>
              <w:keepNext w:val="0"/>
              <w:spacing w:after="0"/>
              <w:jc w:val="center"/>
            </w:pPr>
            <w:r>
              <w:rPr>
                <w:sz w:val="16"/>
              </w:rPr>
              <w:t xml:space="preserve">87 (52.4) / </w:t>
            </w:r>
            <w:r>
              <w:rPr>
                <w:sz w:val="16"/>
              </w:rPr>
              <w:t>85</w:t>
            </w:r>
            <w:r>
              <w:rPr>
                <w:sz w:val="16"/>
              </w:rPr>
              <w:t xml:space="preserve"> (</w:t>
            </w:r>
            <w:r>
              <w:rPr>
                <w:sz w:val="16"/>
              </w:rPr>
              <w:t>51.2</w:t>
            </w:r>
            <w:r>
              <w:rPr>
                <w:sz w:val="16"/>
              </w:rPr>
              <w:t>)</w:t>
            </w:r>
          </w:p>
        </w:tc>
        <w:tc>
          <w:tcPr>
            <w:tcW w:w="2268" w:type="dxa"/>
          </w:tcPr>
          <w:p w14:paraId="5149A648" w14:textId="77777777" w:rsidR="00C975E4" w:rsidRDefault="00000000">
            <w:pPr>
              <w:keepNext w:val="0"/>
              <w:spacing w:after="0"/>
              <w:jc w:val="center"/>
            </w:pPr>
            <w:r>
              <w:rPr>
                <w:sz w:val="16"/>
              </w:rPr>
              <w:t xml:space="preserve">93 (56.0) / </w:t>
            </w:r>
            <w:r>
              <w:rPr>
                <w:sz w:val="16"/>
              </w:rPr>
              <w:t>90</w:t>
            </w:r>
            <w:r>
              <w:rPr>
                <w:sz w:val="16"/>
              </w:rPr>
              <w:t xml:space="preserve"> (</w:t>
            </w:r>
            <w:r>
              <w:rPr>
                <w:sz w:val="16"/>
              </w:rPr>
              <w:t>54.2</w:t>
            </w:r>
            <w:r>
              <w:rPr>
                <w:sz w:val="16"/>
              </w:rPr>
              <w:t>)</w:t>
            </w:r>
          </w:p>
        </w:tc>
      </w:tr>
      <w:tr w:rsidR="00C975E4" w14:paraId="1CFCC572" w14:textId="77777777">
        <w:trPr>
          <w:cantSplit/>
        </w:trPr>
        <w:tc>
          <w:tcPr>
            <w:tcW w:w="3402" w:type="dxa"/>
          </w:tcPr>
          <w:p w14:paraId="017C33E4" w14:textId="77777777" w:rsidR="00C975E4" w:rsidRDefault="00000000">
            <w:pPr>
              <w:keepNext w:val="0"/>
              <w:spacing w:after="0"/>
            </w:pPr>
            <w:r>
              <w:rPr>
                <w:sz w:val="16"/>
              </w:rPr>
              <w:t>Agreement on improvement, % (κ; 95% CI); exact McNemar P</w:t>
            </w:r>
          </w:p>
        </w:tc>
        <w:tc>
          <w:tcPr>
            <w:tcW w:w="2835" w:type="dxa"/>
          </w:tcPr>
          <w:p w14:paraId="14DF5DE4" w14:textId="77777777" w:rsidR="00C975E4" w:rsidRDefault="00000000">
            <w:pPr>
              <w:keepNext w:val="0"/>
              <w:spacing w:after="0"/>
              <w:jc w:val="center"/>
            </w:pPr>
            <w:r>
              <w:rPr>
                <w:sz w:val="16"/>
              </w:rPr>
              <w:t>92.8</w:t>
            </w:r>
            <w:r>
              <w:rPr>
                <w:sz w:val="16"/>
              </w:rPr>
              <w:t xml:space="preserve"> (</w:t>
            </w:r>
            <w:r>
              <w:rPr>
                <w:sz w:val="16"/>
              </w:rPr>
              <w:t>0.86</w:t>
            </w:r>
            <w:r>
              <w:rPr>
                <w:sz w:val="16"/>
              </w:rPr>
              <w:t xml:space="preserve">; </w:t>
            </w:r>
            <w:r>
              <w:rPr>
                <w:sz w:val="16"/>
              </w:rPr>
              <w:t>0.77–0.93</w:t>
            </w:r>
            <w:r>
              <w:rPr>
                <w:sz w:val="16"/>
              </w:rPr>
              <w:t xml:space="preserve">); </w:t>
            </w:r>
            <w:r>
              <w:rPr>
                <w:sz w:val="16"/>
              </w:rPr>
              <w:t>0.77</w:t>
            </w:r>
          </w:p>
        </w:tc>
        <w:tc>
          <w:tcPr>
            <w:tcW w:w="2268" w:type="dxa"/>
          </w:tcPr>
          <w:p w14:paraId="58219FD0" w14:textId="77777777" w:rsidR="00C975E4" w:rsidRDefault="00000000">
            <w:pPr>
              <w:keepNext w:val="0"/>
              <w:spacing w:after="0"/>
              <w:jc w:val="center"/>
            </w:pPr>
            <w:r>
              <w:rPr>
                <w:sz w:val="16"/>
              </w:rPr>
              <w:t>89.8</w:t>
            </w:r>
            <w:r>
              <w:rPr>
                <w:sz w:val="16"/>
              </w:rPr>
              <w:t xml:space="preserve"> (</w:t>
            </w:r>
            <w:r>
              <w:rPr>
                <w:sz w:val="16"/>
              </w:rPr>
              <w:t>0.79</w:t>
            </w:r>
            <w:r>
              <w:rPr>
                <w:sz w:val="16"/>
              </w:rPr>
              <w:t xml:space="preserve">; </w:t>
            </w:r>
            <w:r>
              <w:rPr>
                <w:sz w:val="16"/>
              </w:rPr>
              <w:t>0.69–0.88</w:t>
            </w:r>
            <w:r>
              <w:rPr>
                <w:sz w:val="16"/>
              </w:rPr>
              <w:t xml:space="preserve">); </w:t>
            </w:r>
            <w:r>
              <w:rPr>
                <w:sz w:val="16"/>
              </w:rPr>
              <w:t>0.63</w:t>
            </w:r>
          </w:p>
        </w:tc>
      </w:tr>
      <w:tr w:rsidR="00C975E4" w14:paraId="3C3F0A00" w14:textId="77777777">
        <w:trPr>
          <w:cantSplit/>
        </w:trPr>
        <w:tc>
          <w:tcPr>
            <w:tcW w:w="2268" w:type="dxa"/>
            <w:gridSpan w:val="3"/>
          </w:tcPr>
          <w:p w14:paraId="282F5E3D" w14:textId="77777777" w:rsidR="00C975E4" w:rsidRDefault="00000000">
            <w:pPr>
              <w:keepNext w:val="0"/>
              <w:spacing w:after="0"/>
            </w:pPr>
            <w:r>
              <w:rPr>
                <w:b/>
                <w:sz w:val="16"/>
              </w:rPr>
              <w:t xml:space="preserve">D. Examinations read by both re-readers (20 first-sample </w:t>
            </w:r>
            <w:r>
              <w:rPr>
                <w:b/>
                <w:sz w:val="16"/>
              </w:rPr>
              <w:t xml:space="preserve">combined</w:t>
            </w:r>
            <w:r>
              <w:rPr>
                <w:b/>
                <w:sz w:val="16"/>
              </w:rPr>
              <w:t xml:space="preserve"> </w:t>
            </w:r>
            <w:r>
              <w:rPr>
                <w:b/>
                <w:sz w:val="16"/>
              </w:rPr>
              <w:t xml:space="preserve">MR/TR</w:t>
            </w:r>
            <w:r>
              <w:rPr>
                <w:b/>
                <w:sz w:val="16"/>
              </w:rPr>
              <w:t xml:space="preserve"> examinations; agreement between re-readers)</w:t>
            </w:r>
          </w:p>
        </w:tc>
      </w:tr>
      <w:tr w:rsidR="00C975E4" w14:paraId="3B58C5A8" w14:textId="77777777">
        <w:trPr>
          <w:cantSplit/>
        </w:trPr>
        <w:tc>
          <w:tcPr>
            <w:tcW w:w="3402" w:type="dxa"/>
          </w:tcPr>
          <w:p w14:paraId="596F728C" w14:textId="77777777" w:rsidR="00C975E4" w:rsidRDefault="00000000">
            <w:pPr>
              <w:keepNext w:val="0"/>
              <w:spacing w:after="0"/>
            </w:pPr>
            <w:r>
              <w:rPr>
                <w:sz w:val="16"/>
              </w:rPr>
              <w:t>Eight-level scale: weighted κ, linear; exact / within 1 level, %</w:t>
            </w:r>
          </w:p>
        </w:tc>
        <w:tc>
          <w:tcPr>
            <w:tcW w:w="2835" w:type="dxa"/>
          </w:tcPr>
          <w:p w14:paraId="238A48D1" w14:textId="77777777" w:rsidR="00C975E4" w:rsidRDefault="00000000">
            <w:pPr>
              <w:keepNext w:val="0"/>
              <w:spacing w:after="0"/>
              <w:jc w:val="center"/>
            </w:pPr>
            <w:r>
              <w:rPr>
                <w:sz w:val="16"/>
              </w:rPr>
              <w:t>0.78; 80 / 100</w:t>
            </w:r>
          </w:p>
        </w:tc>
        <w:tc>
          <w:tcPr>
            <w:tcW w:w="2268" w:type="dxa"/>
          </w:tcPr>
          <w:p w14:paraId="0B18393E" w14:textId="77777777" w:rsidR="00C975E4" w:rsidRDefault="00000000">
            <w:pPr>
              <w:keepNext w:val="0"/>
              <w:spacing w:after="0"/>
              <w:jc w:val="center"/>
            </w:pPr>
            <w:r>
              <w:rPr>
                <w:sz w:val="16"/>
              </w:rPr>
              <w:t>0.65; 60 / 90</w:t>
            </w:r>
          </w:p>
        </w:tc>
      </w:tr>
      <w:tr w:rsidR="00C975E4" w14:paraId="1634EC95" w14:textId="77777777">
        <w:trPr>
          <w:cantSplit/>
        </w:trPr>
        <w:tc>
          <w:tcPr>
            <w:tcW w:w="3402" w:type="dxa"/>
          </w:tcPr>
          <w:p w14:paraId="57A39878" w14:textId="77777777" w:rsidR="00C975E4" w:rsidRDefault="00000000">
            <w:pPr>
              <w:keepNext w:val="0"/>
              <w:spacing w:after="0"/>
            </w:pPr>
            <w:r>
              <w:rPr>
                <w:sz w:val="16"/>
              </w:rPr>
              <w:t>Analysis grades: weighted κ, linear; exact / within 1 grade, %</w:t>
            </w:r>
          </w:p>
        </w:tc>
        <w:tc>
          <w:tcPr>
            <w:tcW w:w="2835" w:type="dxa"/>
          </w:tcPr>
          <w:p w14:paraId="3A1D16A6" w14:textId="77777777" w:rsidR="00C975E4" w:rsidRDefault="00000000">
            <w:pPr>
              <w:keepNext w:val="0"/>
              <w:spacing w:after="0"/>
              <w:jc w:val="center"/>
            </w:pPr>
            <w:r>
              <w:rPr>
                <w:sz w:val="16"/>
              </w:rPr>
              <w:t>0.83; 90 / 100</w:t>
            </w:r>
          </w:p>
        </w:tc>
        <w:tc>
          <w:tcPr>
            <w:tcW w:w="2268" w:type="dxa"/>
          </w:tcPr>
          <w:p w14:paraId="08FABD18" w14:textId="77777777" w:rsidR="00C975E4" w:rsidRDefault="00000000">
            <w:pPr>
              <w:keepNext w:val="0"/>
              <w:spacing w:after="0"/>
              <w:jc w:val="center"/>
            </w:pPr>
            <w:r>
              <w:rPr>
                <w:sz w:val="16"/>
              </w:rPr>
              <w:t>0.74; 80 / 100</w:t>
            </w:r>
          </w:p>
        </w:tc>
      </w:tr>
    </w:tbl>
    <w:tbl>
      <w:tblPr>
        <w:tblW w:w="8505" w:type="dxa"/>
        <w:tblLayout w:type="fixed"/>
        <w:tblLook w:val="04A0" w:firstRow="1" w:lastRow="0" w:firstColumn="1" w:lastColumn="0" w:noHBand="0" w:noVBand="1"/>
      </w:tblPr>
      <w:tblGrid>
        <w:gridCol w:w="3402"/>
        <w:gridCol w:w="2835"/>
        <w:gridCol w:w="2268"/>
      </w:tblGrid>
      <w:tr w:rsidR="00C975E4" w14:paraId="247F9E0E" w14:textId="77777777">
        <w:trPr>
          <w:cantSplit/>
          <w:tblHeader/>
        </w:trPr>
        <w:tc>
          <w:tcPr>
            <w:tcW w:w="3402" w:type="dxa"/>
            <w:tcBorders>
              <w:top w:val="single" w:sz="8" w:space="0" w:color="000000"/>
              <w:bottom w:val="single" w:sz="8" w:space="0" w:color="000000"/>
            </w:tcBorders>
          </w:tcPr>
          <w:p w14:paraId="3F1B69B5" w14:textId="77777777" w:rsidR="00C975E4" w:rsidRDefault="00000000">
            <w:pPr>
              <w:keepNext/>
              <w:spacing w:after="0"/>
            </w:pPr>
            <w:r>
              <w:rPr>
                <w:b/>
                <w:sz w:val="16"/>
              </w:rPr>
              <w:t xml:space="preserve">combined</w:t>
            </w:r>
            <w:r>
              <w:rPr>
                <w:b/>
                <w:sz w:val="16"/>
              </w:rPr>
              <w:t xml:space="preserve"> </w:t>
            </w:r>
            <w:r>
              <w:rPr>
                <w:b/>
                <w:sz w:val="16"/>
              </w:rPr>
              <w:t xml:space="preserve">MR/TR</w:t>
            </w:r>
            <w:r>
              <w:rPr>
                <w:b/>
                <w:sz w:val="16"/>
              </w:rPr>
              <w:t xml:space="preserve"> procedures (n=166)</w:t>
            </w:r>
          </w:p>
        </w:tc>
        <w:tc>
          <w:tcPr>
            <w:tcW w:w="2835" w:type="dxa"/>
            <w:tcBorders>
              <w:top w:val="single" w:sz="8" w:space="0" w:color="000000"/>
              <w:bottom w:val="single" w:sz="8" w:space="0" w:color="000000"/>
            </w:tcBorders>
          </w:tcPr>
          <w:p w14:paraId="19B30E43" w14:textId="77777777" w:rsidR="00C975E4" w:rsidRDefault="00000000">
            <w:pPr>
              <w:keepNext/>
              <w:spacing w:after="0"/>
              <w:jc w:val="center"/>
            </w:pPr>
            <w:r>
              <w:rPr>
                <w:b/>
                <w:sz w:val="16"/>
              </w:rPr>
              <w:t>Blinded re-read</w:t>
            </w:r>
          </w:p>
        </w:tc>
        <w:tc>
          <w:tcPr>
            <w:tcW w:w="2268" w:type="dxa"/>
            <w:tcBorders>
              <w:top w:val="single" w:sz="8" w:space="0" w:color="000000"/>
              <w:bottom w:val="single" w:sz="8" w:space="0" w:color="000000"/>
            </w:tcBorders>
          </w:tcPr>
          <w:p w14:paraId="0536DB16" w14:textId="77777777" w:rsidR="00C975E4" w:rsidRDefault="00000000">
            <w:pPr>
              <w:keepNext/>
              <w:spacing w:after="0"/>
              <w:jc w:val="center"/>
            </w:pPr>
            <w:r>
              <w:rPr>
                <w:b/>
                <w:sz w:val="16"/>
              </w:rPr>
              <w:t>Clinical reports</w:t>
            </w:r>
          </w:p>
        </w:tc>
      </w:tr>
      <w:tr w:rsidR="00C975E4" w14:paraId="66E80A59" w14:textId="77777777">
        <w:trPr>
          <w:cantSplit/>
        </w:trPr>
        <w:tc>
          <w:tcPr>
            <w:tcW w:w="2268" w:type="dxa"/>
            <w:gridSpan w:val="3"/>
          </w:tcPr>
          <w:p w14:paraId="4EDF485D" w14:textId="77777777" w:rsidR="00C975E4" w:rsidRDefault="00000000">
            <w:pPr>
              <w:keepNext w:val="0"/>
              <w:spacing w:after="0"/>
            </w:pPr>
            <w:r>
              <w:rPr>
                <w:b/>
                <w:sz w:val="16"/>
              </w:rPr>
              <w:t xml:space="preserve">E. Joint response in </w:t>
            </w:r>
            <w:r>
              <w:rPr>
                <w:b/>
                <w:sz w:val="16"/>
              </w:rPr>
              <w:t xml:space="preserve">combined</w:t>
            </w:r>
            <w:r>
              <w:rPr>
                <w:b/>
                <w:sz w:val="16"/>
              </w:rPr>
              <w:t xml:space="preserve"> </w:t>
            </w:r>
            <w:r>
              <w:rPr>
                <w:b/>
                <w:sz w:val="16"/>
              </w:rPr>
              <w:t xml:space="preserve">MR/TR</w:t>
            </w:r>
            <w:r>
              <w:rPr>
                <w:b/>
                <w:sz w:val="16"/>
              </w:rPr>
              <w:t xml:space="preserve">, first and second samples combined (analysis specified before the second re-reading)</w:t>
            </w:r>
          </w:p>
        </w:tc>
      </w:tr>
      <w:tr w:rsidR="00C975E4" w14:paraId="0540720A" w14:textId="77777777">
        <w:trPr>
          <w:cantSplit/>
        </w:trPr>
        <w:tc>
          <w:tcPr>
            <w:tcW w:w="3402" w:type="dxa"/>
          </w:tcPr>
          <w:p w14:paraId="6EE1EE1E" w14:textId="77777777" w:rsidR="00C975E4" w:rsidRDefault="00000000">
            <w:pPr>
              <w:keepNext w:val="0"/>
              <w:spacing w:after="0"/>
            </w:pPr>
            <w:r>
              <w:rPr>
                <w:sz w:val="16"/>
              </w:rPr>
              <w:t>Both / TR only / MR only / neither, n</w:t>
            </w:r>
          </w:p>
        </w:tc>
        <w:tc>
          <w:tcPr>
            <w:tcW w:w="2835" w:type="dxa"/>
          </w:tcPr>
          <w:p w14:paraId="6C78E36A" w14:textId="77777777" w:rsidR="00C975E4" w:rsidRDefault="00000000">
            <w:pPr>
              <w:keepNext w:val="0"/>
              <w:spacing w:after="0"/>
              <w:jc w:val="center"/>
            </w:pPr>
            <w:r>
              <w:rPr>
                <w:sz w:val="16"/>
              </w:rPr>
              <w:t>60</w:t>
            </w:r>
            <w:r>
              <w:rPr>
                <w:sz w:val="16"/>
              </w:rPr>
              <w:t xml:space="preserve"> / </w:t>
            </w:r>
            <w:r>
              <w:rPr>
                <w:sz w:val="16"/>
              </w:rPr>
              <w:t>30</w:t>
            </w:r>
            <w:r>
              <w:rPr>
                <w:sz w:val="16"/>
              </w:rPr>
              <w:t xml:space="preserve"> / </w:t>
            </w:r>
            <w:r>
              <w:rPr>
                <w:sz w:val="16"/>
              </w:rPr>
              <w:t>25</w:t>
            </w:r>
            <w:r>
              <w:rPr>
                <w:sz w:val="16"/>
              </w:rPr>
              <w:t xml:space="preserve"> / 51</w:t>
            </w:r>
          </w:p>
        </w:tc>
        <w:tc>
          <w:tcPr>
            <w:tcW w:w="2268" w:type="dxa"/>
          </w:tcPr>
          <w:p w14:paraId="74B956B6" w14:textId="77777777" w:rsidR="00C975E4" w:rsidRDefault="00000000">
            <w:pPr>
              <w:keepNext w:val="0"/>
              <w:spacing w:after="0"/>
              <w:jc w:val="center"/>
            </w:pPr>
            <w:r>
              <w:rPr>
                <w:sz w:val="16"/>
              </w:rPr>
              <w:t>63 / 30 / 24 / 49</w:t>
            </w:r>
          </w:p>
        </w:tc>
      </w:tr>
      <w:tr w:rsidR="00C975E4" w14:paraId="747C5DCF" w14:textId="77777777">
        <w:trPr>
          <w:cantSplit/>
        </w:trPr>
        <w:tc>
          <w:tcPr>
            <w:tcW w:w="3402" w:type="dxa"/>
          </w:tcPr>
          <w:p w14:paraId="1463AF18" w14:textId="77777777" w:rsidR="00C975E4" w:rsidRDefault="00000000">
            <w:pPr>
              <w:keepNext w:val="0"/>
              <w:spacing w:after="0"/>
            </w:pPr>
            <w:r>
              <w:rPr>
                <w:sz w:val="16"/>
              </w:rPr>
              <w:t>Improved in both valves, n (%; 95% CI)</w:t>
            </w:r>
          </w:p>
        </w:tc>
        <w:tc>
          <w:tcPr>
            <w:tcW w:w="2835" w:type="dxa"/>
          </w:tcPr>
          <w:p w14:paraId="4F40EDCE" w14:textId="77777777" w:rsidR="00C975E4" w:rsidRDefault="00000000">
            <w:pPr>
              <w:keepNext w:val="0"/>
              <w:spacing w:after="0"/>
              <w:jc w:val="center"/>
            </w:pPr>
            <w:r>
              <w:rPr>
                <w:sz w:val="16"/>
              </w:rPr>
              <w:t>60</w:t>
            </w:r>
            <w:r>
              <w:rPr>
                <w:sz w:val="16"/>
              </w:rPr>
              <w:t xml:space="preserve"> (</w:t>
            </w:r>
            <w:r>
              <w:rPr>
                <w:sz w:val="16"/>
              </w:rPr>
              <w:t>36.1</w:t>
            </w:r>
            <w:r>
              <w:rPr>
                <w:sz w:val="16"/>
              </w:rPr>
              <w:t xml:space="preserve">; </w:t>
            </w:r>
            <w:r>
              <w:rPr>
                <w:sz w:val="16"/>
              </w:rPr>
              <w:t>29.2–43.7</w:t>
            </w:r>
            <w:r>
              <w:rPr>
                <w:sz w:val="16"/>
              </w:rPr>
              <w:t>)</w:t>
            </w:r>
          </w:p>
        </w:tc>
        <w:tc>
          <w:tcPr>
            <w:tcW w:w="2268" w:type="dxa"/>
          </w:tcPr>
          <w:p w14:paraId="08EFD99F" w14:textId="77777777" w:rsidR="00C975E4" w:rsidRDefault="00000000">
            <w:pPr>
              <w:keepNext w:val="0"/>
              <w:spacing w:after="0"/>
              <w:jc w:val="center"/>
            </w:pPr>
            <w:r>
              <w:rPr>
                <w:sz w:val="16"/>
              </w:rPr>
              <w:t>63 (38.0; 30.9–45.5)</w:t>
            </w:r>
          </w:p>
        </w:tc>
      </w:tr>
      <w:tr w:rsidR="00C975E4" w14:paraId="1A903C24" w14:textId="77777777">
        <w:trPr>
          <w:cantSplit/>
        </w:trPr>
        <w:tc>
          <w:tcPr>
            <w:tcW w:w="3402" w:type="dxa"/>
          </w:tcPr>
          <w:p w14:paraId="6227BF1D" w14:textId="77777777" w:rsidR="00C975E4" w:rsidRDefault="00000000">
            <w:pPr>
              <w:keepNext w:val="0"/>
              <w:spacing w:after="0"/>
            </w:pPr>
            <w:r>
              <w:rPr>
                <w:sz w:val="16"/>
              </w:rPr>
              <w:t>OR, MR vs TR improvement (95% CI); primary criterion, lower limit &gt;1</w:t>
            </w:r>
          </w:p>
        </w:tc>
        <w:tc>
          <w:tcPr>
            <w:tcW w:w="2835" w:type="dxa"/>
          </w:tcPr>
          <w:p w14:paraId="29DBB18D" w14:textId="77777777" w:rsidR="00C975E4" w:rsidRDefault="00000000">
            <w:pPr>
              <w:keepNext w:val="0"/>
              <w:spacing w:after="0"/>
              <w:jc w:val="center"/>
            </w:pPr>
            <w:r>
              <w:rPr>
                <w:sz w:val="16"/>
              </w:rPr>
              <w:t>4.01</w:t>
            </w:r>
            <w:r>
              <w:rPr>
                <w:sz w:val="16"/>
              </w:rPr>
              <w:t xml:space="preserve"> (</w:t>
            </w:r>
            <w:r>
              <w:rPr>
                <w:sz w:val="16"/>
              </w:rPr>
              <w:t>2.10–7.63</w:t>
            </w:r>
            <w:r>
              <w:rPr>
                <w:sz w:val="16"/>
              </w:rPr>
              <w:t>); met</w:t>
            </w:r>
          </w:p>
        </w:tc>
        <w:tc>
          <w:tcPr>
            <w:tcW w:w="2268" w:type="dxa"/>
          </w:tcPr>
          <w:p w14:paraId="6C3724EB" w14:textId="77777777" w:rsidR="00C975E4" w:rsidRDefault="00000000">
            <w:pPr>
              <w:keepNext w:val="0"/>
              <w:spacing w:after="0"/>
              <w:jc w:val="center"/>
            </w:pPr>
            <w:r>
              <w:rPr>
                <w:sz w:val="16"/>
              </w:rPr>
              <w:t>4.21 (2.20–8.05)</w:t>
            </w:r>
          </w:p>
        </w:tc>
      </w:tr>
      <w:tr w:rsidR="00C975E4" w14:paraId="104928E7" w14:textId="77777777">
        <w:trPr>
          <w:cantSplit/>
        </w:trPr>
        <w:tc>
          <w:tcPr>
            <w:tcW w:w="3402" w:type="dxa"/>
          </w:tcPr>
          <w:p w14:paraId="2A5FF2CB" w14:textId="77777777" w:rsidR="00C975E4" w:rsidRDefault="00000000">
            <w:pPr>
              <w:keepNext w:val="0"/>
              <w:spacing w:after="0"/>
            </w:pPr>
            <w:r>
              <w:rPr>
                <w:sz w:val="16"/>
              </w:rPr>
              <w:t>Observed/expected joint improvement (95% CI)</w:t>
            </w:r>
          </w:p>
        </w:tc>
        <w:tc>
          <w:tcPr>
            <w:tcW w:w="2835" w:type="dxa"/>
          </w:tcPr>
          <w:p w14:paraId="3DF214B0" w14:textId="77777777" w:rsidR="00C975E4" w:rsidRDefault="00000000">
            <w:pPr>
              <w:keepNext w:val="0"/>
              <w:spacing w:after="0"/>
              <w:jc w:val="center"/>
            </w:pPr>
            <w:r>
              <w:rPr>
                <w:sz w:val="16"/>
              </w:rPr>
              <w:t>1.30</w:t>
            </w:r>
            <w:r>
              <w:rPr>
                <w:sz w:val="16"/>
              </w:rPr>
              <w:t xml:space="preserve"> (</w:t>
            </w:r>
            <w:r>
              <w:rPr>
                <w:sz w:val="16"/>
              </w:rPr>
              <w:t>1.17–1.46</w:t>
            </w:r>
            <w:r>
              <w:rPr>
                <w:sz w:val="16"/>
              </w:rPr>
              <w:t>)</w:t>
            </w:r>
          </w:p>
        </w:tc>
        <w:tc>
          <w:tcPr>
            <w:tcW w:w="2268" w:type="dxa"/>
          </w:tcPr>
          <w:p w14:paraId="0B106D98" w14:textId="77777777" w:rsidR="00C975E4" w:rsidRDefault="00000000">
            <w:pPr>
              <w:keepNext w:val="0"/>
              <w:spacing w:after="0"/>
              <w:jc w:val="center"/>
            </w:pPr>
            <w:r>
              <w:rPr>
                <w:sz w:val="16"/>
              </w:rPr>
              <w:t>1.29 (1.16–1.45)</w:t>
            </w:r>
          </w:p>
        </w:tc>
      </w:tr>
      <w:tr w:rsidR="00C975E4" w14:paraId="25F81672" w14:textId="77777777">
        <w:trPr>
          <w:cantSplit/>
        </w:trPr>
        <w:tc>
          <w:tcPr>
            <w:tcW w:w="3402" w:type="dxa"/>
          </w:tcPr>
          <w:p w14:paraId="61B2E0BC" w14:textId="77777777" w:rsidR="00C975E4" w:rsidRDefault="00000000">
            <w:pPr>
              <w:keepNext w:val="0"/>
              <w:spacing w:after="0"/>
            </w:pPr>
            <w:r>
              <w:rPr>
                <w:sz w:val="16"/>
              </w:rPr>
              <w:t>Agreement on joint response state, % (κ; 95% CI)</w:t>
            </w:r>
          </w:p>
        </w:tc>
        <w:tc>
          <w:tcPr>
            <w:tcW w:w="2835" w:type="dxa"/>
          </w:tcPr>
          <w:p w14:paraId="26647CB1" w14:textId="77777777" w:rsidR="00C975E4" w:rsidRDefault="00000000">
            <w:pPr>
              <w:keepNext w:val="0"/>
              <w:spacing w:after="0"/>
              <w:jc w:val="center"/>
            </w:pPr>
            <w:r>
              <w:rPr>
                <w:sz w:val="16"/>
              </w:rPr>
              <w:t>84.3</w:t>
            </w:r>
            <w:r>
              <w:rPr>
                <w:sz w:val="16"/>
              </w:rPr>
              <w:t xml:space="preserve"> (</w:t>
            </w:r>
            <w:r>
              <w:rPr>
                <w:sz w:val="16"/>
              </w:rPr>
              <w:t>0.78</w:t>
            </w:r>
            <w:r>
              <w:rPr>
                <w:sz w:val="16"/>
              </w:rPr>
              <w:t xml:space="preserve">; </w:t>
            </w:r>
            <w:r>
              <w:rPr>
                <w:sz w:val="16"/>
              </w:rPr>
              <w:t>0.70–0.85</w:t>
            </w:r>
            <w:r>
              <w:rPr>
                <w:sz w:val="16"/>
              </w:rPr>
              <w:t>)</w:t>
            </w:r>
          </w:p>
        </w:tc>
        <w:tc>
          <w:tcPr>
            <w:tcW w:w="2268" w:type="dxa"/>
          </w:tcPr>
          <w:p w14:paraId="78105775" w14:textId="77777777" w:rsidR="00C975E4" w:rsidRDefault="00000000">
            <w:pPr>
              <w:keepNext w:val="0"/>
              <w:spacing w:after="0"/>
              <w:jc w:val="center"/>
            </w:pPr>
            <w:r>
              <w:rPr>
                <w:sz w:val="16"/>
              </w:rPr>
              <w:t>—</w:t>
            </w:r>
          </w:p>
        </w:tc>
      </w:tr>
      <w:tr w:rsidR="00C975E4" w14:paraId="2A326028" w14:textId="77777777">
        <w:trPr>
          <w:cantSplit/>
        </w:trPr>
        <w:tc>
          <w:tcPr>
            <w:tcW w:w="3402" w:type="dxa"/>
          </w:tcPr>
          <w:p w14:paraId="3981DF51" w14:textId="77777777" w:rsidR="00C975E4" w:rsidRDefault="00000000">
            <w:pPr>
              <w:keepNext w:val="0"/>
              <w:spacing w:after="0"/>
            </w:pPr>
            <w:r>
              <w:rPr>
                <w:sz w:val="16"/>
              </w:rPr>
              <w:t>OR with SR at 1 month (n=115; descriptive)</w:t>
            </w:r>
          </w:p>
        </w:tc>
        <w:tc>
          <w:tcPr>
            <w:tcW w:w="2835" w:type="dxa"/>
          </w:tcPr>
          <w:p w14:paraId="46610057" w14:textId="77777777" w:rsidR="00C975E4" w:rsidRDefault="00000000">
            <w:pPr>
              <w:keepNext w:val="0"/>
              <w:spacing w:after="0"/>
              <w:jc w:val="center"/>
            </w:pPr>
            <w:r>
              <w:rPr>
                <w:sz w:val="16"/>
              </w:rPr>
              <w:t>3.66</w:t>
            </w:r>
            <w:r>
              <w:rPr>
                <w:sz w:val="16"/>
              </w:rPr>
              <w:t xml:space="preserve"> (</w:t>
            </w:r>
            <w:r>
              <w:rPr>
                <w:sz w:val="16"/>
              </w:rPr>
              <w:t>1.68–8.00</w:t>
            </w:r>
            <w:r>
              <w:rPr>
                <w:sz w:val="16"/>
              </w:rPr>
              <w:t>)</w:t>
            </w:r>
          </w:p>
        </w:tc>
        <w:tc>
          <w:tcPr>
            <w:tcW w:w="2268" w:type="dxa"/>
          </w:tcPr>
          <w:p w14:paraId="1256E240" w14:textId="77777777" w:rsidR="00C975E4" w:rsidRDefault="00000000">
            <w:pPr>
              <w:keepNext w:val="0"/>
              <w:spacing w:after="0"/>
              <w:jc w:val="center"/>
            </w:pPr>
            <w:r>
              <w:rPr>
                <w:sz w:val="16"/>
              </w:rPr>
              <w:t>4.49 (2.01–10.02)</w:t>
            </w:r>
          </w:p>
        </w:tc>
      </w:tr>
      <w:tr w:rsidR="00C975E4" w14:paraId="29EC0F0B" w14:textId="77777777">
        <w:trPr>
          <w:cantSplit/>
        </w:trPr>
        <w:tc>
          <w:tcPr>
            <w:tcW w:w="3402" w:type="dxa"/>
          </w:tcPr>
          <w:p w14:paraId="699FAD21" w14:textId="77777777" w:rsidR="00C975E4" w:rsidRDefault="00000000">
            <w:pPr>
              <w:keepNext w:val="0"/>
              <w:spacing w:after="0"/>
            </w:pPr>
            <w:r>
              <w:rPr>
                <w:sz w:val="16"/>
              </w:rPr>
              <w:t>OR without SR at 1 month (n=51; descriptive)</w:t>
            </w:r>
          </w:p>
        </w:tc>
        <w:tc>
          <w:tcPr>
            <w:tcW w:w="2835" w:type="dxa"/>
          </w:tcPr>
          <w:p w14:paraId="2DC1B995" w14:textId="77777777" w:rsidR="00C975E4" w:rsidRDefault="00000000">
            <w:pPr>
              <w:keepNext w:val="0"/>
              <w:spacing w:after="0"/>
              <w:jc w:val="center"/>
            </w:pPr>
            <w:r>
              <w:rPr>
                <w:sz w:val="16"/>
              </w:rPr>
              <w:t>3.27</w:t>
            </w:r>
            <w:r>
              <w:rPr>
                <w:sz w:val="16"/>
              </w:rPr>
              <w:t xml:space="preserve"> (</w:t>
            </w:r>
            <w:r>
              <w:rPr>
                <w:sz w:val="16"/>
              </w:rPr>
              <w:t>1.00–10.67</w:t>
            </w:r>
            <w:r>
              <w:rPr>
                <w:sz w:val="16"/>
              </w:rPr>
              <w:t>)</w:t>
            </w:r>
          </w:p>
        </w:tc>
        <w:tc>
          <w:tcPr>
            <w:tcW w:w="2268" w:type="dxa"/>
          </w:tcPr>
          <w:p w14:paraId="7BF966DC" w14:textId="77777777" w:rsidR="00C975E4" w:rsidRDefault="00000000">
            <w:pPr>
              <w:keepNext w:val="0"/>
              <w:spacing w:after="0"/>
              <w:jc w:val="center"/>
            </w:pPr>
            <w:r>
              <w:rPr>
                <w:sz w:val="16"/>
              </w:rPr>
              <w:t>2.28 (0.71–7.31)</w:t>
            </w:r>
          </w:p>
        </w:tc>
      </w:tr>
    </w:tbl>
    <w:p w14:paraId="6009DBE8" w14:textId="04F412EC" w:rsidR="00E4519B" w:rsidRDefault="00000000">
      <w:pPr>
        <w:spacing w:before="60" w:line="240" w:lineRule="auto"/>
      </w:pPr>
      <w:r>
        <w:rPr>
          <w:sz w:val="16"/>
        </w:rPr>
        <w:t xml:space="preserve">First sample: stratified random sample of 100 of the 844 procedures (</w:t>
      </w:r>
      <w:r>
        <w:rPr>
          <w:sz w:val="16"/>
        </w:rPr>
        <w:t xml:space="preserve">isolated</w:t>
      </w:r>
      <w:r>
        <w:rPr>
          <w:sz w:val="16"/>
        </w:rPr>
        <w:t xml:space="preserve"> </w:t>
      </w:r>
      <w:r>
        <w:rPr>
          <w:sz w:val="16"/>
        </w:rPr>
        <w:t xml:space="preserve">MR</w:t>
      </w:r>
      <w:r>
        <w:rPr>
          <w:sz w:val="16"/>
        </w:rPr>
        <w:t xml:space="preserve">, 16; </w:t>
      </w:r>
      <w:r>
        <w:rPr>
          <w:sz w:val="16"/>
        </w:rPr>
        <w:t xml:space="preserve">isolated</w:t>
      </w:r>
      <w:r>
        <w:rPr>
          <w:sz w:val="16"/>
        </w:rPr>
        <w:t xml:space="preserve"> </w:t>
      </w:r>
      <w:r>
        <w:rPr>
          <w:sz w:val="16"/>
        </w:rPr>
        <w:t xml:space="preserve">TR</w:t>
      </w:r>
      <w:r>
        <w:rPr>
          <w:sz w:val="16"/>
        </w:rPr>
        <w:t xml:space="preserve">, 38; </w:t>
      </w:r>
      <w:r>
        <w:rPr>
          <w:sz w:val="16"/>
        </w:rPr>
        <w:t xml:space="preserve">combined</w:t>
      </w:r>
      <w:r>
        <w:rPr>
          <w:sz w:val="16"/>
        </w:rPr>
        <w:t xml:space="preserve"> </w:t>
      </w:r>
      <w:r>
        <w:rPr>
          <w:sz w:val="16"/>
        </w:rPr>
        <w:t xml:space="preserve">MR/TR</w:t>
      </w:r>
      <w:r>
        <w:rPr>
          <w:sz w:val="16"/>
        </w:rPr>
        <w:t xml:space="preserve">, 46), each with the baseline and 1-month TTE (200 examinations). Images were exported and anonymized (names, dates, and electrocardiographic strips removed) by a coordinator who did not grade them and were read in random order by a Level III echocardiographer who had not participated in the original readings and was blinded to group, time point, rhythm, and original grade, using the institutional eight-level scale; grades were mapped to the analysis grades as in the main analysis. Three examinations were uninterpretable (1 </w:t>
      </w:r>
      <w:r>
        <w:rPr>
          <w:sz w:val="16"/>
        </w:rPr>
        <w:t xml:space="preserve">isolated</w:t>
      </w:r>
      <w:r>
        <w:rPr>
          <w:sz w:val="16"/>
        </w:rPr>
        <w:t xml:space="preserve"> </w:t>
      </w:r>
      <w:r>
        <w:rPr>
          <w:sz w:val="16"/>
        </w:rPr>
        <w:t xml:space="preserve">TR</w:t>
      </w:r>
      <w:r>
        <w:rPr>
          <w:sz w:val="16"/>
        </w:rPr>
        <w:t xml:space="preserve"> examination at 1 month and 2 </w:t>
      </w:r>
      <w:r>
        <w:rPr>
          <w:sz w:val="16"/>
        </w:rPr>
        <w:t xml:space="preserve">combined</w:t>
      </w:r>
      <w:r>
        <w:rPr>
          <w:sz w:val="16"/>
        </w:rPr>
        <w:t xml:space="preserve"> </w:t>
      </w:r>
      <w:r>
        <w:rPr>
          <w:sz w:val="16"/>
        </w:rPr>
        <w:t xml:space="preserve">MR/TR</w:t>
      </w:r>
      <w:r>
        <w:rPr>
          <w:sz w:val="16"/>
        </w:rPr>
        <w:t xml:space="preserve"> examinations). MR was assessed in </w:t>
      </w:r>
      <w:r>
        <w:rPr>
          <w:sz w:val="16"/>
        </w:rPr>
        <w:t xml:space="preserve">all</w:t>
      </w:r>
      <w:r>
        <w:rPr>
          <w:sz w:val="16"/>
        </w:rPr>
        <w:t xml:space="preserve"> </w:t>
      </w:r>
      <w:r>
        <w:rPr>
          <w:sz w:val="16"/>
        </w:rPr>
        <w:t xml:space="preserve">MR</w:t>
      </w:r>
      <w:r>
        <w:rPr>
          <w:sz w:val="16"/>
        </w:rPr>
        <w:t xml:space="preserve"> </w:t>
      </w:r>
      <w:r>
        <w:rPr>
          <w:sz w:val="16"/>
        </w:rPr>
        <w:t xml:space="preserve">series</w:t>
      </w:r>
      <w:r>
        <w:rPr>
          <w:sz w:val="16"/>
        </w:rPr>
        <w:t xml:space="preserve"> and TR in </w:t>
      </w:r>
      <w:r>
        <w:rPr>
          <w:sz w:val="16"/>
        </w:rPr>
        <w:t xml:space="preserve">all</w:t>
      </w:r>
      <w:r>
        <w:rPr>
          <w:sz w:val="16"/>
        </w:rPr>
        <w:t xml:space="preserve"> </w:t>
      </w:r>
      <w:r>
        <w:rPr>
          <w:sz w:val="16"/>
        </w:rPr>
        <w:t xml:space="preserve">TR</w:t>
      </w:r>
      <w:r>
        <w:rPr>
          <w:sz w:val="16"/>
        </w:rPr>
        <w:t xml:space="preserve"> </w:t>
      </w:r>
      <w:r>
        <w:rPr>
          <w:sz w:val="16"/>
        </w:rPr>
        <w:t xml:space="preserve">series.</w:t>
      </w:r>
      <w:r>
        <w:rPr>
          <w:sz w:val="16"/>
        </w:rPr>
        <w:t xml:space="preserve"> CIs for weighted κ and for κ for improvement are from 2,000 patient-level bootstrap samples; proportions are shown with Wilson 95% CIs. SR, sinus rhythm on 24-hour Holter monitoring near the 1-month TTE (MR, 46 series with and 14 without SR; TR, 62 and 19). Second sample (post hoc; analysis specified before reading): 126 </w:t>
      </w:r>
      <w:r>
        <w:rPr>
          <w:sz w:val="16"/>
        </w:rPr>
        <w:t xml:space="preserve">combined</w:t>
      </w:r>
      <w:r>
        <w:rPr>
          <w:sz w:val="16"/>
        </w:rPr>
        <w:t xml:space="preserve"> </w:t>
      </w:r>
      <w:r>
        <w:rPr>
          <w:sz w:val="16"/>
        </w:rPr>
        <w:t xml:space="preserve">MR/TR</w:t>
      </w:r>
      <w:r>
        <w:rPr>
          <w:sz w:val="16"/>
        </w:rPr>
        <w:t xml:space="preserve"> procedures randomly selected from those not in the first sample (seed fixed in advance), read in random order under the same conditions by a second echocardiographer who had not participated in the original readings or the first re-read, together with 20 first-sample </w:t>
      </w:r>
      <w:r>
        <w:rPr>
          <w:sz w:val="16"/>
        </w:rPr>
        <w:t xml:space="preserve">combined</w:t>
      </w:r>
      <w:r>
        <w:rPr>
          <w:sz w:val="16"/>
        </w:rPr>
        <w:t xml:space="preserve"> </w:t>
      </w:r>
      <w:r>
        <w:rPr>
          <w:sz w:val="16"/>
        </w:rPr>
        <w:t xml:space="preserve">MR/TR</w:t>
      </w:r>
      <w:r>
        <w:rPr>
          <w:sz w:val="16"/>
        </w:rPr>
        <w:t xml:space="preserve"> examinations already read by the first re-reader (272 examinations; 4 uninterpretable); part D therefore shows agreement between the two re-readers. Parts C and E combine the 46 first-sample and 126 second-sample </w:t>
      </w:r>
      <w:r>
        <w:rPr>
          <w:sz w:val="16"/>
        </w:rPr>
        <w:t xml:space="preserve">combined</w:t>
      </w:r>
      <w:r>
        <w:rPr>
          <w:sz w:val="16"/>
        </w:rPr>
        <w:t xml:space="preserve"> </w:t>
      </w:r>
      <w:r>
        <w:rPr>
          <w:sz w:val="16"/>
        </w:rPr>
        <w:t xml:space="preserve">MR/TR</w:t>
      </w:r>
      <w:r>
        <w:rPr>
          <w:sz w:val="16"/>
        </w:rPr>
        <w:t xml:space="preserve"> procedures (172; 6 excluded because an examination was uninterpretable). The prespecified primary criterion was a lower 95% confidence limit &gt;1 for the OR between MR and TR improvement by the re-read; the sample size (about 170) gave 80% power for a true OR of 2.5 at two-sided α=0.05. ORs use a 0.5 continuity </w:t>
      </w:r>
      <w:r>
        <w:rPr>
          <w:sz w:val="16"/>
        </w:rPr>
        <w:t xml:space="preserve">correction with Woolf CIs; CIs for observed/expected ratios and κ are from 2,000 patient-level bootstrap samples. SR-stratified estimates are descriptive. </w:t>
      </w:r>
      <w:r>
        <w:rPr>
          <w:sz w:val="16"/>
        </w:rPr>
        <w:t xml:space="preserve">MR indicates mitral regurgitation; OR, odds ratio; SR, sinus rhythm; TR, tricuspid regurgitation; TTE, transthoracic echocardiography.</w:t>
      </w:r>
    </w:p>
    <w:p w14:paraId="754634FC" w14:textId="77777777" w:rsidR="00C975E4" w:rsidRDefault="00C975E4">
      <w:pPr>
        <w:sectPr w:rsidR="00C975E4">
          <w:pgSz w:w="11906" w:h="16838"/>
          <w:pgMar w:top="1134" w:right="1134" w:bottom="1134" w:left="1134" w:header="720" w:footer="720" w:gutter="0"/>
          <w:cols w:space="720"/>
          <w:docGrid w:linePitch="360"/>
        </w:sectPr>
      </w:pPr>
    </w:p>
    <w:p w14:paraId="216BA25B" w14:textId="77777777" w:rsidR="00C975E4" w:rsidRDefault="00000000">
      <w:pPr>
        <w:keepNext/>
        <w:spacing w:after="80"/>
      </w:pPr>
      <w:r>
        <w:rPr>
          <w:b/>
        </w:rPr>
        <w:t xml:space="preserve">Table S3A.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(MR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14E780EC" w14:textId="77777777">
        <w:trPr>
          <w:cantSplit/>
          <w:tblHeader/>
        </w:trPr>
        <w:tc>
          <w:tcPr>
            <w:tcW w:w="2608" w:type="dxa"/>
            <w:tcBorders>
              <w:top w:val="single" w:sz="8" w:space="0" w:color="000000"/>
              <w:bottom w:val="single" w:sz="8" w:space="0" w:color="000000"/>
            </w:tcBorders>
          </w:tcPr>
          <w:p w14:paraId="39404BCF"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72A91A5D" w14:textId="77777777" w:rsidR="00C975E4" w:rsidRDefault="00000000">
            <w:pPr>
              <w:keepNext/>
              <w:spacing w:after="0"/>
              <w:jc w:val="center"/>
            </w:pPr>
            <w:r>
              <w:rPr>
                <w:b/>
                <w:sz w:val="18"/>
              </w:rPr>
              <w:t>Crude</w:t>
            </w:r>
          </w:p>
          <w:p w14:paraId="5C655DA4"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7C64029" w14:textId="77777777" w:rsidR="00C975E4" w:rsidRDefault="00000000">
            <w:pPr>
              <w:keepNext/>
              <w:spacing w:after="0"/>
              <w:jc w:val="center"/>
            </w:pPr>
            <w:r>
              <w:rPr>
                <w:b/>
                <w:sz w:val="18"/>
              </w:rPr>
              <w:t>Crude</w:t>
            </w:r>
          </w:p>
          <w:p w14:paraId="4B9827BB"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27390BAC" w14:textId="77777777" w:rsidR="00C975E4" w:rsidRDefault="00000000">
            <w:pPr>
              <w:keepNext/>
              <w:spacing w:after="0"/>
              <w:jc w:val="center"/>
            </w:pPr>
            <w:r>
              <w:rPr>
                <w:b/>
                <w:sz w:val="18"/>
              </w:rPr>
              <w:t>Crude</w:t>
            </w:r>
          </w:p>
          <w:p w14:paraId="52819E0C"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1992706" w14:textId="77777777" w:rsidR="00C975E4" w:rsidRDefault="00000000">
            <w:pPr>
              <w:keepNext/>
              <w:spacing w:after="0"/>
              <w:jc w:val="center"/>
            </w:pPr>
            <w:r>
              <w:rPr>
                <w:b/>
                <w:sz w:val="18"/>
              </w:rPr>
              <w:t>IPTW</w:t>
            </w:r>
          </w:p>
          <w:p w14:paraId="7B7AE3E6"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485DCC6" w14:textId="77777777" w:rsidR="00C975E4" w:rsidRDefault="00000000">
            <w:pPr>
              <w:keepNext/>
              <w:spacing w:after="0"/>
              <w:jc w:val="center"/>
            </w:pPr>
            <w:r>
              <w:rPr>
                <w:b/>
                <w:sz w:val="18"/>
              </w:rPr>
              <w:t>IPTW</w:t>
            </w:r>
          </w:p>
          <w:p w14:paraId="0E737944"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7EFFD74D" w14:textId="77777777" w:rsidR="00C975E4" w:rsidRDefault="00000000">
            <w:pPr>
              <w:keepNext/>
              <w:spacing w:after="0"/>
              <w:jc w:val="center"/>
            </w:pPr>
            <w:r>
              <w:rPr>
                <w:b/>
                <w:sz w:val="18"/>
              </w:rPr>
              <w:t>IPTW</w:t>
            </w:r>
          </w:p>
          <w:p w14:paraId="37F3AE9E"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1A7EB0CD" w14:textId="77777777" w:rsidR="00C975E4" w:rsidRDefault="00000000">
            <w:pPr>
              <w:keepNext/>
              <w:spacing w:after="0"/>
              <w:jc w:val="center"/>
            </w:pPr>
            <w:r>
              <w:rPr>
                <w:b/>
                <w:sz w:val="18"/>
              </w:rPr>
              <w:t>IPTW</w:t>
            </w:r>
          </w:p>
          <w:p w14:paraId="0951744E" w14:textId="77777777" w:rsidR="00C975E4" w:rsidRDefault="00000000">
            <w:pPr>
              <w:keepNext/>
              <w:spacing w:after="0"/>
              <w:jc w:val="center"/>
            </w:pPr>
            <w:r>
              <w:rPr>
                <w:b/>
                <w:sz w:val="18"/>
              </w:rPr>
              <w:t>mean |SMD|</w:t>
            </w:r>
          </w:p>
        </w:tc>
      </w:tr>
      <w:tr w:rsidR="00C975E4" w14:paraId="7AC1A97F" w14:textId="77777777">
        <w:trPr>
          <w:cantSplit/>
        </w:trPr>
        <w:tc>
          <w:tcPr>
            <w:tcW w:w="2608" w:type="dxa"/>
          </w:tcPr>
          <w:p w14:paraId="10499423" w14:textId="77777777" w:rsidR="00C975E4" w:rsidRDefault="00000000">
            <w:pPr>
              <w:keepNext w:val="0"/>
              <w:spacing w:after="0"/>
            </w:pPr>
            <w:r>
              <w:rPr>
                <w:sz w:val="18"/>
              </w:rPr>
              <w:t>Age, y</w:t>
            </w:r>
          </w:p>
        </w:tc>
        <w:tc>
          <w:tcPr>
            <w:tcW w:w="879" w:type="dxa"/>
          </w:tcPr>
          <w:p w14:paraId="71C4B13E" w14:textId="77777777" w:rsidR="00C975E4" w:rsidRDefault="00000000">
            <w:pPr>
              <w:keepNext w:val="0"/>
              <w:spacing w:after="0"/>
              <w:jc w:val="center"/>
            </w:pPr>
            <w:r>
              <w:rPr>
                <w:sz w:val="18"/>
              </w:rPr>
              <w:t>0.371</w:t>
            </w:r>
          </w:p>
        </w:tc>
        <w:tc>
          <w:tcPr>
            <w:tcW w:w="879" w:type="dxa"/>
          </w:tcPr>
          <w:p w14:paraId="21D09003" w14:textId="77777777" w:rsidR="00C975E4" w:rsidRDefault="00000000">
            <w:pPr>
              <w:keepNext w:val="0"/>
              <w:spacing w:after="0"/>
              <w:jc w:val="center"/>
            </w:pPr>
            <w:r>
              <w:rPr>
                <w:sz w:val="18"/>
              </w:rPr>
              <w:t>0.371</w:t>
            </w:r>
          </w:p>
        </w:tc>
        <w:tc>
          <w:tcPr>
            <w:tcW w:w="879" w:type="dxa"/>
          </w:tcPr>
          <w:p w14:paraId="59317990" w14:textId="77777777" w:rsidR="00C975E4" w:rsidRDefault="00000000">
            <w:pPr>
              <w:keepNext w:val="0"/>
              <w:spacing w:after="0"/>
              <w:jc w:val="center"/>
            </w:pPr>
            <w:r>
              <w:rPr>
                <w:sz w:val="18"/>
              </w:rPr>
              <w:t>0.371</w:t>
            </w:r>
          </w:p>
        </w:tc>
        <w:tc>
          <w:tcPr>
            <w:tcW w:w="879" w:type="dxa"/>
          </w:tcPr>
          <w:p w14:paraId="5A11652C" w14:textId="77777777" w:rsidR="00C975E4" w:rsidRDefault="00000000">
            <w:pPr>
              <w:keepNext w:val="0"/>
              <w:spacing w:after="0"/>
              <w:jc w:val="center"/>
            </w:pPr>
            <w:r>
              <w:rPr>
                <w:sz w:val="18"/>
              </w:rPr>
              <w:t>−0.025</w:t>
            </w:r>
          </w:p>
        </w:tc>
        <w:tc>
          <w:tcPr>
            <w:tcW w:w="879" w:type="dxa"/>
          </w:tcPr>
          <w:p w14:paraId="68633D59" w14:textId="77777777" w:rsidR="00C975E4" w:rsidRDefault="00000000">
            <w:pPr>
              <w:keepNext w:val="0"/>
              <w:spacing w:after="0"/>
              <w:jc w:val="center"/>
            </w:pPr>
            <w:r>
              <w:rPr>
                <w:sz w:val="18"/>
              </w:rPr>
              <w:t>−0.013</w:t>
            </w:r>
          </w:p>
        </w:tc>
        <w:tc>
          <w:tcPr>
            <w:tcW w:w="879" w:type="dxa"/>
          </w:tcPr>
          <w:p w14:paraId="42355C8B" w14:textId="77777777" w:rsidR="00C975E4" w:rsidRDefault="00000000">
            <w:pPr>
              <w:keepNext w:val="0"/>
              <w:spacing w:after="0"/>
              <w:jc w:val="center"/>
            </w:pPr>
            <w:r>
              <w:rPr>
                <w:sz w:val="18"/>
              </w:rPr>
              <w:t>−0.001</w:t>
            </w:r>
          </w:p>
        </w:tc>
        <w:tc>
          <w:tcPr>
            <w:tcW w:w="907" w:type="dxa"/>
          </w:tcPr>
          <w:p w14:paraId="142C18D7" w14:textId="77777777" w:rsidR="00C975E4" w:rsidRDefault="00000000">
            <w:pPr>
              <w:keepNext w:val="0"/>
              <w:spacing w:after="0"/>
              <w:jc w:val="center"/>
            </w:pPr>
            <w:r>
              <w:rPr>
                <w:sz w:val="18"/>
              </w:rPr>
              <w:t>0.013</w:t>
            </w:r>
          </w:p>
        </w:tc>
      </w:tr>
      <w:tr w:rsidR="00C975E4" w14:paraId="56378344" w14:textId="77777777">
        <w:trPr>
          <w:cantSplit/>
        </w:trPr>
        <w:tc>
          <w:tcPr>
            <w:tcW w:w="2608" w:type="dxa"/>
          </w:tcPr>
          <w:p w14:paraId="72907295" w14:textId="77777777" w:rsidR="00C975E4" w:rsidRDefault="00000000">
            <w:pPr>
              <w:keepNext w:val="0"/>
              <w:spacing w:after="0"/>
            </w:pPr>
            <w:r>
              <w:rPr>
                <w:sz w:val="18"/>
              </w:rPr>
              <w:t>BMI, kg/m²</w:t>
            </w:r>
          </w:p>
        </w:tc>
        <w:tc>
          <w:tcPr>
            <w:tcW w:w="879" w:type="dxa"/>
          </w:tcPr>
          <w:p w14:paraId="2A88AB4D" w14:textId="77777777" w:rsidR="00C975E4" w:rsidRDefault="00000000">
            <w:pPr>
              <w:keepNext w:val="0"/>
              <w:spacing w:after="0"/>
              <w:jc w:val="center"/>
            </w:pPr>
            <w:r>
              <w:rPr>
                <w:sz w:val="18"/>
              </w:rPr>
              <w:t>−0.249</w:t>
            </w:r>
          </w:p>
        </w:tc>
        <w:tc>
          <w:tcPr>
            <w:tcW w:w="879" w:type="dxa"/>
          </w:tcPr>
          <w:p w14:paraId="58207579" w14:textId="77777777" w:rsidR="00C975E4" w:rsidRDefault="00000000">
            <w:pPr>
              <w:keepNext w:val="0"/>
              <w:spacing w:after="0"/>
              <w:jc w:val="center"/>
            </w:pPr>
            <w:r>
              <w:rPr>
                <w:sz w:val="18"/>
              </w:rPr>
              <w:t>−0.190</w:t>
            </w:r>
          </w:p>
        </w:tc>
        <w:tc>
          <w:tcPr>
            <w:tcW w:w="879" w:type="dxa"/>
          </w:tcPr>
          <w:p w14:paraId="70478E40" w14:textId="77777777" w:rsidR="00C975E4" w:rsidRDefault="00000000">
            <w:pPr>
              <w:keepNext w:val="0"/>
              <w:spacing w:after="0"/>
              <w:jc w:val="center"/>
            </w:pPr>
            <w:r>
              <w:rPr>
                <w:sz w:val="18"/>
              </w:rPr>
              <w:t>−0.100</w:t>
            </w:r>
          </w:p>
        </w:tc>
        <w:tc>
          <w:tcPr>
            <w:tcW w:w="879" w:type="dxa"/>
          </w:tcPr>
          <w:p w14:paraId="042931A7" w14:textId="77777777" w:rsidR="00C975E4" w:rsidRDefault="00000000">
            <w:pPr>
              <w:keepNext w:val="0"/>
              <w:spacing w:after="0"/>
              <w:jc w:val="center"/>
            </w:pPr>
            <w:r>
              <w:rPr>
                <w:sz w:val="18"/>
              </w:rPr>
              <w:t>−0.037</w:t>
            </w:r>
          </w:p>
        </w:tc>
        <w:tc>
          <w:tcPr>
            <w:tcW w:w="879" w:type="dxa"/>
          </w:tcPr>
          <w:p w14:paraId="3B6285A5" w14:textId="77777777" w:rsidR="00C975E4" w:rsidRDefault="00000000">
            <w:pPr>
              <w:keepNext w:val="0"/>
              <w:spacing w:after="0"/>
              <w:jc w:val="center"/>
            </w:pPr>
            <w:r>
              <w:rPr>
                <w:sz w:val="18"/>
              </w:rPr>
              <w:t>0.066</w:t>
            </w:r>
          </w:p>
        </w:tc>
        <w:tc>
          <w:tcPr>
            <w:tcW w:w="879" w:type="dxa"/>
          </w:tcPr>
          <w:p w14:paraId="4DADEAB3" w14:textId="77777777" w:rsidR="00C975E4" w:rsidRDefault="00000000">
            <w:pPr>
              <w:keepNext w:val="0"/>
              <w:spacing w:after="0"/>
              <w:jc w:val="center"/>
            </w:pPr>
            <w:r>
              <w:rPr>
                <w:sz w:val="18"/>
              </w:rPr>
              <w:t>0.220</w:t>
            </w:r>
          </w:p>
        </w:tc>
        <w:tc>
          <w:tcPr>
            <w:tcW w:w="907" w:type="dxa"/>
          </w:tcPr>
          <w:p w14:paraId="2411B41D" w14:textId="77777777" w:rsidR="00C975E4" w:rsidRDefault="00000000">
            <w:pPr>
              <w:keepNext w:val="0"/>
              <w:spacing w:after="0"/>
              <w:jc w:val="center"/>
            </w:pPr>
            <w:r>
              <w:rPr>
                <w:sz w:val="18"/>
              </w:rPr>
              <w:t>0.067</w:t>
            </w:r>
          </w:p>
        </w:tc>
      </w:tr>
      <w:tr w:rsidR="00C975E4" w14:paraId="2EBB1453" w14:textId="77777777">
        <w:trPr>
          <w:cantSplit/>
        </w:trPr>
        <w:tc>
          <w:tcPr>
            <w:tcW w:w="2608" w:type="dxa"/>
          </w:tcPr>
          <w:p w14:paraId="2AB3B387" w14:textId="77777777" w:rsidR="00C975E4" w:rsidRDefault="00000000">
            <w:pPr>
              <w:keepNext w:val="0"/>
              <w:spacing w:after="0"/>
            </w:pPr>
            <w:r>
              <w:rPr>
                <w:sz w:val="18"/>
              </w:rPr>
              <w:t>Persistent AF</w:t>
            </w:r>
          </w:p>
        </w:tc>
        <w:tc>
          <w:tcPr>
            <w:tcW w:w="879" w:type="dxa"/>
          </w:tcPr>
          <w:p w14:paraId="4AFB0421" w14:textId="77777777" w:rsidR="00C975E4" w:rsidRDefault="00000000">
            <w:pPr>
              <w:keepNext w:val="0"/>
              <w:spacing w:after="0"/>
              <w:jc w:val="center"/>
            </w:pPr>
            <w:r>
              <w:rPr>
                <w:sz w:val="18"/>
              </w:rPr>
              <w:t>0.822</w:t>
            </w:r>
          </w:p>
        </w:tc>
        <w:tc>
          <w:tcPr>
            <w:tcW w:w="879" w:type="dxa"/>
          </w:tcPr>
          <w:p w14:paraId="1ADA47C6" w14:textId="77777777" w:rsidR="00C975E4" w:rsidRDefault="00000000">
            <w:pPr>
              <w:keepNext w:val="0"/>
              <w:spacing w:after="0"/>
              <w:jc w:val="center"/>
            </w:pPr>
            <w:r>
              <w:rPr>
                <w:sz w:val="18"/>
              </w:rPr>
              <w:t>0.822</w:t>
            </w:r>
          </w:p>
        </w:tc>
        <w:tc>
          <w:tcPr>
            <w:tcW w:w="879" w:type="dxa"/>
          </w:tcPr>
          <w:p w14:paraId="43002BFB" w14:textId="77777777" w:rsidR="00C975E4" w:rsidRDefault="00000000">
            <w:pPr>
              <w:keepNext w:val="0"/>
              <w:spacing w:after="0"/>
              <w:jc w:val="center"/>
            </w:pPr>
            <w:r>
              <w:rPr>
                <w:sz w:val="18"/>
              </w:rPr>
              <w:t>0.822</w:t>
            </w:r>
          </w:p>
        </w:tc>
        <w:tc>
          <w:tcPr>
            <w:tcW w:w="879" w:type="dxa"/>
          </w:tcPr>
          <w:p w14:paraId="78A406BC" w14:textId="77777777" w:rsidR="00C975E4" w:rsidRDefault="00000000">
            <w:pPr>
              <w:keepNext w:val="0"/>
              <w:spacing w:after="0"/>
              <w:jc w:val="center"/>
            </w:pPr>
            <w:r>
              <w:rPr>
                <w:sz w:val="18"/>
              </w:rPr>
              <w:t>0.000</w:t>
            </w:r>
          </w:p>
        </w:tc>
        <w:tc>
          <w:tcPr>
            <w:tcW w:w="879" w:type="dxa"/>
          </w:tcPr>
          <w:p w14:paraId="47A3503C" w14:textId="77777777" w:rsidR="00C975E4" w:rsidRDefault="00000000">
            <w:pPr>
              <w:keepNext w:val="0"/>
              <w:spacing w:after="0"/>
              <w:jc w:val="center"/>
            </w:pPr>
            <w:r>
              <w:rPr>
                <w:sz w:val="18"/>
              </w:rPr>
              <w:t>0.026</w:t>
            </w:r>
          </w:p>
        </w:tc>
        <w:tc>
          <w:tcPr>
            <w:tcW w:w="879" w:type="dxa"/>
          </w:tcPr>
          <w:p w14:paraId="5F49E3E3" w14:textId="77777777" w:rsidR="00C975E4" w:rsidRDefault="00000000">
            <w:pPr>
              <w:keepNext w:val="0"/>
              <w:spacing w:after="0"/>
              <w:jc w:val="center"/>
            </w:pPr>
            <w:r>
              <w:rPr>
                <w:sz w:val="18"/>
              </w:rPr>
              <w:t>0.050</w:t>
            </w:r>
          </w:p>
        </w:tc>
        <w:tc>
          <w:tcPr>
            <w:tcW w:w="907" w:type="dxa"/>
          </w:tcPr>
          <w:p w14:paraId="30B8705B" w14:textId="77777777" w:rsidR="00C975E4" w:rsidRDefault="00000000">
            <w:pPr>
              <w:keepNext w:val="0"/>
              <w:spacing w:after="0"/>
              <w:jc w:val="center"/>
            </w:pPr>
            <w:r>
              <w:rPr>
                <w:sz w:val="18"/>
              </w:rPr>
              <w:t>0.026</w:t>
            </w:r>
          </w:p>
        </w:tc>
      </w:tr>
      <w:tr w:rsidR="00C975E4" w14:paraId="00EFD50D" w14:textId="77777777">
        <w:trPr>
          <w:cantSplit/>
        </w:trPr>
        <w:tc>
          <w:tcPr>
            <w:tcW w:w="2608" w:type="dxa"/>
          </w:tcPr>
          <w:p w14:paraId="5A076FA5" w14:textId="77777777" w:rsidR="00C975E4" w:rsidRDefault="00000000">
            <w:pPr>
              <w:keepNext w:val="0"/>
              <w:spacing w:after="0"/>
            </w:pPr>
            <w:r>
              <w:rPr>
                <w:sz w:val="18"/>
              </w:rPr>
              <w:t>Female sex</w:t>
            </w:r>
          </w:p>
        </w:tc>
        <w:tc>
          <w:tcPr>
            <w:tcW w:w="879" w:type="dxa"/>
          </w:tcPr>
          <w:p w14:paraId="6A52EF52" w14:textId="77777777" w:rsidR="00C975E4" w:rsidRDefault="00000000">
            <w:pPr>
              <w:keepNext w:val="0"/>
              <w:spacing w:after="0"/>
              <w:jc w:val="center"/>
            </w:pPr>
            <w:r>
              <w:rPr>
                <w:sz w:val="18"/>
              </w:rPr>
              <w:t>0.020</w:t>
            </w:r>
          </w:p>
        </w:tc>
        <w:tc>
          <w:tcPr>
            <w:tcW w:w="879" w:type="dxa"/>
          </w:tcPr>
          <w:p w14:paraId="0AB40997" w14:textId="77777777" w:rsidR="00C975E4" w:rsidRDefault="00000000">
            <w:pPr>
              <w:keepNext w:val="0"/>
              <w:spacing w:after="0"/>
              <w:jc w:val="center"/>
            </w:pPr>
            <w:r>
              <w:rPr>
                <w:sz w:val="18"/>
              </w:rPr>
              <w:t>0.020</w:t>
            </w:r>
          </w:p>
        </w:tc>
        <w:tc>
          <w:tcPr>
            <w:tcW w:w="879" w:type="dxa"/>
          </w:tcPr>
          <w:p w14:paraId="37E08F71" w14:textId="77777777" w:rsidR="00C975E4" w:rsidRDefault="00000000">
            <w:pPr>
              <w:keepNext w:val="0"/>
              <w:spacing w:after="0"/>
              <w:jc w:val="center"/>
            </w:pPr>
            <w:r>
              <w:rPr>
                <w:sz w:val="18"/>
              </w:rPr>
              <w:t>0.020</w:t>
            </w:r>
          </w:p>
        </w:tc>
        <w:tc>
          <w:tcPr>
            <w:tcW w:w="879" w:type="dxa"/>
          </w:tcPr>
          <w:p w14:paraId="3CEBB49F" w14:textId="77777777" w:rsidR="00C975E4" w:rsidRDefault="00000000">
            <w:pPr>
              <w:keepNext w:val="0"/>
              <w:spacing w:after="0"/>
              <w:jc w:val="center"/>
            </w:pPr>
            <w:r>
              <w:rPr>
                <w:sz w:val="18"/>
              </w:rPr>
              <w:t>−0.031</w:t>
            </w:r>
          </w:p>
        </w:tc>
        <w:tc>
          <w:tcPr>
            <w:tcW w:w="879" w:type="dxa"/>
          </w:tcPr>
          <w:p w14:paraId="397D180C" w14:textId="77777777" w:rsidR="00C975E4" w:rsidRDefault="00000000">
            <w:pPr>
              <w:keepNext w:val="0"/>
              <w:spacing w:after="0"/>
              <w:jc w:val="center"/>
            </w:pPr>
            <w:r>
              <w:rPr>
                <w:sz w:val="18"/>
              </w:rPr>
              <w:t>−0.016</w:t>
            </w:r>
          </w:p>
        </w:tc>
        <w:tc>
          <w:tcPr>
            <w:tcW w:w="879" w:type="dxa"/>
          </w:tcPr>
          <w:p w14:paraId="0F104780" w14:textId="77777777" w:rsidR="00C975E4" w:rsidRDefault="00000000">
            <w:pPr>
              <w:keepNext w:val="0"/>
              <w:spacing w:after="0"/>
              <w:jc w:val="center"/>
            </w:pPr>
            <w:r>
              <w:rPr>
                <w:sz w:val="18"/>
              </w:rPr>
              <w:t>0.014</w:t>
            </w:r>
          </w:p>
        </w:tc>
        <w:tc>
          <w:tcPr>
            <w:tcW w:w="907" w:type="dxa"/>
          </w:tcPr>
          <w:p w14:paraId="7E93A362" w14:textId="77777777" w:rsidR="00C975E4" w:rsidRDefault="00000000">
            <w:pPr>
              <w:keepNext w:val="0"/>
              <w:spacing w:after="0"/>
              <w:jc w:val="center"/>
            </w:pPr>
            <w:r>
              <w:rPr>
                <w:sz w:val="18"/>
              </w:rPr>
              <w:t>0.017</w:t>
            </w:r>
          </w:p>
        </w:tc>
      </w:tr>
      <w:tr w:rsidR="00C975E4" w14:paraId="364E63C1" w14:textId="77777777">
        <w:trPr>
          <w:cantSplit/>
        </w:trPr>
        <w:tc>
          <w:tcPr>
            <w:tcW w:w="2608" w:type="dxa"/>
          </w:tcPr>
          <w:p w14:paraId="0BCCFD29" w14:textId="77777777" w:rsidR="00C975E4" w:rsidRDefault="00000000">
            <w:pPr>
              <w:keepNext w:val="0"/>
              <w:spacing w:after="0"/>
            </w:pPr>
            <w:r>
              <w:rPr>
                <w:sz w:val="18"/>
              </w:rPr>
              <w:t>Hypertension</w:t>
            </w:r>
          </w:p>
        </w:tc>
        <w:tc>
          <w:tcPr>
            <w:tcW w:w="879" w:type="dxa"/>
          </w:tcPr>
          <w:p w14:paraId="5218D287" w14:textId="77777777" w:rsidR="00C975E4" w:rsidRDefault="00000000">
            <w:pPr>
              <w:keepNext w:val="0"/>
              <w:spacing w:after="0"/>
              <w:jc w:val="center"/>
            </w:pPr>
            <w:r>
              <w:rPr>
                <w:sz w:val="18"/>
              </w:rPr>
              <w:t>−0.018</w:t>
            </w:r>
          </w:p>
        </w:tc>
        <w:tc>
          <w:tcPr>
            <w:tcW w:w="879" w:type="dxa"/>
          </w:tcPr>
          <w:p w14:paraId="1D517912" w14:textId="77777777" w:rsidR="00C975E4" w:rsidRDefault="00000000">
            <w:pPr>
              <w:keepNext w:val="0"/>
              <w:spacing w:after="0"/>
              <w:jc w:val="center"/>
            </w:pPr>
            <w:r>
              <w:rPr>
                <w:sz w:val="18"/>
              </w:rPr>
              <w:t>−0.018</w:t>
            </w:r>
          </w:p>
        </w:tc>
        <w:tc>
          <w:tcPr>
            <w:tcW w:w="879" w:type="dxa"/>
          </w:tcPr>
          <w:p w14:paraId="599E789C" w14:textId="77777777" w:rsidR="00C975E4" w:rsidRDefault="00000000">
            <w:pPr>
              <w:keepNext w:val="0"/>
              <w:spacing w:after="0"/>
              <w:jc w:val="center"/>
            </w:pPr>
            <w:r>
              <w:rPr>
                <w:sz w:val="18"/>
              </w:rPr>
              <w:t>−0.018</w:t>
            </w:r>
          </w:p>
        </w:tc>
        <w:tc>
          <w:tcPr>
            <w:tcW w:w="879" w:type="dxa"/>
          </w:tcPr>
          <w:p w14:paraId="2F85E70B" w14:textId="77777777" w:rsidR="00C975E4" w:rsidRDefault="00000000">
            <w:pPr>
              <w:keepNext w:val="0"/>
              <w:spacing w:after="0"/>
              <w:jc w:val="center"/>
            </w:pPr>
            <w:r>
              <w:rPr>
                <w:sz w:val="18"/>
              </w:rPr>
              <w:t>−0.016</w:t>
            </w:r>
          </w:p>
        </w:tc>
        <w:tc>
          <w:tcPr>
            <w:tcW w:w="879" w:type="dxa"/>
          </w:tcPr>
          <w:p w14:paraId="3EFD59D4" w14:textId="77777777" w:rsidR="00C975E4" w:rsidRDefault="00000000">
            <w:pPr>
              <w:keepNext w:val="0"/>
              <w:spacing w:after="0"/>
              <w:jc w:val="center"/>
            </w:pPr>
            <w:r>
              <w:rPr>
                <w:sz w:val="18"/>
              </w:rPr>
              <w:t>0.002</w:t>
            </w:r>
          </w:p>
        </w:tc>
        <w:tc>
          <w:tcPr>
            <w:tcW w:w="879" w:type="dxa"/>
          </w:tcPr>
          <w:p w14:paraId="186BE2C6" w14:textId="77777777" w:rsidR="00C975E4" w:rsidRDefault="00000000">
            <w:pPr>
              <w:keepNext w:val="0"/>
              <w:spacing w:after="0"/>
              <w:jc w:val="center"/>
            </w:pPr>
            <w:r>
              <w:rPr>
                <w:sz w:val="18"/>
              </w:rPr>
              <w:t>0.033</w:t>
            </w:r>
          </w:p>
        </w:tc>
        <w:tc>
          <w:tcPr>
            <w:tcW w:w="907" w:type="dxa"/>
          </w:tcPr>
          <w:p w14:paraId="7DE787B7" w14:textId="77777777" w:rsidR="00C975E4" w:rsidRDefault="00000000">
            <w:pPr>
              <w:keepNext w:val="0"/>
              <w:spacing w:after="0"/>
              <w:jc w:val="center"/>
            </w:pPr>
            <w:r>
              <w:rPr>
                <w:sz w:val="18"/>
              </w:rPr>
              <w:t>0.007</w:t>
            </w:r>
          </w:p>
        </w:tc>
      </w:tr>
      <w:tr w:rsidR="00C975E4" w14:paraId="7E3E1C76" w14:textId="77777777">
        <w:trPr>
          <w:cantSplit/>
        </w:trPr>
        <w:tc>
          <w:tcPr>
            <w:tcW w:w="2608" w:type="dxa"/>
          </w:tcPr>
          <w:p w14:paraId="7855A8B8" w14:textId="77777777" w:rsidR="00C975E4" w:rsidRDefault="00000000">
            <w:pPr>
              <w:keepNext w:val="0"/>
              <w:spacing w:after="0"/>
            </w:pPr>
            <w:r>
              <w:rPr>
                <w:sz w:val="18"/>
              </w:rPr>
              <w:t>Diabetes mellitus</w:t>
            </w:r>
          </w:p>
        </w:tc>
        <w:tc>
          <w:tcPr>
            <w:tcW w:w="879" w:type="dxa"/>
          </w:tcPr>
          <w:p w14:paraId="0936913C" w14:textId="77777777" w:rsidR="00C975E4" w:rsidRDefault="00000000">
            <w:pPr>
              <w:keepNext w:val="0"/>
              <w:spacing w:after="0"/>
              <w:jc w:val="center"/>
            </w:pPr>
            <w:r>
              <w:rPr>
                <w:sz w:val="18"/>
              </w:rPr>
              <w:t>−0.086</w:t>
            </w:r>
          </w:p>
        </w:tc>
        <w:tc>
          <w:tcPr>
            <w:tcW w:w="879" w:type="dxa"/>
          </w:tcPr>
          <w:p w14:paraId="0D6E5DFA" w14:textId="77777777" w:rsidR="00C975E4" w:rsidRDefault="00000000">
            <w:pPr>
              <w:keepNext w:val="0"/>
              <w:spacing w:after="0"/>
              <w:jc w:val="center"/>
            </w:pPr>
            <w:r>
              <w:rPr>
                <w:sz w:val="18"/>
              </w:rPr>
              <w:t>−0.086</w:t>
            </w:r>
          </w:p>
        </w:tc>
        <w:tc>
          <w:tcPr>
            <w:tcW w:w="879" w:type="dxa"/>
          </w:tcPr>
          <w:p w14:paraId="5E17F59E" w14:textId="77777777" w:rsidR="00C975E4" w:rsidRDefault="00000000">
            <w:pPr>
              <w:keepNext w:val="0"/>
              <w:spacing w:after="0"/>
              <w:jc w:val="center"/>
            </w:pPr>
            <w:r>
              <w:rPr>
                <w:sz w:val="18"/>
              </w:rPr>
              <w:t>−0.086</w:t>
            </w:r>
          </w:p>
        </w:tc>
        <w:tc>
          <w:tcPr>
            <w:tcW w:w="879" w:type="dxa"/>
          </w:tcPr>
          <w:p w14:paraId="58369845" w14:textId="77777777" w:rsidR="00C975E4" w:rsidRDefault="00000000">
            <w:pPr>
              <w:keepNext w:val="0"/>
              <w:spacing w:after="0"/>
              <w:jc w:val="center"/>
            </w:pPr>
            <w:r>
              <w:rPr>
                <w:sz w:val="18"/>
              </w:rPr>
              <w:t>−0.022</w:t>
            </w:r>
          </w:p>
        </w:tc>
        <w:tc>
          <w:tcPr>
            <w:tcW w:w="879" w:type="dxa"/>
          </w:tcPr>
          <w:p w14:paraId="417C8228" w14:textId="77777777" w:rsidR="00C975E4" w:rsidRDefault="00000000">
            <w:pPr>
              <w:keepNext w:val="0"/>
              <w:spacing w:after="0"/>
              <w:jc w:val="center"/>
            </w:pPr>
            <w:r>
              <w:rPr>
                <w:sz w:val="18"/>
              </w:rPr>
              <w:t>−0.008</w:t>
            </w:r>
          </w:p>
        </w:tc>
        <w:tc>
          <w:tcPr>
            <w:tcW w:w="879" w:type="dxa"/>
          </w:tcPr>
          <w:p w14:paraId="609A125E" w14:textId="77777777" w:rsidR="00C975E4" w:rsidRDefault="00000000">
            <w:pPr>
              <w:keepNext w:val="0"/>
              <w:spacing w:after="0"/>
              <w:jc w:val="center"/>
            </w:pPr>
            <w:r>
              <w:rPr>
                <w:sz w:val="18"/>
              </w:rPr>
              <w:t>0.006</w:t>
            </w:r>
          </w:p>
        </w:tc>
        <w:tc>
          <w:tcPr>
            <w:tcW w:w="907" w:type="dxa"/>
          </w:tcPr>
          <w:p w14:paraId="11BF9830" w14:textId="77777777" w:rsidR="00C975E4" w:rsidRDefault="00000000">
            <w:pPr>
              <w:keepNext w:val="0"/>
              <w:spacing w:after="0"/>
              <w:jc w:val="center"/>
            </w:pPr>
            <w:r>
              <w:rPr>
                <w:sz w:val="18"/>
              </w:rPr>
              <w:t>0.008</w:t>
            </w:r>
          </w:p>
        </w:tc>
      </w:tr>
      <w:tr w:rsidR="00C975E4" w14:paraId="64049814" w14:textId="77777777">
        <w:trPr>
          <w:cantSplit/>
        </w:trPr>
        <w:tc>
          <w:tcPr>
            <w:tcW w:w="2608" w:type="dxa"/>
          </w:tcPr>
          <w:p w14:paraId="2FD6CF75" w14:textId="77777777" w:rsidR="00C975E4" w:rsidRDefault="00000000">
            <w:pPr>
              <w:keepNext w:val="0"/>
              <w:spacing w:after="0"/>
            </w:pPr>
            <w:r>
              <w:rPr>
                <w:sz w:val="18"/>
              </w:rPr>
              <w:t>Coronary artery disease</w:t>
            </w:r>
          </w:p>
        </w:tc>
        <w:tc>
          <w:tcPr>
            <w:tcW w:w="879" w:type="dxa"/>
          </w:tcPr>
          <w:p w14:paraId="5EE18741" w14:textId="77777777" w:rsidR="00C975E4" w:rsidRDefault="00000000">
            <w:pPr>
              <w:keepNext w:val="0"/>
              <w:spacing w:after="0"/>
              <w:jc w:val="center"/>
            </w:pPr>
            <w:r>
              <w:rPr>
                <w:sz w:val="18"/>
              </w:rPr>
              <w:t>−0.292</w:t>
            </w:r>
          </w:p>
        </w:tc>
        <w:tc>
          <w:tcPr>
            <w:tcW w:w="879" w:type="dxa"/>
          </w:tcPr>
          <w:p w14:paraId="0D0EBAF5" w14:textId="77777777" w:rsidR="00C975E4" w:rsidRDefault="00000000">
            <w:pPr>
              <w:keepNext w:val="0"/>
              <w:spacing w:after="0"/>
              <w:jc w:val="center"/>
            </w:pPr>
            <w:r>
              <w:rPr>
                <w:sz w:val="18"/>
              </w:rPr>
              <w:t>−0.292</w:t>
            </w:r>
          </w:p>
        </w:tc>
        <w:tc>
          <w:tcPr>
            <w:tcW w:w="879" w:type="dxa"/>
          </w:tcPr>
          <w:p w14:paraId="09270387" w14:textId="77777777" w:rsidR="00C975E4" w:rsidRDefault="00000000">
            <w:pPr>
              <w:keepNext w:val="0"/>
              <w:spacing w:after="0"/>
              <w:jc w:val="center"/>
            </w:pPr>
            <w:r>
              <w:rPr>
                <w:sz w:val="18"/>
              </w:rPr>
              <w:t>−0.292</w:t>
            </w:r>
          </w:p>
        </w:tc>
        <w:tc>
          <w:tcPr>
            <w:tcW w:w="879" w:type="dxa"/>
          </w:tcPr>
          <w:p w14:paraId="38BF0033" w14:textId="77777777" w:rsidR="00C975E4" w:rsidRDefault="00000000">
            <w:pPr>
              <w:keepNext w:val="0"/>
              <w:spacing w:after="0"/>
              <w:jc w:val="center"/>
            </w:pPr>
            <w:r>
              <w:rPr>
                <w:sz w:val="18"/>
              </w:rPr>
              <w:t>−0.043</w:t>
            </w:r>
          </w:p>
        </w:tc>
        <w:tc>
          <w:tcPr>
            <w:tcW w:w="879" w:type="dxa"/>
          </w:tcPr>
          <w:p w14:paraId="12777A2C" w14:textId="77777777" w:rsidR="00C975E4" w:rsidRDefault="00000000">
            <w:pPr>
              <w:keepNext w:val="0"/>
              <w:spacing w:after="0"/>
              <w:jc w:val="center"/>
            </w:pPr>
            <w:r>
              <w:rPr>
                <w:sz w:val="18"/>
              </w:rPr>
              <w:t>−0.008</w:t>
            </w:r>
          </w:p>
        </w:tc>
        <w:tc>
          <w:tcPr>
            <w:tcW w:w="879" w:type="dxa"/>
          </w:tcPr>
          <w:p w14:paraId="0C96B511" w14:textId="77777777" w:rsidR="00C975E4" w:rsidRDefault="00000000">
            <w:pPr>
              <w:keepNext w:val="0"/>
              <w:spacing w:after="0"/>
              <w:jc w:val="center"/>
            </w:pPr>
            <w:r>
              <w:rPr>
                <w:sz w:val="18"/>
              </w:rPr>
              <w:t>0.066</w:t>
            </w:r>
          </w:p>
        </w:tc>
        <w:tc>
          <w:tcPr>
            <w:tcW w:w="907" w:type="dxa"/>
          </w:tcPr>
          <w:p w14:paraId="0CAD00CE" w14:textId="77777777" w:rsidR="00C975E4" w:rsidRDefault="00000000">
            <w:pPr>
              <w:keepNext w:val="0"/>
              <w:spacing w:after="0"/>
              <w:jc w:val="center"/>
            </w:pPr>
            <w:r>
              <w:rPr>
                <w:sz w:val="18"/>
              </w:rPr>
              <w:t>0.018</w:t>
            </w:r>
          </w:p>
        </w:tc>
      </w:tr>
      <w:tr w:rsidR="00C975E4" w14:paraId="59C8A637" w14:textId="77777777">
        <w:trPr>
          <w:cantSplit/>
        </w:trPr>
        <w:tc>
          <w:tcPr>
            <w:tcW w:w="2608" w:type="dxa"/>
          </w:tcPr>
          <w:p w14:paraId="1F4B2EC7" w14:textId="77777777" w:rsidR="00C975E4" w:rsidRDefault="00000000">
            <w:pPr>
              <w:keepNext w:val="0"/>
              <w:spacing w:after="0"/>
            </w:pPr>
            <w:r>
              <w:rPr>
                <w:sz w:val="18"/>
              </w:rPr>
              <w:t>Heart failure</w:t>
            </w:r>
          </w:p>
        </w:tc>
        <w:tc>
          <w:tcPr>
            <w:tcW w:w="879" w:type="dxa"/>
          </w:tcPr>
          <w:p w14:paraId="224E5745" w14:textId="77777777" w:rsidR="00C975E4" w:rsidRDefault="00000000">
            <w:pPr>
              <w:keepNext w:val="0"/>
              <w:spacing w:after="0"/>
              <w:jc w:val="center"/>
            </w:pPr>
            <w:r>
              <w:rPr>
                <w:sz w:val="18"/>
              </w:rPr>
              <w:t>−0.001</w:t>
            </w:r>
          </w:p>
        </w:tc>
        <w:tc>
          <w:tcPr>
            <w:tcW w:w="879" w:type="dxa"/>
          </w:tcPr>
          <w:p w14:paraId="3276B6C7" w14:textId="77777777" w:rsidR="00C975E4" w:rsidRDefault="00000000">
            <w:pPr>
              <w:keepNext w:val="0"/>
              <w:spacing w:after="0"/>
              <w:jc w:val="center"/>
            </w:pPr>
            <w:r>
              <w:rPr>
                <w:sz w:val="18"/>
              </w:rPr>
              <w:t>−0.001</w:t>
            </w:r>
          </w:p>
        </w:tc>
        <w:tc>
          <w:tcPr>
            <w:tcW w:w="879" w:type="dxa"/>
          </w:tcPr>
          <w:p w14:paraId="0F4EB96D" w14:textId="77777777" w:rsidR="00C975E4" w:rsidRDefault="00000000">
            <w:pPr>
              <w:keepNext w:val="0"/>
              <w:spacing w:after="0"/>
              <w:jc w:val="center"/>
            </w:pPr>
            <w:r>
              <w:rPr>
                <w:sz w:val="18"/>
              </w:rPr>
              <w:t>−0.001</w:t>
            </w:r>
          </w:p>
        </w:tc>
        <w:tc>
          <w:tcPr>
            <w:tcW w:w="879" w:type="dxa"/>
          </w:tcPr>
          <w:p w14:paraId="5A2C48DD" w14:textId="77777777" w:rsidR="00C975E4" w:rsidRDefault="00000000">
            <w:pPr>
              <w:keepNext w:val="0"/>
              <w:spacing w:after="0"/>
              <w:jc w:val="center"/>
            </w:pPr>
            <w:r>
              <w:rPr>
                <w:sz w:val="18"/>
              </w:rPr>
              <w:t>0.016</w:t>
            </w:r>
          </w:p>
        </w:tc>
        <w:tc>
          <w:tcPr>
            <w:tcW w:w="879" w:type="dxa"/>
          </w:tcPr>
          <w:p w14:paraId="6FF41DF3" w14:textId="77777777" w:rsidR="00C975E4" w:rsidRDefault="00000000">
            <w:pPr>
              <w:keepNext w:val="0"/>
              <w:spacing w:after="0"/>
              <w:jc w:val="center"/>
            </w:pPr>
            <w:r>
              <w:rPr>
                <w:sz w:val="18"/>
              </w:rPr>
              <w:t>0.037</w:t>
            </w:r>
          </w:p>
        </w:tc>
        <w:tc>
          <w:tcPr>
            <w:tcW w:w="879" w:type="dxa"/>
          </w:tcPr>
          <w:p w14:paraId="032DE10D" w14:textId="77777777" w:rsidR="00C975E4" w:rsidRDefault="00000000">
            <w:pPr>
              <w:keepNext w:val="0"/>
              <w:spacing w:after="0"/>
              <w:jc w:val="center"/>
            </w:pPr>
            <w:r>
              <w:rPr>
                <w:sz w:val="18"/>
              </w:rPr>
              <w:t>0.066</w:t>
            </w:r>
          </w:p>
        </w:tc>
        <w:tc>
          <w:tcPr>
            <w:tcW w:w="907" w:type="dxa"/>
          </w:tcPr>
          <w:p w14:paraId="121F673F" w14:textId="77777777" w:rsidR="00C975E4" w:rsidRDefault="00000000">
            <w:pPr>
              <w:keepNext w:val="0"/>
              <w:spacing w:after="0"/>
              <w:jc w:val="center"/>
            </w:pPr>
            <w:r>
              <w:rPr>
                <w:sz w:val="18"/>
              </w:rPr>
              <w:t>0.037</w:t>
            </w:r>
          </w:p>
        </w:tc>
      </w:tr>
      <w:tr w:rsidR="00C975E4" w14:paraId="54317079" w14:textId="77777777">
        <w:trPr>
          <w:cantSplit/>
        </w:trPr>
        <w:tc>
          <w:tcPr>
            <w:tcW w:w="2608" w:type="dxa"/>
          </w:tcPr>
          <w:p w14:paraId="019D8405" w14:textId="77777777" w:rsidR="00C975E4" w:rsidRDefault="00000000">
            <w:pPr>
              <w:keepNext w:val="0"/>
              <w:spacing w:after="0"/>
            </w:pPr>
            <w:r>
              <w:rPr>
                <w:sz w:val="18"/>
              </w:rPr>
              <w:t>Stroke</w:t>
            </w:r>
          </w:p>
        </w:tc>
        <w:tc>
          <w:tcPr>
            <w:tcW w:w="879" w:type="dxa"/>
          </w:tcPr>
          <w:p w14:paraId="12DE66D8" w14:textId="77777777" w:rsidR="00C975E4" w:rsidRDefault="00000000">
            <w:pPr>
              <w:keepNext w:val="0"/>
              <w:spacing w:after="0"/>
              <w:jc w:val="center"/>
            </w:pPr>
            <w:r>
              <w:rPr>
                <w:sz w:val="18"/>
              </w:rPr>
              <w:t>−0.012</w:t>
            </w:r>
          </w:p>
        </w:tc>
        <w:tc>
          <w:tcPr>
            <w:tcW w:w="879" w:type="dxa"/>
          </w:tcPr>
          <w:p w14:paraId="791C3AB1" w14:textId="77777777" w:rsidR="00C975E4" w:rsidRDefault="00000000">
            <w:pPr>
              <w:keepNext w:val="0"/>
              <w:spacing w:after="0"/>
              <w:jc w:val="center"/>
            </w:pPr>
            <w:r>
              <w:rPr>
                <w:sz w:val="18"/>
              </w:rPr>
              <w:t>−0.012</w:t>
            </w:r>
          </w:p>
        </w:tc>
        <w:tc>
          <w:tcPr>
            <w:tcW w:w="879" w:type="dxa"/>
          </w:tcPr>
          <w:p w14:paraId="4B0495EB" w14:textId="77777777" w:rsidR="00C975E4" w:rsidRDefault="00000000">
            <w:pPr>
              <w:keepNext w:val="0"/>
              <w:spacing w:after="0"/>
              <w:jc w:val="center"/>
            </w:pPr>
            <w:r>
              <w:rPr>
                <w:sz w:val="18"/>
              </w:rPr>
              <w:t>−0.012</w:t>
            </w:r>
          </w:p>
        </w:tc>
        <w:tc>
          <w:tcPr>
            <w:tcW w:w="879" w:type="dxa"/>
          </w:tcPr>
          <w:p w14:paraId="09F832F7" w14:textId="77777777" w:rsidR="00C975E4" w:rsidRDefault="00000000">
            <w:pPr>
              <w:keepNext w:val="0"/>
              <w:spacing w:after="0"/>
              <w:jc w:val="center"/>
            </w:pPr>
            <w:r>
              <w:rPr>
                <w:sz w:val="18"/>
              </w:rPr>
              <w:t>−0.004</w:t>
            </w:r>
          </w:p>
        </w:tc>
        <w:tc>
          <w:tcPr>
            <w:tcW w:w="879" w:type="dxa"/>
          </w:tcPr>
          <w:p w14:paraId="11C7D200" w14:textId="77777777" w:rsidR="00C975E4" w:rsidRDefault="00000000">
            <w:pPr>
              <w:keepNext w:val="0"/>
              <w:spacing w:after="0"/>
              <w:jc w:val="center"/>
            </w:pPr>
            <w:r>
              <w:rPr>
                <w:sz w:val="18"/>
              </w:rPr>
              <w:t>0.006</w:t>
            </w:r>
          </w:p>
        </w:tc>
        <w:tc>
          <w:tcPr>
            <w:tcW w:w="879" w:type="dxa"/>
          </w:tcPr>
          <w:p w14:paraId="39CFFA2E" w14:textId="77777777" w:rsidR="00C975E4" w:rsidRDefault="00000000">
            <w:pPr>
              <w:keepNext w:val="0"/>
              <w:spacing w:after="0"/>
              <w:jc w:val="center"/>
            </w:pPr>
            <w:r>
              <w:rPr>
                <w:sz w:val="18"/>
              </w:rPr>
              <w:t>0.016</w:t>
            </w:r>
          </w:p>
        </w:tc>
        <w:tc>
          <w:tcPr>
            <w:tcW w:w="907" w:type="dxa"/>
          </w:tcPr>
          <w:p w14:paraId="7ABD88AE" w14:textId="77777777" w:rsidR="00C975E4" w:rsidRDefault="00000000">
            <w:pPr>
              <w:keepNext w:val="0"/>
              <w:spacing w:after="0"/>
              <w:jc w:val="center"/>
            </w:pPr>
            <w:r>
              <w:rPr>
                <w:sz w:val="18"/>
              </w:rPr>
              <w:t>0.007</w:t>
            </w:r>
          </w:p>
        </w:tc>
      </w:tr>
      <w:tr w:rsidR="00C975E4" w14:paraId="479ECFD2" w14:textId="77777777">
        <w:trPr>
          <w:cantSplit/>
        </w:trPr>
        <w:tc>
          <w:tcPr>
            <w:tcW w:w="2608" w:type="dxa"/>
          </w:tcPr>
          <w:p w14:paraId="07B4B624" w14:textId="77777777" w:rsidR="00C975E4" w:rsidRDefault="00000000">
            <w:pPr>
              <w:keepNext w:val="0"/>
              <w:spacing w:after="0"/>
            </w:pPr>
            <w:r>
              <w:rPr>
                <w:sz w:val="18"/>
              </w:rPr>
              <w:t>Chronic kidney disease</w:t>
            </w:r>
          </w:p>
        </w:tc>
        <w:tc>
          <w:tcPr>
            <w:tcW w:w="879" w:type="dxa"/>
          </w:tcPr>
          <w:p w14:paraId="3ABC30EF" w14:textId="77777777" w:rsidR="00C975E4" w:rsidRDefault="00000000">
            <w:pPr>
              <w:keepNext w:val="0"/>
              <w:spacing w:after="0"/>
              <w:jc w:val="center"/>
            </w:pPr>
            <w:r>
              <w:rPr>
                <w:sz w:val="18"/>
              </w:rPr>
              <w:t>0.039</w:t>
            </w:r>
          </w:p>
        </w:tc>
        <w:tc>
          <w:tcPr>
            <w:tcW w:w="879" w:type="dxa"/>
          </w:tcPr>
          <w:p w14:paraId="60AE20F5" w14:textId="77777777" w:rsidR="00C975E4" w:rsidRDefault="00000000">
            <w:pPr>
              <w:keepNext w:val="0"/>
              <w:spacing w:after="0"/>
              <w:jc w:val="center"/>
            </w:pPr>
            <w:r>
              <w:rPr>
                <w:sz w:val="18"/>
              </w:rPr>
              <w:t>0.039</w:t>
            </w:r>
          </w:p>
        </w:tc>
        <w:tc>
          <w:tcPr>
            <w:tcW w:w="879" w:type="dxa"/>
          </w:tcPr>
          <w:p w14:paraId="13333292" w14:textId="77777777" w:rsidR="00C975E4" w:rsidRDefault="00000000">
            <w:pPr>
              <w:keepNext w:val="0"/>
              <w:spacing w:after="0"/>
              <w:jc w:val="center"/>
            </w:pPr>
            <w:r>
              <w:rPr>
                <w:sz w:val="18"/>
              </w:rPr>
              <w:t>0.039</w:t>
            </w:r>
          </w:p>
        </w:tc>
        <w:tc>
          <w:tcPr>
            <w:tcW w:w="879" w:type="dxa"/>
          </w:tcPr>
          <w:p w14:paraId="2E27BD2B" w14:textId="77777777" w:rsidR="00C975E4" w:rsidRDefault="00000000">
            <w:pPr>
              <w:keepNext w:val="0"/>
              <w:spacing w:after="0"/>
              <w:jc w:val="center"/>
            </w:pPr>
            <w:r>
              <w:rPr>
                <w:sz w:val="18"/>
              </w:rPr>
              <w:t>−0.020</w:t>
            </w:r>
          </w:p>
        </w:tc>
        <w:tc>
          <w:tcPr>
            <w:tcW w:w="879" w:type="dxa"/>
          </w:tcPr>
          <w:p w14:paraId="4590E1F4" w14:textId="77777777" w:rsidR="00C975E4" w:rsidRDefault="00000000">
            <w:pPr>
              <w:keepNext w:val="0"/>
              <w:spacing w:after="0"/>
              <w:jc w:val="center"/>
            </w:pPr>
            <w:r>
              <w:rPr>
                <w:sz w:val="18"/>
              </w:rPr>
              <w:t>−0.015</w:t>
            </w:r>
          </w:p>
        </w:tc>
        <w:tc>
          <w:tcPr>
            <w:tcW w:w="879" w:type="dxa"/>
          </w:tcPr>
          <w:p w14:paraId="6239247B" w14:textId="77777777" w:rsidR="00C975E4" w:rsidRDefault="00000000">
            <w:pPr>
              <w:keepNext w:val="0"/>
              <w:spacing w:after="0"/>
              <w:jc w:val="center"/>
            </w:pPr>
            <w:r>
              <w:rPr>
                <w:sz w:val="18"/>
              </w:rPr>
              <w:t>−0.013</w:t>
            </w:r>
          </w:p>
        </w:tc>
        <w:tc>
          <w:tcPr>
            <w:tcW w:w="907" w:type="dxa"/>
          </w:tcPr>
          <w:p w14:paraId="45397087" w14:textId="77777777" w:rsidR="00C975E4" w:rsidRDefault="00000000">
            <w:pPr>
              <w:keepNext w:val="0"/>
              <w:spacing w:after="0"/>
              <w:jc w:val="center"/>
            </w:pPr>
            <w:r>
              <w:rPr>
                <w:sz w:val="18"/>
              </w:rPr>
              <w:t>0.015</w:t>
            </w:r>
          </w:p>
        </w:tc>
      </w:tr>
      <w:tr w:rsidR="00C975E4" w14:paraId="501B4470" w14:textId="77777777">
        <w:trPr>
          <w:cantSplit/>
        </w:trPr>
        <w:tc>
          <w:tcPr>
            <w:tcW w:w="2608" w:type="dxa"/>
          </w:tcPr>
          <w:p w14:paraId="329790E5" w14:textId="77777777" w:rsidR="00C975E4" w:rsidRDefault="00000000">
            <w:pPr>
              <w:keepNext w:val="0"/>
              <w:spacing w:after="0"/>
            </w:pPr>
            <w:r>
              <w:rPr>
                <w:sz w:val="18"/>
              </w:rPr>
              <w:t>COPD</w:t>
            </w:r>
          </w:p>
        </w:tc>
        <w:tc>
          <w:tcPr>
            <w:tcW w:w="879" w:type="dxa"/>
          </w:tcPr>
          <w:p w14:paraId="7B9E605A" w14:textId="77777777" w:rsidR="00C975E4" w:rsidRDefault="00000000">
            <w:pPr>
              <w:keepNext w:val="0"/>
              <w:spacing w:after="0"/>
              <w:jc w:val="center"/>
            </w:pPr>
            <w:r>
              <w:rPr>
                <w:sz w:val="18"/>
              </w:rPr>
              <w:t>−0.009</w:t>
            </w:r>
          </w:p>
        </w:tc>
        <w:tc>
          <w:tcPr>
            <w:tcW w:w="879" w:type="dxa"/>
          </w:tcPr>
          <w:p w14:paraId="05E3619F" w14:textId="77777777" w:rsidR="00C975E4" w:rsidRDefault="00000000">
            <w:pPr>
              <w:keepNext w:val="0"/>
              <w:spacing w:after="0"/>
              <w:jc w:val="center"/>
            </w:pPr>
            <w:r>
              <w:rPr>
                <w:sz w:val="18"/>
              </w:rPr>
              <w:t>−0.009</w:t>
            </w:r>
          </w:p>
        </w:tc>
        <w:tc>
          <w:tcPr>
            <w:tcW w:w="879" w:type="dxa"/>
          </w:tcPr>
          <w:p w14:paraId="7F24CD13" w14:textId="77777777" w:rsidR="00C975E4" w:rsidRDefault="00000000">
            <w:pPr>
              <w:keepNext w:val="0"/>
              <w:spacing w:after="0"/>
              <w:jc w:val="center"/>
            </w:pPr>
            <w:r>
              <w:rPr>
                <w:sz w:val="18"/>
              </w:rPr>
              <w:t>−0.009</w:t>
            </w:r>
          </w:p>
        </w:tc>
        <w:tc>
          <w:tcPr>
            <w:tcW w:w="879" w:type="dxa"/>
          </w:tcPr>
          <w:p w14:paraId="41DC5A92" w14:textId="77777777" w:rsidR="00C975E4" w:rsidRDefault="00000000">
            <w:pPr>
              <w:keepNext w:val="0"/>
              <w:spacing w:after="0"/>
              <w:jc w:val="center"/>
            </w:pPr>
            <w:r>
              <w:rPr>
                <w:sz w:val="18"/>
              </w:rPr>
              <w:t>−0.021</w:t>
            </w:r>
          </w:p>
        </w:tc>
        <w:tc>
          <w:tcPr>
            <w:tcW w:w="879" w:type="dxa"/>
          </w:tcPr>
          <w:p w14:paraId="3D8B78DE" w14:textId="77777777" w:rsidR="00C975E4" w:rsidRDefault="00000000">
            <w:pPr>
              <w:keepNext w:val="0"/>
              <w:spacing w:after="0"/>
              <w:jc w:val="center"/>
            </w:pPr>
            <w:r>
              <w:rPr>
                <w:sz w:val="18"/>
              </w:rPr>
              <w:t>−0.017</w:t>
            </w:r>
          </w:p>
        </w:tc>
        <w:tc>
          <w:tcPr>
            <w:tcW w:w="879" w:type="dxa"/>
          </w:tcPr>
          <w:p w14:paraId="2AA8B0B8" w14:textId="77777777" w:rsidR="00C975E4" w:rsidRDefault="00000000">
            <w:pPr>
              <w:keepNext w:val="0"/>
              <w:spacing w:after="0"/>
              <w:jc w:val="center"/>
            </w:pPr>
            <w:r>
              <w:rPr>
                <w:sz w:val="18"/>
              </w:rPr>
              <w:t>−0.011</w:t>
            </w:r>
          </w:p>
        </w:tc>
        <w:tc>
          <w:tcPr>
            <w:tcW w:w="907" w:type="dxa"/>
          </w:tcPr>
          <w:p w14:paraId="2490550B" w14:textId="77777777" w:rsidR="00C975E4" w:rsidRDefault="00000000">
            <w:pPr>
              <w:keepNext w:val="0"/>
              <w:spacing w:after="0"/>
              <w:jc w:val="center"/>
            </w:pPr>
            <w:r>
              <w:rPr>
                <w:sz w:val="18"/>
              </w:rPr>
              <w:t>0.017</w:t>
            </w:r>
          </w:p>
        </w:tc>
      </w:tr>
      <w:tr w:rsidR="00C975E4" w14:paraId="6645F4FC" w14:textId="77777777">
        <w:trPr>
          <w:cantSplit/>
        </w:trPr>
        <w:tc>
          <w:tcPr>
            <w:tcW w:w="2608" w:type="dxa"/>
          </w:tcPr>
          <w:p w14:paraId="411D546E" w14:textId="77777777" w:rsidR="00C975E4" w:rsidRDefault="00000000">
            <w:pPr>
              <w:keepNext w:val="0"/>
              <w:spacing w:after="0"/>
            </w:pPr>
            <w:r>
              <w:rPr>
                <w:sz w:val="18"/>
              </w:rPr>
              <w:t>Elevated estimated sPAP (≥35 mmHg)</w:t>
            </w:r>
          </w:p>
        </w:tc>
        <w:tc>
          <w:tcPr>
            <w:tcW w:w="879" w:type="dxa"/>
          </w:tcPr>
          <w:p w14:paraId="1D3CCE57" w14:textId="77777777" w:rsidR="00C975E4" w:rsidRDefault="00000000">
            <w:pPr>
              <w:keepNext w:val="0"/>
              <w:spacing w:after="0"/>
              <w:jc w:val="center"/>
            </w:pPr>
            <w:r>
              <w:rPr>
                <w:sz w:val="18"/>
              </w:rPr>
              <w:t>0.302</w:t>
            </w:r>
          </w:p>
        </w:tc>
        <w:tc>
          <w:tcPr>
            <w:tcW w:w="879" w:type="dxa"/>
          </w:tcPr>
          <w:p w14:paraId="40C492EE" w14:textId="77777777" w:rsidR="00C975E4" w:rsidRDefault="00000000">
            <w:pPr>
              <w:keepNext w:val="0"/>
              <w:spacing w:after="0"/>
              <w:jc w:val="center"/>
            </w:pPr>
            <w:r>
              <w:rPr>
                <w:sz w:val="18"/>
              </w:rPr>
              <w:t>0.302</w:t>
            </w:r>
          </w:p>
        </w:tc>
        <w:tc>
          <w:tcPr>
            <w:tcW w:w="879" w:type="dxa"/>
          </w:tcPr>
          <w:p w14:paraId="50459E8F" w14:textId="77777777" w:rsidR="00C975E4" w:rsidRDefault="00000000">
            <w:pPr>
              <w:keepNext w:val="0"/>
              <w:spacing w:after="0"/>
              <w:jc w:val="center"/>
            </w:pPr>
            <w:r>
              <w:rPr>
                <w:sz w:val="18"/>
              </w:rPr>
              <w:t>0.302</w:t>
            </w:r>
          </w:p>
        </w:tc>
        <w:tc>
          <w:tcPr>
            <w:tcW w:w="879" w:type="dxa"/>
          </w:tcPr>
          <w:p w14:paraId="19E0B595" w14:textId="77777777" w:rsidR="00C975E4" w:rsidRDefault="00000000">
            <w:pPr>
              <w:keepNext w:val="0"/>
              <w:spacing w:after="0"/>
              <w:jc w:val="center"/>
            </w:pPr>
            <w:r>
              <w:rPr>
                <w:sz w:val="18"/>
              </w:rPr>
              <w:t>0.017</w:t>
            </w:r>
          </w:p>
        </w:tc>
        <w:tc>
          <w:tcPr>
            <w:tcW w:w="879" w:type="dxa"/>
          </w:tcPr>
          <w:p w14:paraId="5CA2E29A" w14:textId="77777777" w:rsidR="00C975E4" w:rsidRDefault="00000000">
            <w:pPr>
              <w:keepNext w:val="0"/>
              <w:spacing w:after="0"/>
              <w:jc w:val="center"/>
            </w:pPr>
            <w:r>
              <w:rPr>
                <w:sz w:val="18"/>
              </w:rPr>
              <w:t>0.019</w:t>
            </w:r>
          </w:p>
        </w:tc>
        <w:tc>
          <w:tcPr>
            <w:tcW w:w="879" w:type="dxa"/>
          </w:tcPr>
          <w:p w14:paraId="6FDC271A" w14:textId="77777777" w:rsidR="00C975E4" w:rsidRDefault="00000000">
            <w:pPr>
              <w:keepNext w:val="0"/>
              <w:spacing w:after="0"/>
              <w:jc w:val="center"/>
            </w:pPr>
            <w:r>
              <w:rPr>
                <w:sz w:val="18"/>
              </w:rPr>
              <w:t>0.020</w:t>
            </w:r>
          </w:p>
        </w:tc>
        <w:tc>
          <w:tcPr>
            <w:tcW w:w="907" w:type="dxa"/>
          </w:tcPr>
          <w:p w14:paraId="6BD505A1" w14:textId="77777777" w:rsidR="00C975E4" w:rsidRDefault="00000000">
            <w:pPr>
              <w:keepNext w:val="0"/>
              <w:spacing w:after="0"/>
              <w:jc w:val="center"/>
            </w:pPr>
            <w:r>
              <w:rPr>
                <w:sz w:val="18"/>
              </w:rPr>
              <w:t>0.019</w:t>
            </w:r>
          </w:p>
        </w:tc>
      </w:tr>
      <w:tr w:rsidR="00C975E4" w14:paraId="6486E9BA" w14:textId="77777777">
        <w:trPr>
          <w:cantSplit/>
        </w:trPr>
        <w:tc>
          <w:tcPr>
            <w:tcW w:w="2608" w:type="dxa"/>
          </w:tcPr>
          <w:p w14:paraId="24D45F5C" w14:textId="77777777" w:rsidR="00C975E4" w:rsidRDefault="00000000">
            <w:pPr>
              <w:keepNext w:val="0"/>
              <w:spacing w:after="0"/>
            </w:pPr>
            <w:r>
              <w:rPr>
                <w:sz w:val="18"/>
              </w:rPr>
              <w:t>RF ablation</w:t>
            </w:r>
          </w:p>
        </w:tc>
        <w:tc>
          <w:tcPr>
            <w:tcW w:w="879" w:type="dxa"/>
          </w:tcPr>
          <w:p w14:paraId="025B10E9" w14:textId="77777777" w:rsidR="00C975E4" w:rsidRDefault="00000000">
            <w:pPr>
              <w:keepNext w:val="0"/>
              <w:spacing w:after="0"/>
              <w:jc w:val="center"/>
            </w:pPr>
            <w:r>
              <w:rPr>
                <w:sz w:val="18"/>
              </w:rPr>
              <w:t>0.216</w:t>
            </w:r>
          </w:p>
        </w:tc>
        <w:tc>
          <w:tcPr>
            <w:tcW w:w="879" w:type="dxa"/>
          </w:tcPr>
          <w:p w14:paraId="7AA46EDE" w14:textId="77777777" w:rsidR="00C975E4" w:rsidRDefault="00000000">
            <w:pPr>
              <w:keepNext w:val="0"/>
              <w:spacing w:after="0"/>
              <w:jc w:val="center"/>
            </w:pPr>
            <w:r>
              <w:rPr>
                <w:sz w:val="18"/>
              </w:rPr>
              <w:t>0.216</w:t>
            </w:r>
          </w:p>
        </w:tc>
        <w:tc>
          <w:tcPr>
            <w:tcW w:w="879" w:type="dxa"/>
          </w:tcPr>
          <w:p w14:paraId="113E2BA5" w14:textId="77777777" w:rsidR="00C975E4" w:rsidRDefault="00000000">
            <w:pPr>
              <w:keepNext w:val="0"/>
              <w:spacing w:after="0"/>
              <w:jc w:val="center"/>
            </w:pPr>
            <w:r>
              <w:rPr>
                <w:sz w:val="18"/>
              </w:rPr>
              <w:t>0.216</w:t>
            </w:r>
          </w:p>
        </w:tc>
        <w:tc>
          <w:tcPr>
            <w:tcW w:w="879" w:type="dxa"/>
          </w:tcPr>
          <w:p w14:paraId="191D200D" w14:textId="77777777" w:rsidR="00C975E4" w:rsidRDefault="00000000">
            <w:pPr>
              <w:keepNext w:val="0"/>
              <w:spacing w:after="0"/>
              <w:jc w:val="center"/>
            </w:pPr>
            <w:r>
              <w:rPr>
                <w:sz w:val="18"/>
              </w:rPr>
              <w:t>−0.125</w:t>
            </w:r>
          </w:p>
        </w:tc>
        <w:tc>
          <w:tcPr>
            <w:tcW w:w="879" w:type="dxa"/>
          </w:tcPr>
          <w:p w14:paraId="0D6354AA" w14:textId="77777777" w:rsidR="00C975E4" w:rsidRDefault="00000000">
            <w:pPr>
              <w:keepNext w:val="0"/>
              <w:spacing w:after="0"/>
              <w:jc w:val="center"/>
            </w:pPr>
            <w:r>
              <w:rPr>
                <w:sz w:val="18"/>
              </w:rPr>
              <w:t>−0.086</w:t>
            </w:r>
          </w:p>
        </w:tc>
        <w:tc>
          <w:tcPr>
            <w:tcW w:w="879" w:type="dxa"/>
          </w:tcPr>
          <w:p w14:paraId="36B3AB3D" w14:textId="77777777" w:rsidR="00C975E4" w:rsidRDefault="00000000">
            <w:pPr>
              <w:keepNext w:val="0"/>
              <w:spacing w:after="0"/>
              <w:jc w:val="center"/>
            </w:pPr>
            <w:r>
              <w:rPr>
                <w:sz w:val="18"/>
              </w:rPr>
              <w:t>−0.060</w:t>
            </w:r>
          </w:p>
        </w:tc>
        <w:tc>
          <w:tcPr>
            <w:tcW w:w="907" w:type="dxa"/>
          </w:tcPr>
          <w:p w14:paraId="25BD26D1" w14:textId="77777777" w:rsidR="00C975E4" w:rsidRDefault="00000000">
            <w:pPr>
              <w:keepNext w:val="0"/>
              <w:spacing w:after="0"/>
              <w:jc w:val="center"/>
            </w:pPr>
            <w:r>
              <w:rPr>
                <w:sz w:val="18"/>
              </w:rPr>
              <w:t>0.086</w:t>
            </w:r>
          </w:p>
        </w:tc>
      </w:tr>
      <w:tr w:rsidR="00C975E4" w14:paraId="2101BBA5" w14:textId="77777777">
        <w:trPr>
          <w:cantSplit/>
        </w:trPr>
        <w:tc>
          <w:tcPr>
            <w:tcW w:w="2608" w:type="dxa"/>
          </w:tcPr>
          <w:p w14:paraId="26C1818D" w14:textId="77777777" w:rsidR="00C975E4" w:rsidRDefault="00000000">
            <w:pPr>
              <w:keepNext w:val="0"/>
              <w:spacing w:after="0"/>
            </w:pPr>
            <w:r>
              <w:rPr>
                <w:sz w:val="18"/>
              </w:rPr>
              <w:t>Cryoballoon ablation</w:t>
            </w:r>
          </w:p>
        </w:tc>
        <w:tc>
          <w:tcPr>
            <w:tcW w:w="879" w:type="dxa"/>
          </w:tcPr>
          <w:p w14:paraId="6893D729" w14:textId="77777777" w:rsidR="00C975E4" w:rsidRDefault="00000000">
            <w:pPr>
              <w:keepNext w:val="0"/>
              <w:spacing w:after="0"/>
              <w:jc w:val="center"/>
            </w:pPr>
            <w:r>
              <w:rPr>
                <w:sz w:val="18"/>
              </w:rPr>
              <w:t>−0.118</w:t>
            </w:r>
          </w:p>
        </w:tc>
        <w:tc>
          <w:tcPr>
            <w:tcW w:w="879" w:type="dxa"/>
          </w:tcPr>
          <w:p w14:paraId="0AB2310A" w14:textId="77777777" w:rsidR="00C975E4" w:rsidRDefault="00000000">
            <w:pPr>
              <w:keepNext w:val="0"/>
              <w:spacing w:after="0"/>
              <w:jc w:val="center"/>
            </w:pPr>
            <w:r>
              <w:rPr>
                <w:sz w:val="18"/>
              </w:rPr>
              <w:t>−0.118</w:t>
            </w:r>
          </w:p>
        </w:tc>
        <w:tc>
          <w:tcPr>
            <w:tcW w:w="879" w:type="dxa"/>
          </w:tcPr>
          <w:p w14:paraId="71100ABF" w14:textId="77777777" w:rsidR="00C975E4" w:rsidRDefault="00000000">
            <w:pPr>
              <w:keepNext w:val="0"/>
              <w:spacing w:after="0"/>
              <w:jc w:val="center"/>
            </w:pPr>
            <w:r>
              <w:rPr>
                <w:sz w:val="18"/>
              </w:rPr>
              <w:t>−0.118</w:t>
            </w:r>
          </w:p>
        </w:tc>
        <w:tc>
          <w:tcPr>
            <w:tcW w:w="879" w:type="dxa"/>
          </w:tcPr>
          <w:p w14:paraId="0F79317C" w14:textId="77777777" w:rsidR="00C975E4" w:rsidRDefault="00000000">
            <w:pPr>
              <w:keepNext w:val="0"/>
              <w:spacing w:after="0"/>
              <w:jc w:val="center"/>
            </w:pPr>
            <w:r>
              <w:rPr>
                <w:sz w:val="18"/>
              </w:rPr>
              <w:t>0.103</w:t>
            </w:r>
          </w:p>
        </w:tc>
        <w:tc>
          <w:tcPr>
            <w:tcW w:w="879" w:type="dxa"/>
          </w:tcPr>
          <w:p w14:paraId="376C0B55" w14:textId="77777777" w:rsidR="00C975E4" w:rsidRDefault="00000000">
            <w:pPr>
              <w:keepNext w:val="0"/>
              <w:spacing w:after="0"/>
              <w:jc w:val="center"/>
            </w:pPr>
            <w:r>
              <w:rPr>
                <w:sz w:val="18"/>
              </w:rPr>
              <w:t>0.117</w:t>
            </w:r>
          </w:p>
        </w:tc>
        <w:tc>
          <w:tcPr>
            <w:tcW w:w="879" w:type="dxa"/>
          </w:tcPr>
          <w:p w14:paraId="46FB98F1" w14:textId="77777777" w:rsidR="00C975E4" w:rsidRDefault="00000000">
            <w:pPr>
              <w:keepNext w:val="0"/>
              <w:spacing w:after="0"/>
              <w:jc w:val="center"/>
            </w:pPr>
            <w:r>
              <w:rPr>
                <w:sz w:val="18"/>
              </w:rPr>
              <w:t>0.127</w:t>
            </w:r>
          </w:p>
        </w:tc>
        <w:tc>
          <w:tcPr>
            <w:tcW w:w="907" w:type="dxa"/>
          </w:tcPr>
          <w:p w14:paraId="3D271FF4" w14:textId="77777777" w:rsidR="00C975E4" w:rsidRDefault="00000000">
            <w:pPr>
              <w:keepNext w:val="0"/>
              <w:spacing w:after="0"/>
              <w:jc w:val="center"/>
            </w:pPr>
            <w:r>
              <w:rPr>
                <w:sz w:val="18"/>
              </w:rPr>
              <w:t>0.117</w:t>
            </w:r>
          </w:p>
        </w:tc>
      </w:tr>
      <w:tr w:rsidR="00C975E4" w14:paraId="37C00796" w14:textId="77777777">
        <w:trPr>
          <w:cantSplit/>
        </w:trPr>
        <w:tc>
          <w:tcPr>
            <w:tcW w:w="2608" w:type="dxa"/>
          </w:tcPr>
          <w:p w14:paraId="5A8860E9" w14:textId="77777777" w:rsidR="00C975E4" w:rsidRDefault="00000000">
            <w:pPr>
              <w:keepNext w:val="0"/>
              <w:spacing w:after="0"/>
            </w:pPr>
            <w:r>
              <w:rPr>
                <w:sz w:val="18"/>
              </w:rPr>
              <w:t>Pulsed field ablation</w:t>
            </w:r>
          </w:p>
        </w:tc>
        <w:tc>
          <w:tcPr>
            <w:tcW w:w="879" w:type="dxa"/>
          </w:tcPr>
          <w:p w14:paraId="3CFABEC9" w14:textId="77777777" w:rsidR="00C975E4" w:rsidRDefault="00000000">
            <w:pPr>
              <w:keepNext w:val="0"/>
              <w:spacing w:after="0"/>
              <w:jc w:val="center"/>
            </w:pPr>
            <w:r>
              <w:rPr>
                <w:sz w:val="18"/>
              </w:rPr>
              <w:t>−0.198</w:t>
            </w:r>
          </w:p>
        </w:tc>
        <w:tc>
          <w:tcPr>
            <w:tcW w:w="879" w:type="dxa"/>
          </w:tcPr>
          <w:p w14:paraId="7A75ED52" w14:textId="77777777" w:rsidR="00C975E4" w:rsidRDefault="00000000">
            <w:pPr>
              <w:keepNext w:val="0"/>
              <w:spacing w:after="0"/>
              <w:jc w:val="center"/>
            </w:pPr>
            <w:r>
              <w:rPr>
                <w:sz w:val="18"/>
              </w:rPr>
              <w:t>−0.198</w:t>
            </w:r>
          </w:p>
        </w:tc>
        <w:tc>
          <w:tcPr>
            <w:tcW w:w="879" w:type="dxa"/>
          </w:tcPr>
          <w:p w14:paraId="191E6DDC" w14:textId="77777777" w:rsidR="00C975E4" w:rsidRDefault="00000000">
            <w:pPr>
              <w:keepNext w:val="0"/>
              <w:spacing w:after="0"/>
              <w:jc w:val="center"/>
            </w:pPr>
            <w:r>
              <w:rPr>
                <w:sz w:val="18"/>
              </w:rPr>
              <w:t>−0.198</w:t>
            </w:r>
          </w:p>
        </w:tc>
        <w:tc>
          <w:tcPr>
            <w:tcW w:w="879" w:type="dxa"/>
          </w:tcPr>
          <w:p w14:paraId="3F694932" w14:textId="77777777" w:rsidR="00C975E4" w:rsidRDefault="00000000">
            <w:pPr>
              <w:keepNext w:val="0"/>
              <w:spacing w:after="0"/>
              <w:jc w:val="center"/>
            </w:pPr>
            <w:r>
              <w:rPr>
                <w:sz w:val="18"/>
              </w:rPr>
              <w:t>−0.046</w:t>
            </w:r>
          </w:p>
        </w:tc>
        <w:tc>
          <w:tcPr>
            <w:tcW w:w="879" w:type="dxa"/>
          </w:tcPr>
          <w:p w14:paraId="4529C673" w14:textId="77777777" w:rsidR="00C975E4" w:rsidRDefault="00000000">
            <w:pPr>
              <w:keepNext w:val="0"/>
              <w:spacing w:after="0"/>
              <w:jc w:val="center"/>
            </w:pPr>
            <w:r>
              <w:rPr>
                <w:sz w:val="18"/>
              </w:rPr>
              <w:t>−0.017</w:t>
            </w:r>
          </w:p>
        </w:tc>
        <w:tc>
          <w:tcPr>
            <w:tcW w:w="879" w:type="dxa"/>
          </w:tcPr>
          <w:p w14:paraId="6EAF07F6" w14:textId="77777777" w:rsidR="00C975E4" w:rsidRDefault="00000000">
            <w:pPr>
              <w:keepNext w:val="0"/>
              <w:spacing w:after="0"/>
              <w:jc w:val="center"/>
            </w:pPr>
            <w:r>
              <w:rPr>
                <w:sz w:val="18"/>
              </w:rPr>
              <w:t>0.043</w:t>
            </w:r>
          </w:p>
        </w:tc>
        <w:tc>
          <w:tcPr>
            <w:tcW w:w="907" w:type="dxa"/>
          </w:tcPr>
          <w:p w14:paraId="4BD14E92" w14:textId="77777777" w:rsidR="00C975E4" w:rsidRDefault="00000000">
            <w:pPr>
              <w:keepNext w:val="0"/>
              <w:spacing w:after="0"/>
              <w:jc w:val="center"/>
            </w:pPr>
            <w:r>
              <w:rPr>
                <w:sz w:val="18"/>
              </w:rPr>
              <w:t>0.023</w:t>
            </w:r>
          </w:p>
        </w:tc>
      </w:tr>
      <w:tr w:rsidR="00C975E4" w14:paraId="0DE01F97" w14:textId="77777777">
        <w:trPr>
          <w:cantSplit/>
        </w:trPr>
        <w:tc>
          <w:tcPr>
            <w:tcW w:w="2608" w:type="dxa"/>
          </w:tcPr>
          <w:p w14:paraId="5CEFE972" w14:textId="77777777" w:rsidR="00C975E4" w:rsidRDefault="00000000">
            <w:pPr>
              <w:keepNext w:val="0"/>
              <w:spacing w:after="0"/>
            </w:pPr>
            <w:r>
              <w:rPr>
                <w:sz w:val="18"/>
              </w:rPr>
              <w:t>Concomitant LAAO</w:t>
            </w:r>
          </w:p>
        </w:tc>
        <w:tc>
          <w:tcPr>
            <w:tcW w:w="879" w:type="dxa"/>
          </w:tcPr>
          <w:p w14:paraId="7ADBA017" w14:textId="77777777" w:rsidR="00C975E4" w:rsidRDefault="00000000">
            <w:pPr>
              <w:keepNext w:val="0"/>
              <w:spacing w:after="0"/>
              <w:jc w:val="center"/>
            </w:pPr>
            <w:r>
              <w:rPr>
                <w:sz w:val="18"/>
              </w:rPr>
              <w:t>0.183</w:t>
            </w:r>
          </w:p>
        </w:tc>
        <w:tc>
          <w:tcPr>
            <w:tcW w:w="879" w:type="dxa"/>
          </w:tcPr>
          <w:p w14:paraId="56997EDA" w14:textId="77777777" w:rsidR="00C975E4" w:rsidRDefault="00000000">
            <w:pPr>
              <w:keepNext w:val="0"/>
              <w:spacing w:after="0"/>
              <w:jc w:val="center"/>
            </w:pPr>
            <w:r>
              <w:rPr>
                <w:sz w:val="18"/>
              </w:rPr>
              <w:t>0.183</w:t>
            </w:r>
          </w:p>
        </w:tc>
        <w:tc>
          <w:tcPr>
            <w:tcW w:w="879" w:type="dxa"/>
          </w:tcPr>
          <w:p w14:paraId="59A44BA2" w14:textId="77777777" w:rsidR="00C975E4" w:rsidRDefault="00000000">
            <w:pPr>
              <w:keepNext w:val="0"/>
              <w:spacing w:after="0"/>
              <w:jc w:val="center"/>
            </w:pPr>
            <w:r>
              <w:rPr>
                <w:sz w:val="18"/>
              </w:rPr>
              <w:t>0.183</w:t>
            </w:r>
          </w:p>
        </w:tc>
        <w:tc>
          <w:tcPr>
            <w:tcW w:w="879" w:type="dxa"/>
          </w:tcPr>
          <w:p w14:paraId="0EF668E9" w14:textId="77777777" w:rsidR="00C975E4" w:rsidRDefault="00000000">
            <w:pPr>
              <w:keepNext w:val="0"/>
              <w:spacing w:after="0"/>
              <w:jc w:val="center"/>
            </w:pPr>
            <w:r>
              <w:rPr>
                <w:sz w:val="18"/>
              </w:rPr>
              <w:t>−0.019</w:t>
            </w:r>
          </w:p>
        </w:tc>
        <w:tc>
          <w:tcPr>
            <w:tcW w:w="879" w:type="dxa"/>
          </w:tcPr>
          <w:p w14:paraId="1E236B11" w14:textId="77777777" w:rsidR="00C975E4" w:rsidRDefault="00000000">
            <w:pPr>
              <w:keepNext w:val="0"/>
              <w:spacing w:after="0"/>
              <w:jc w:val="center"/>
            </w:pPr>
            <w:r>
              <w:rPr>
                <w:sz w:val="18"/>
              </w:rPr>
              <w:t>0.001</w:t>
            </w:r>
          </w:p>
        </w:tc>
        <w:tc>
          <w:tcPr>
            <w:tcW w:w="879" w:type="dxa"/>
          </w:tcPr>
          <w:p w14:paraId="4FCF3C66" w14:textId="77777777" w:rsidR="00C975E4" w:rsidRDefault="00000000">
            <w:pPr>
              <w:keepNext w:val="0"/>
              <w:spacing w:after="0"/>
              <w:jc w:val="center"/>
            </w:pPr>
            <w:r>
              <w:rPr>
                <w:sz w:val="18"/>
              </w:rPr>
              <w:t>0.028</w:t>
            </w:r>
          </w:p>
        </w:tc>
        <w:tc>
          <w:tcPr>
            <w:tcW w:w="907" w:type="dxa"/>
          </w:tcPr>
          <w:p w14:paraId="5C4CEAFF" w14:textId="77777777" w:rsidR="00C975E4" w:rsidRDefault="00000000">
            <w:pPr>
              <w:keepNext w:val="0"/>
              <w:spacing w:after="0"/>
              <w:jc w:val="center"/>
            </w:pPr>
            <w:r>
              <w:rPr>
                <w:sz w:val="18"/>
              </w:rPr>
              <w:t>0.008</w:t>
            </w:r>
          </w:p>
        </w:tc>
      </w:tr>
      <w:tr w:rsidR="00C975E4" w14:paraId="537E9171" w14:textId="77777777">
        <w:trPr>
          <w:cantSplit/>
        </w:trPr>
        <w:tc>
          <w:tcPr>
            <w:tcW w:w="2608" w:type="dxa"/>
          </w:tcPr>
          <w:p w14:paraId="6A28AD5C" w14:textId="77777777" w:rsidR="00C975E4" w:rsidRDefault="00000000">
            <w:pPr>
              <w:keepNext w:val="0"/>
              <w:spacing w:after="0"/>
            </w:pPr>
            <w:r>
              <w:rPr>
                <w:sz w:val="18"/>
              </w:rPr>
              <w:t>MR grade 1</w:t>
            </w:r>
          </w:p>
        </w:tc>
        <w:tc>
          <w:tcPr>
            <w:tcW w:w="879" w:type="dxa"/>
          </w:tcPr>
          <w:p w14:paraId="358F8388" w14:textId="77777777" w:rsidR="00C975E4" w:rsidRDefault="00000000">
            <w:pPr>
              <w:keepNext w:val="0"/>
              <w:spacing w:after="0"/>
              <w:jc w:val="center"/>
            </w:pPr>
            <w:r>
              <w:rPr>
                <w:sz w:val="18"/>
              </w:rPr>
              <w:t>−0.195</w:t>
            </w:r>
          </w:p>
        </w:tc>
        <w:tc>
          <w:tcPr>
            <w:tcW w:w="879" w:type="dxa"/>
          </w:tcPr>
          <w:p w14:paraId="5DB5BB77" w14:textId="77777777" w:rsidR="00C975E4" w:rsidRDefault="00000000">
            <w:pPr>
              <w:keepNext w:val="0"/>
              <w:spacing w:after="0"/>
              <w:jc w:val="center"/>
            </w:pPr>
            <w:r>
              <w:rPr>
                <w:sz w:val="18"/>
              </w:rPr>
              <w:t>−0.195</w:t>
            </w:r>
          </w:p>
        </w:tc>
        <w:tc>
          <w:tcPr>
            <w:tcW w:w="879" w:type="dxa"/>
          </w:tcPr>
          <w:p w14:paraId="1FE5B3E0" w14:textId="77777777" w:rsidR="00C975E4" w:rsidRDefault="00000000">
            <w:pPr>
              <w:keepNext w:val="0"/>
              <w:spacing w:after="0"/>
              <w:jc w:val="center"/>
            </w:pPr>
            <w:r>
              <w:rPr>
                <w:sz w:val="18"/>
              </w:rPr>
              <w:t>−0.195</w:t>
            </w:r>
          </w:p>
        </w:tc>
        <w:tc>
          <w:tcPr>
            <w:tcW w:w="879" w:type="dxa"/>
          </w:tcPr>
          <w:p w14:paraId="4A326494" w14:textId="77777777" w:rsidR="00C975E4" w:rsidRDefault="00000000">
            <w:pPr>
              <w:keepNext w:val="0"/>
              <w:spacing w:after="0"/>
              <w:jc w:val="center"/>
            </w:pPr>
            <w:r>
              <w:rPr>
                <w:sz w:val="18"/>
              </w:rPr>
              <w:t>−0.045</w:t>
            </w:r>
          </w:p>
        </w:tc>
        <w:tc>
          <w:tcPr>
            <w:tcW w:w="879" w:type="dxa"/>
          </w:tcPr>
          <w:p w14:paraId="0A495131" w14:textId="77777777" w:rsidR="00C975E4" w:rsidRDefault="00000000">
            <w:pPr>
              <w:keepNext w:val="0"/>
              <w:spacing w:after="0"/>
              <w:jc w:val="center"/>
            </w:pPr>
            <w:r>
              <w:rPr>
                <w:sz w:val="18"/>
              </w:rPr>
              <w:t>−0.036</w:t>
            </w:r>
          </w:p>
        </w:tc>
        <w:tc>
          <w:tcPr>
            <w:tcW w:w="879" w:type="dxa"/>
          </w:tcPr>
          <w:p w14:paraId="39BC8CF5" w14:textId="77777777" w:rsidR="00C975E4" w:rsidRDefault="00000000">
            <w:pPr>
              <w:keepNext w:val="0"/>
              <w:spacing w:after="0"/>
              <w:jc w:val="center"/>
            </w:pPr>
            <w:r>
              <w:rPr>
                <w:sz w:val="18"/>
              </w:rPr>
              <w:t>−0.020</w:t>
            </w:r>
          </w:p>
        </w:tc>
        <w:tc>
          <w:tcPr>
            <w:tcW w:w="907" w:type="dxa"/>
          </w:tcPr>
          <w:p w14:paraId="117869C6" w14:textId="77777777" w:rsidR="00C975E4" w:rsidRDefault="00000000">
            <w:pPr>
              <w:keepNext w:val="0"/>
              <w:spacing w:after="0"/>
              <w:jc w:val="center"/>
            </w:pPr>
            <w:r>
              <w:rPr>
                <w:sz w:val="18"/>
              </w:rPr>
              <w:t>0.036</w:t>
            </w:r>
          </w:p>
        </w:tc>
      </w:tr>
      <w:tr w:rsidR="00C975E4" w14:paraId="175FB62E" w14:textId="77777777">
        <w:trPr>
          <w:cantSplit/>
        </w:trPr>
        <w:tc>
          <w:tcPr>
            <w:tcW w:w="2608" w:type="dxa"/>
          </w:tcPr>
          <w:p w14:paraId="399E84F3" w14:textId="77777777" w:rsidR="00C975E4" w:rsidRDefault="00000000">
            <w:pPr>
              <w:keepNext w:val="0"/>
              <w:spacing w:after="0"/>
            </w:pPr>
            <w:r>
              <w:rPr>
                <w:sz w:val="18"/>
              </w:rPr>
              <w:t>MR grade 2</w:t>
            </w:r>
          </w:p>
        </w:tc>
        <w:tc>
          <w:tcPr>
            <w:tcW w:w="879" w:type="dxa"/>
          </w:tcPr>
          <w:p w14:paraId="115F4382" w14:textId="77777777" w:rsidR="00C975E4" w:rsidRDefault="00000000">
            <w:pPr>
              <w:keepNext w:val="0"/>
              <w:spacing w:after="0"/>
              <w:jc w:val="center"/>
            </w:pPr>
            <w:r>
              <w:rPr>
                <w:sz w:val="18"/>
              </w:rPr>
              <w:t>0.124</w:t>
            </w:r>
          </w:p>
        </w:tc>
        <w:tc>
          <w:tcPr>
            <w:tcW w:w="879" w:type="dxa"/>
          </w:tcPr>
          <w:p w14:paraId="0EAD94EB" w14:textId="77777777" w:rsidR="00C975E4" w:rsidRDefault="00000000">
            <w:pPr>
              <w:keepNext w:val="0"/>
              <w:spacing w:after="0"/>
              <w:jc w:val="center"/>
            </w:pPr>
            <w:r>
              <w:rPr>
                <w:sz w:val="18"/>
              </w:rPr>
              <w:t>0.124</w:t>
            </w:r>
          </w:p>
        </w:tc>
        <w:tc>
          <w:tcPr>
            <w:tcW w:w="879" w:type="dxa"/>
          </w:tcPr>
          <w:p w14:paraId="3436A1CF" w14:textId="77777777" w:rsidR="00C975E4" w:rsidRDefault="00000000">
            <w:pPr>
              <w:keepNext w:val="0"/>
              <w:spacing w:after="0"/>
              <w:jc w:val="center"/>
            </w:pPr>
            <w:r>
              <w:rPr>
                <w:sz w:val="18"/>
              </w:rPr>
              <w:t>0.124</w:t>
            </w:r>
          </w:p>
        </w:tc>
        <w:tc>
          <w:tcPr>
            <w:tcW w:w="879" w:type="dxa"/>
          </w:tcPr>
          <w:p w14:paraId="2EEA6302" w14:textId="77777777" w:rsidR="00C975E4" w:rsidRDefault="00000000">
            <w:pPr>
              <w:keepNext w:val="0"/>
              <w:spacing w:after="0"/>
              <w:jc w:val="center"/>
            </w:pPr>
            <w:r>
              <w:rPr>
                <w:sz w:val="18"/>
              </w:rPr>
              <w:t>0.029</w:t>
            </w:r>
          </w:p>
        </w:tc>
        <w:tc>
          <w:tcPr>
            <w:tcW w:w="879" w:type="dxa"/>
          </w:tcPr>
          <w:p w14:paraId="70E51146" w14:textId="77777777" w:rsidR="00C975E4" w:rsidRDefault="00000000">
            <w:pPr>
              <w:keepNext w:val="0"/>
              <w:spacing w:after="0"/>
              <w:jc w:val="center"/>
            </w:pPr>
            <w:r>
              <w:rPr>
                <w:sz w:val="18"/>
              </w:rPr>
              <w:t>0.045</w:t>
            </w:r>
          </w:p>
        </w:tc>
        <w:tc>
          <w:tcPr>
            <w:tcW w:w="879" w:type="dxa"/>
          </w:tcPr>
          <w:p w14:paraId="1ED4AA8F" w14:textId="77777777" w:rsidR="00C975E4" w:rsidRDefault="00000000">
            <w:pPr>
              <w:keepNext w:val="0"/>
              <w:spacing w:after="0"/>
              <w:jc w:val="center"/>
            </w:pPr>
            <w:r>
              <w:rPr>
                <w:sz w:val="18"/>
              </w:rPr>
              <w:t>0.053</w:t>
            </w:r>
          </w:p>
        </w:tc>
        <w:tc>
          <w:tcPr>
            <w:tcW w:w="907" w:type="dxa"/>
          </w:tcPr>
          <w:p w14:paraId="5F9FFAA7" w14:textId="77777777" w:rsidR="00C975E4" w:rsidRDefault="00000000">
            <w:pPr>
              <w:keepNext w:val="0"/>
              <w:spacing w:after="0"/>
              <w:jc w:val="center"/>
            </w:pPr>
            <w:r>
              <w:rPr>
                <w:sz w:val="18"/>
              </w:rPr>
              <w:t>0.045</w:t>
            </w:r>
          </w:p>
        </w:tc>
      </w:tr>
      <w:tr w:rsidR="00C975E4" w14:paraId="45FDD173" w14:textId="77777777">
        <w:trPr>
          <w:cantSplit/>
        </w:trPr>
        <w:tc>
          <w:tcPr>
            <w:tcW w:w="2608" w:type="dxa"/>
          </w:tcPr>
          <w:p w14:paraId="4DDCD090" w14:textId="77777777" w:rsidR="00C975E4" w:rsidRDefault="00000000">
            <w:pPr>
              <w:keepNext w:val="0"/>
              <w:spacing w:after="0"/>
            </w:pPr>
            <w:r>
              <w:rPr>
                <w:sz w:val="18"/>
              </w:rPr>
              <w:t>MR grade 3</w:t>
            </w:r>
          </w:p>
        </w:tc>
        <w:tc>
          <w:tcPr>
            <w:tcW w:w="879" w:type="dxa"/>
          </w:tcPr>
          <w:p w14:paraId="2B39F397" w14:textId="77777777" w:rsidR="00C975E4" w:rsidRDefault="00000000">
            <w:pPr>
              <w:keepNext w:val="0"/>
              <w:spacing w:after="0"/>
              <w:jc w:val="center"/>
            </w:pPr>
            <w:r>
              <w:rPr>
                <w:sz w:val="18"/>
              </w:rPr>
              <w:t>0.177</w:t>
            </w:r>
          </w:p>
        </w:tc>
        <w:tc>
          <w:tcPr>
            <w:tcW w:w="879" w:type="dxa"/>
          </w:tcPr>
          <w:p w14:paraId="6942A213" w14:textId="77777777" w:rsidR="00C975E4" w:rsidRDefault="00000000">
            <w:pPr>
              <w:keepNext w:val="0"/>
              <w:spacing w:after="0"/>
              <w:jc w:val="center"/>
            </w:pPr>
            <w:r>
              <w:rPr>
                <w:sz w:val="18"/>
              </w:rPr>
              <w:t>0.177</w:t>
            </w:r>
          </w:p>
        </w:tc>
        <w:tc>
          <w:tcPr>
            <w:tcW w:w="879" w:type="dxa"/>
          </w:tcPr>
          <w:p w14:paraId="3C5091E9" w14:textId="77777777" w:rsidR="00C975E4" w:rsidRDefault="00000000">
            <w:pPr>
              <w:keepNext w:val="0"/>
              <w:spacing w:after="0"/>
              <w:jc w:val="center"/>
            </w:pPr>
            <w:r>
              <w:rPr>
                <w:sz w:val="18"/>
              </w:rPr>
              <w:t>0.177</w:t>
            </w:r>
          </w:p>
        </w:tc>
        <w:tc>
          <w:tcPr>
            <w:tcW w:w="879" w:type="dxa"/>
          </w:tcPr>
          <w:p w14:paraId="79FA7DC5" w14:textId="77777777" w:rsidR="00C975E4" w:rsidRDefault="00000000">
            <w:pPr>
              <w:keepNext w:val="0"/>
              <w:spacing w:after="0"/>
              <w:jc w:val="center"/>
            </w:pPr>
            <w:r>
              <w:rPr>
                <w:sz w:val="18"/>
              </w:rPr>
              <w:t>−0.020</w:t>
            </w:r>
          </w:p>
        </w:tc>
        <w:tc>
          <w:tcPr>
            <w:tcW w:w="879" w:type="dxa"/>
          </w:tcPr>
          <w:p w14:paraId="19B7DE83" w14:textId="77777777" w:rsidR="00C975E4" w:rsidRDefault="00000000">
            <w:pPr>
              <w:keepNext w:val="0"/>
              <w:spacing w:after="0"/>
              <w:jc w:val="center"/>
            </w:pPr>
            <w:r>
              <w:rPr>
                <w:sz w:val="18"/>
              </w:rPr>
              <w:t>−0.018</w:t>
            </w:r>
          </w:p>
        </w:tc>
        <w:tc>
          <w:tcPr>
            <w:tcW w:w="879" w:type="dxa"/>
          </w:tcPr>
          <w:p w14:paraId="3DE0094D" w14:textId="77777777" w:rsidR="00C975E4" w:rsidRDefault="00000000">
            <w:pPr>
              <w:keepNext w:val="0"/>
              <w:spacing w:after="0"/>
              <w:jc w:val="center"/>
            </w:pPr>
            <w:r>
              <w:rPr>
                <w:sz w:val="18"/>
              </w:rPr>
              <w:t>−0.016</w:t>
            </w:r>
          </w:p>
        </w:tc>
        <w:tc>
          <w:tcPr>
            <w:tcW w:w="907" w:type="dxa"/>
          </w:tcPr>
          <w:p w14:paraId="56D1B446" w14:textId="77777777" w:rsidR="00C975E4" w:rsidRDefault="00000000">
            <w:pPr>
              <w:keepNext w:val="0"/>
              <w:spacing w:after="0"/>
              <w:jc w:val="center"/>
            </w:pPr>
            <w:r>
              <w:rPr>
                <w:sz w:val="18"/>
              </w:rPr>
              <w:t>0.018</w:t>
            </w:r>
          </w:p>
        </w:tc>
      </w:tr>
      <w:tr w:rsidR="00C975E4" w14:paraId="5881A262" w14:textId="77777777">
        <w:trPr>
          <w:cantSplit/>
        </w:trPr>
        <w:tc>
          <w:tcPr>
            <w:tcW w:w="2608" w:type="dxa"/>
            <w:tcBorders>
              <w:bottom w:val="single" w:sz="8" w:space="0" w:color="000000"/>
            </w:tcBorders>
          </w:tcPr>
          <w:p w14:paraId="3558F175" w14:textId="77777777" w:rsidR="00C975E4" w:rsidRDefault="00000000">
            <w:pPr>
              <w:keepNext w:val="0"/>
              <w:spacing w:after="0"/>
            </w:pPr>
            <w:r>
              <w:rPr>
                <w:sz w:val="18"/>
              </w:rPr>
              <w:t>Additional non-PVI ablation</w:t>
            </w:r>
          </w:p>
        </w:tc>
        <w:tc>
          <w:tcPr>
            <w:tcW w:w="879" w:type="dxa"/>
            <w:tcBorders>
              <w:bottom w:val="single" w:sz="8" w:space="0" w:color="000000"/>
            </w:tcBorders>
          </w:tcPr>
          <w:p w14:paraId="3033F6B0" w14:textId="77777777" w:rsidR="00C975E4" w:rsidRDefault="00000000">
            <w:pPr>
              <w:keepNext w:val="0"/>
              <w:spacing w:after="0"/>
              <w:jc w:val="center"/>
            </w:pPr>
            <w:r>
              <w:rPr>
                <w:sz w:val="18"/>
              </w:rPr>
              <w:t>0.325</w:t>
            </w:r>
          </w:p>
        </w:tc>
        <w:tc>
          <w:tcPr>
            <w:tcW w:w="879" w:type="dxa"/>
            <w:tcBorders>
              <w:bottom w:val="single" w:sz="8" w:space="0" w:color="000000"/>
            </w:tcBorders>
          </w:tcPr>
          <w:p w14:paraId="548B87F7" w14:textId="77777777" w:rsidR="00C975E4" w:rsidRDefault="00000000">
            <w:pPr>
              <w:keepNext w:val="0"/>
              <w:spacing w:after="0"/>
              <w:jc w:val="center"/>
            </w:pPr>
            <w:r>
              <w:rPr>
                <w:sz w:val="18"/>
              </w:rPr>
              <w:t>0.325</w:t>
            </w:r>
          </w:p>
        </w:tc>
        <w:tc>
          <w:tcPr>
            <w:tcW w:w="879" w:type="dxa"/>
            <w:tcBorders>
              <w:bottom w:val="single" w:sz="8" w:space="0" w:color="000000"/>
            </w:tcBorders>
          </w:tcPr>
          <w:p w14:paraId="07EBFA42" w14:textId="77777777" w:rsidR="00C975E4" w:rsidRDefault="00000000">
            <w:pPr>
              <w:keepNext w:val="0"/>
              <w:spacing w:after="0"/>
              <w:jc w:val="center"/>
            </w:pPr>
            <w:r>
              <w:rPr>
                <w:sz w:val="18"/>
              </w:rPr>
              <w:t>0.325</w:t>
            </w:r>
          </w:p>
        </w:tc>
        <w:tc>
          <w:tcPr>
            <w:tcW w:w="879" w:type="dxa"/>
            <w:tcBorders>
              <w:bottom w:val="single" w:sz="8" w:space="0" w:color="000000"/>
            </w:tcBorders>
          </w:tcPr>
          <w:p w14:paraId="02EC5C32" w14:textId="77777777" w:rsidR="00C975E4" w:rsidRDefault="00000000">
            <w:pPr>
              <w:keepNext w:val="0"/>
              <w:spacing w:after="0"/>
              <w:jc w:val="center"/>
            </w:pPr>
            <w:r>
              <w:rPr>
                <w:sz w:val="18"/>
              </w:rPr>
              <w:t>0.008</w:t>
            </w:r>
          </w:p>
        </w:tc>
        <w:tc>
          <w:tcPr>
            <w:tcW w:w="879" w:type="dxa"/>
            <w:tcBorders>
              <w:bottom w:val="single" w:sz="8" w:space="0" w:color="000000"/>
            </w:tcBorders>
          </w:tcPr>
          <w:p w14:paraId="40998FB4" w14:textId="77777777" w:rsidR="00C975E4" w:rsidRDefault="00000000">
            <w:pPr>
              <w:keepNext w:val="0"/>
              <w:spacing w:after="0"/>
              <w:jc w:val="center"/>
            </w:pPr>
            <w:r>
              <w:rPr>
                <w:sz w:val="18"/>
              </w:rPr>
              <w:t>0.033</w:t>
            </w:r>
          </w:p>
        </w:tc>
        <w:tc>
          <w:tcPr>
            <w:tcW w:w="879" w:type="dxa"/>
            <w:tcBorders>
              <w:bottom w:val="single" w:sz="8" w:space="0" w:color="000000"/>
            </w:tcBorders>
          </w:tcPr>
          <w:p w14:paraId="5E2AC64E" w14:textId="77777777" w:rsidR="00C975E4" w:rsidRDefault="00000000">
            <w:pPr>
              <w:keepNext w:val="0"/>
              <w:spacing w:after="0"/>
              <w:jc w:val="center"/>
            </w:pPr>
            <w:r>
              <w:rPr>
                <w:sz w:val="18"/>
              </w:rPr>
              <w:t>0.050</w:t>
            </w:r>
          </w:p>
        </w:tc>
        <w:tc>
          <w:tcPr>
            <w:tcW w:w="907" w:type="dxa"/>
            <w:tcBorders>
              <w:bottom w:val="single" w:sz="8" w:space="0" w:color="000000"/>
            </w:tcBorders>
          </w:tcPr>
          <w:p w14:paraId="2A068DFB" w14:textId="77777777" w:rsidR="00C975E4" w:rsidRDefault="00000000">
            <w:pPr>
              <w:keepNext w:val="0"/>
              <w:spacing w:after="0"/>
              <w:jc w:val="center"/>
            </w:pPr>
            <w:r>
              <w:rPr>
                <w:sz w:val="18"/>
              </w:rPr>
              <w:t>0.033</w:t>
            </w:r>
          </w:p>
        </w:tc>
      </w:tr>
    </w:tbl>
    <w:p w14:paraId="003F7F65"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the mean |SMD| across imputations was &lt;0.10 for all covariates except cryoballoon ablation; |SMD| exceeded 0.10 in at least one imputation for 3 covariates (BMI, mean 0.067 and maximum 0.22; RF ablation, mean 0.086 and maximum 0.12; cryoballoon ablation, mean 0.117 and maximum 0.13) and was &lt;0.10 in every imputation for all others. Average effective sample sizes: </w:t>
      </w:r>
      <w:r>
        <w:rPr>
          <w:sz w:val="17"/>
        </w:rPr>
        <w:t xml:space="preserve">isolated</w:t>
      </w:r>
      <w:r>
        <w:rPr>
          <w:sz w:val="17"/>
        </w:rPr>
        <w:t xml:space="preserve"> </w:t>
      </w:r>
      <w:r>
        <w:rPr>
          <w:sz w:val="17"/>
        </w:rPr>
        <w:t xml:space="preserve">MR</w:t>
      </w:r>
      <w:r>
        <w:rPr>
          <w:sz w:val="17"/>
        </w:rPr>
        <w:t xml:space="preserve">, 132 (unadjusted and adjusted); </w:t>
      </w:r>
      <w:r>
        <w:rPr>
          <w:sz w:val="17"/>
        </w:rPr>
        <w:t xml:space="preserve">combined</w:t>
      </w:r>
      <w:r>
        <w:rPr>
          <w:sz w:val="17"/>
        </w:rPr>
        <w:t xml:space="preserve"> </w:t>
      </w:r>
      <w:r>
        <w:rPr>
          <w:sz w:val="17"/>
        </w:rPr>
        <w:t xml:space="preserve">MR/TR</w:t>
      </w:r>
      <w:r>
        <w:rPr>
          <w:sz w:val="17"/>
        </w:rPr>
        <w:t xml:space="preserve">, 387 unadjusted and 118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1F06E77D" w14:textId="77777777" w:rsidR="00C975E4" w:rsidRDefault="00C975E4">
      <w:pPr>
        <w:sectPr w:rsidR="00C975E4">
          <w:pgSz w:w="11906" w:h="16838"/>
          <w:pgMar w:top="1134" w:right="1134" w:bottom="1134" w:left="1134" w:header="720" w:footer="720" w:gutter="0"/>
          <w:cols w:space="720"/>
          <w:docGrid w:linePitch="360"/>
        </w:sectPr>
      </w:pPr>
    </w:p>
    <w:p w14:paraId="66EB56D0" w14:textId="77777777" w:rsidR="00C975E4" w:rsidRDefault="00000000">
      <w:pPr>
        <w:keepNext/>
        <w:spacing w:after="80"/>
      </w:pPr>
      <w:r>
        <w:rPr>
          <w:b/>
        </w:rPr>
        <w:t xml:space="preserve">Table S3B.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(TR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57092CB1" w14:textId="77777777">
        <w:trPr>
          <w:cantSplit/>
          <w:tblHeader/>
        </w:trPr>
        <w:tc>
          <w:tcPr>
            <w:tcW w:w="2608" w:type="dxa"/>
            <w:tcBorders>
              <w:top w:val="single" w:sz="8" w:space="0" w:color="000000"/>
              <w:bottom w:val="single" w:sz="8" w:space="0" w:color="000000"/>
            </w:tcBorders>
          </w:tcPr>
          <w:p w14:paraId="6D6E5ED3"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3E38A8C2" w14:textId="77777777" w:rsidR="00C975E4" w:rsidRDefault="00000000">
            <w:pPr>
              <w:keepNext/>
              <w:spacing w:after="0"/>
              <w:jc w:val="center"/>
            </w:pPr>
            <w:r>
              <w:rPr>
                <w:b/>
                <w:sz w:val="18"/>
              </w:rPr>
              <w:t>Crude</w:t>
            </w:r>
          </w:p>
          <w:p w14:paraId="1EAEE7BB"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6FCAED3" w14:textId="77777777" w:rsidR="00C975E4" w:rsidRDefault="00000000">
            <w:pPr>
              <w:keepNext/>
              <w:spacing w:after="0"/>
              <w:jc w:val="center"/>
            </w:pPr>
            <w:r>
              <w:rPr>
                <w:b/>
                <w:sz w:val="18"/>
              </w:rPr>
              <w:t>Crude</w:t>
            </w:r>
          </w:p>
          <w:p w14:paraId="16CBAFD8"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1F25A71F" w14:textId="77777777" w:rsidR="00C975E4" w:rsidRDefault="00000000">
            <w:pPr>
              <w:keepNext/>
              <w:spacing w:after="0"/>
              <w:jc w:val="center"/>
            </w:pPr>
            <w:r>
              <w:rPr>
                <w:b/>
                <w:sz w:val="18"/>
              </w:rPr>
              <w:t>Crude</w:t>
            </w:r>
          </w:p>
          <w:p w14:paraId="028905D7"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DB1B7B6" w14:textId="77777777" w:rsidR="00C975E4" w:rsidRDefault="00000000">
            <w:pPr>
              <w:keepNext/>
              <w:spacing w:after="0"/>
              <w:jc w:val="center"/>
            </w:pPr>
            <w:r>
              <w:rPr>
                <w:b/>
                <w:sz w:val="18"/>
              </w:rPr>
              <w:t>IPTW</w:t>
            </w:r>
          </w:p>
          <w:p w14:paraId="05E19A37"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AE5D2F9" w14:textId="77777777" w:rsidR="00C975E4" w:rsidRDefault="00000000">
            <w:pPr>
              <w:keepNext/>
              <w:spacing w:after="0"/>
              <w:jc w:val="center"/>
            </w:pPr>
            <w:r>
              <w:rPr>
                <w:b/>
                <w:sz w:val="18"/>
              </w:rPr>
              <w:t>IPTW</w:t>
            </w:r>
          </w:p>
          <w:p w14:paraId="1DDB6DA1"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060984CC" w14:textId="77777777" w:rsidR="00C975E4" w:rsidRDefault="00000000">
            <w:pPr>
              <w:keepNext/>
              <w:spacing w:after="0"/>
              <w:jc w:val="center"/>
            </w:pPr>
            <w:r>
              <w:rPr>
                <w:b/>
                <w:sz w:val="18"/>
              </w:rPr>
              <w:t>IPTW</w:t>
            </w:r>
          </w:p>
          <w:p w14:paraId="36382847"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236DFF0A" w14:textId="77777777" w:rsidR="00C975E4" w:rsidRDefault="00000000">
            <w:pPr>
              <w:keepNext/>
              <w:spacing w:after="0"/>
              <w:jc w:val="center"/>
            </w:pPr>
            <w:r>
              <w:rPr>
                <w:b/>
                <w:sz w:val="18"/>
              </w:rPr>
              <w:t>IPTW</w:t>
            </w:r>
          </w:p>
          <w:p w14:paraId="4DDDF4E7" w14:textId="77777777" w:rsidR="00C975E4" w:rsidRDefault="00000000">
            <w:pPr>
              <w:keepNext/>
              <w:spacing w:after="0"/>
              <w:jc w:val="center"/>
            </w:pPr>
            <w:r>
              <w:rPr>
                <w:b/>
                <w:sz w:val="18"/>
              </w:rPr>
              <w:t>mean |SMD|</w:t>
            </w:r>
          </w:p>
        </w:tc>
      </w:tr>
      <w:tr w:rsidR="00C975E4" w14:paraId="72EC95D8" w14:textId="77777777">
        <w:trPr>
          <w:cantSplit/>
        </w:trPr>
        <w:tc>
          <w:tcPr>
            <w:tcW w:w="2608" w:type="dxa"/>
          </w:tcPr>
          <w:p w14:paraId="160455EC" w14:textId="77777777" w:rsidR="00C975E4" w:rsidRDefault="00000000">
            <w:pPr>
              <w:keepNext w:val="0"/>
              <w:spacing w:after="0"/>
            </w:pPr>
            <w:r>
              <w:rPr>
                <w:sz w:val="18"/>
              </w:rPr>
              <w:t>Age, y</w:t>
            </w:r>
          </w:p>
        </w:tc>
        <w:tc>
          <w:tcPr>
            <w:tcW w:w="879" w:type="dxa"/>
          </w:tcPr>
          <w:p w14:paraId="3F610D7C" w14:textId="77777777" w:rsidR="00C975E4" w:rsidRDefault="00000000">
            <w:pPr>
              <w:keepNext w:val="0"/>
              <w:spacing w:after="0"/>
              <w:jc w:val="center"/>
            </w:pPr>
            <w:r>
              <w:rPr>
                <w:sz w:val="18"/>
              </w:rPr>
              <w:t>0.354</w:t>
            </w:r>
          </w:p>
        </w:tc>
        <w:tc>
          <w:tcPr>
            <w:tcW w:w="879" w:type="dxa"/>
          </w:tcPr>
          <w:p w14:paraId="094F2438" w14:textId="77777777" w:rsidR="00C975E4" w:rsidRDefault="00000000">
            <w:pPr>
              <w:keepNext w:val="0"/>
              <w:spacing w:after="0"/>
              <w:jc w:val="center"/>
            </w:pPr>
            <w:r>
              <w:rPr>
                <w:sz w:val="18"/>
              </w:rPr>
              <w:t>0.354</w:t>
            </w:r>
          </w:p>
        </w:tc>
        <w:tc>
          <w:tcPr>
            <w:tcW w:w="879" w:type="dxa"/>
          </w:tcPr>
          <w:p w14:paraId="3C2D2779" w14:textId="77777777" w:rsidR="00C975E4" w:rsidRDefault="00000000">
            <w:pPr>
              <w:keepNext w:val="0"/>
              <w:spacing w:after="0"/>
              <w:jc w:val="center"/>
            </w:pPr>
            <w:r>
              <w:rPr>
                <w:sz w:val="18"/>
              </w:rPr>
              <w:t>0.354</w:t>
            </w:r>
          </w:p>
        </w:tc>
        <w:tc>
          <w:tcPr>
            <w:tcW w:w="879" w:type="dxa"/>
          </w:tcPr>
          <w:p w14:paraId="2B503077" w14:textId="77777777" w:rsidR="00C975E4" w:rsidRDefault="00000000">
            <w:pPr>
              <w:keepNext w:val="0"/>
              <w:spacing w:after="0"/>
              <w:jc w:val="center"/>
            </w:pPr>
            <w:r>
              <w:rPr>
                <w:sz w:val="18"/>
              </w:rPr>
              <w:t>0.066</w:t>
            </w:r>
          </w:p>
        </w:tc>
        <w:tc>
          <w:tcPr>
            <w:tcW w:w="879" w:type="dxa"/>
          </w:tcPr>
          <w:p w14:paraId="3E600119" w14:textId="77777777" w:rsidR="00C975E4" w:rsidRDefault="00000000">
            <w:pPr>
              <w:keepNext w:val="0"/>
              <w:spacing w:after="0"/>
              <w:jc w:val="center"/>
            </w:pPr>
            <w:r>
              <w:rPr>
                <w:sz w:val="18"/>
              </w:rPr>
              <w:t>0.076</w:t>
            </w:r>
          </w:p>
        </w:tc>
        <w:tc>
          <w:tcPr>
            <w:tcW w:w="879" w:type="dxa"/>
          </w:tcPr>
          <w:p w14:paraId="0416FAF2" w14:textId="77777777" w:rsidR="00C975E4" w:rsidRDefault="00000000">
            <w:pPr>
              <w:keepNext w:val="0"/>
              <w:spacing w:after="0"/>
              <w:jc w:val="center"/>
            </w:pPr>
            <w:r>
              <w:rPr>
                <w:sz w:val="18"/>
              </w:rPr>
              <w:t>0.095</w:t>
            </w:r>
          </w:p>
        </w:tc>
        <w:tc>
          <w:tcPr>
            <w:tcW w:w="907" w:type="dxa"/>
          </w:tcPr>
          <w:p w14:paraId="00A5C7BF" w14:textId="77777777" w:rsidR="00C975E4" w:rsidRDefault="00000000">
            <w:pPr>
              <w:keepNext w:val="0"/>
              <w:spacing w:after="0"/>
              <w:jc w:val="center"/>
            </w:pPr>
            <w:r>
              <w:rPr>
                <w:sz w:val="18"/>
              </w:rPr>
              <w:t>0.076</w:t>
            </w:r>
          </w:p>
        </w:tc>
      </w:tr>
      <w:tr w:rsidR="00C975E4" w14:paraId="0736441C" w14:textId="77777777">
        <w:trPr>
          <w:cantSplit/>
        </w:trPr>
        <w:tc>
          <w:tcPr>
            <w:tcW w:w="2608" w:type="dxa"/>
          </w:tcPr>
          <w:p w14:paraId="793D66CB" w14:textId="77777777" w:rsidR="00C975E4" w:rsidRDefault="00000000">
            <w:pPr>
              <w:keepNext w:val="0"/>
              <w:spacing w:after="0"/>
            </w:pPr>
            <w:r>
              <w:rPr>
                <w:sz w:val="18"/>
              </w:rPr>
              <w:t>BMI, kg/m²</w:t>
            </w:r>
          </w:p>
        </w:tc>
        <w:tc>
          <w:tcPr>
            <w:tcW w:w="879" w:type="dxa"/>
          </w:tcPr>
          <w:p w14:paraId="439D718E" w14:textId="77777777" w:rsidR="00C975E4" w:rsidRDefault="00000000">
            <w:pPr>
              <w:keepNext w:val="0"/>
              <w:spacing w:after="0"/>
              <w:jc w:val="center"/>
            </w:pPr>
            <w:r>
              <w:rPr>
                <w:sz w:val="18"/>
              </w:rPr>
              <w:t>−0.120</w:t>
            </w:r>
          </w:p>
        </w:tc>
        <w:tc>
          <w:tcPr>
            <w:tcW w:w="879" w:type="dxa"/>
          </w:tcPr>
          <w:p w14:paraId="0A1A3F83" w14:textId="77777777" w:rsidR="00C975E4" w:rsidRDefault="00000000">
            <w:pPr>
              <w:keepNext w:val="0"/>
              <w:spacing w:after="0"/>
              <w:jc w:val="center"/>
            </w:pPr>
            <w:r>
              <w:rPr>
                <w:sz w:val="18"/>
              </w:rPr>
              <w:t>−0.061</w:t>
            </w:r>
          </w:p>
        </w:tc>
        <w:tc>
          <w:tcPr>
            <w:tcW w:w="879" w:type="dxa"/>
          </w:tcPr>
          <w:p w14:paraId="2C033FC9" w14:textId="77777777" w:rsidR="00C975E4" w:rsidRDefault="00000000">
            <w:pPr>
              <w:keepNext w:val="0"/>
              <w:spacing w:after="0"/>
              <w:jc w:val="center"/>
            </w:pPr>
            <w:r>
              <w:rPr>
                <w:sz w:val="18"/>
              </w:rPr>
              <w:t>0.012</w:t>
            </w:r>
          </w:p>
        </w:tc>
        <w:tc>
          <w:tcPr>
            <w:tcW w:w="879" w:type="dxa"/>
          </w:tcPr>
          <w:p w14:paraId="13B2C888" w14:textId="77777777" w:rsidR="00C975E4" w:rsidRDefault="00000000">
            <w:pPr>
              <w:keepNext w:val="0"/>
              <w:spacing w:after="0"/>
              <w:jc w:val="center"/>
            </w:pPr>
            <w:r>
              <w:rPr>
                <w:sz w:val="18"/>
              </w:rPr>
              <w:t>−0.032</w:t>
            </w:r>
          </w:p>
        </w:tc>
        <w:tc>
          <w:tcPr>
            <w:tcW w:w="879" w:type="dxa"/>
          </w:tcPr>
          <w:p w14:paraId="4CC3B9F6" w14:textId="77777777" w:rsidR="00C975E4" w:rsidRDefault="00000000">
            <w:pPr>
              <w:keepNext w:val="0"/>
              <w:spacing w:after="0"/>
              <w:jc w:val="center"/>
            </w:pPr>
            <w:r>
              <w:rPr>
                <w:sz w:val="18"/>
              </w:rPr>
              <w:t>0.005</w:t>
            </w:r>
          </w:p>
        </w:tc>
        <w:tc>
          <w:tcPr>
            <w:tcW w:w="879" w:type="dxa"/>
          </w:tcPr>
          <w:p w14:paraId="0BC1E0D2" w14:textId="77777777" w:rsidR="00C975E4" w:rsidRDefault="00000000">
            <w:pPr>
              <w:keepNext w:val="0"/>
              <w:spacing w:after="0"/>
              <w:jc w:val="center"/>
            </w:pPr>
            <w:r>
              <w:rPr>
                <w:sz w:val="18"/>
              </w:rPr>
              <w:t>0.044</w:t>
            </w:r>
          </w:p>
        </w:tc>
        <w:tc>
          <w:tcPr>
            <w:tcW w:w="907" w:type="dxa"/>
          </w:tcPr>
          <w:p w14:paraId="27DA9296" w14:textId="77777777" w:rsidR="00C975E4" w:rsidRDefault="00000000">
            <w:pPr>
              <w:keepNext w:val="0"/>
              <w:spacing w:after="0"/>
              <w:jc w:val="center"/>
            </w:pPr>
            <w:r>
              <w:rPr>
                <w:sz w:val="18"/>
              </w:rPr>
              <w:t>0.012</w:t>
            </w:r>
          </w:p>
        </w:tc>
      </w:tr>
      <w:tr w:rsidR="00C975E4" w14:paraId="2F924DCA" w14:textId="77777777">
        <w:trPr>
          <w:cantSplit/>
        </w:trPr>
        <w:tc>
          <w:tcPr>
            <w:tcW w:w="2608" w:type="dxa"/>
          </w:tcPr>
          <w:p w14:paraId="47DFA1D1" w14:textId="77777777" w:rsidR="00C975E4" w:rsidRDefault="00000000">
            <w:pPr>
              <w:keepNext w:val="0"/>
              <w:spacing w:after="0"/>
            </w:pPr>
            <w:r>
              <w:rPr>
                <w:sz w:val="18"/>
              </w:rPr>
              <w:t>Persistent AF</w:t>
            </w:r>
          </w:p>
        </w:tc>
        <w:tc>
          <w:tcPr>
            <w:tcW w:w="879" w:type="dxa"/>
          </w:tcPr>
          <w:p w14:paraId="694F98E1" w14:textId="77777777" w:rsidR="00C975E4" w:rsidRDefault="00000000">
            <w:pPr>
              <w:keepNext w:val="0"/>
              <w:spacing w:after="0"/>
              <w:jc w:val="center"/>
            </w:pPr>
            <w:r>
              <w:rPr>
                <w:sz w:val="18"/>
              </w:rPr>
              <w:t>0.386</w:t>
            </w:r>
          </w:p>
        </w:tc>
        <w:tc>
          <w:tcPr>
            <w:tcW w:w="879" w:type="dxa"/>
          </w:tcPr>
          <w:p w14:paraId="2DA8D44B" w14:textId="77777777" w:rsidR="00C975E4" w:rsidRDefault="00000000">
            <w:pPr>
              <w:keepNext w:val="0"/>
              <w:spacing w:after="0"/>
              <w:jc w:val="center"/>
            </w:pPr>
            <w:r>
              <w:rPr>
                <w:sz w:val="18"/>
              </w:rPr>
              <w:t>0.386</w:t>
            </w:r>
          </w:p>
        </w:tc>
        <w:tc>
          <w:tcPr>
            <w:tcW w:w="879" w:type="dxa"/>
          </w:tcPr>
          <w:p w14:paraId="40E511F2" w14:textId="77777777" w:rsidR="00C975E4" w:rsidRDefault="00000000">
            <w:pPr>
              <w:keepNext w:val="0"/>
              <w:spacing w:after="0"/>
              <w:jc w:val="center"/>
            </w:pPr>
            <w:r>
              <w:rPr>
                <w:sz w:val="18"/>
              </w:rPr>
              <w:t>0.386</w:t>
            </w:r>
          </w:p>
        </w:tc>
        <w:tc>
          <w:tcPr>
            <w:tcW w:w="879" w:type="dxa"/>
          </w:tcPr>
          <w:p w14:paraId="2EEE3C71" w14:textId="77777777" w:rsidR="00C975E4" w:rsidRDefault="00000000">
            <w:pPr>
              <w:keepNext w:val="0"/>
              <w:spacing w:after="0"/>
              <w:jc w:val="center"/>
            </w:pPr>
            <w:r>
              <w:rPr>
                <w:sz w:val="18"/>
              </w:rPr>
              <w:t>0.081</w:t>
            </w:r>
          </w:p>
        </w:tc>
        <w:tc>
          <w:tcPr>
            <w:tcW w:w="879" w:type="dxa"/>
          </w:tcPr>
          <w:p w14:paraId="0491987E" w14:textId="77777777" w:rsidR="00C975E4" w:rsidRDefault="00000000">
            <w:pPr>
              <w:keepNext w:val="0"/>
              <w:spacing w:after="0"/>
              <w:jc w:val="center"/>
            </w:pPr>
            <w:r>
              <w:rPr>
                <w:sz w:val="18"/>
              </w:rPr>
              <w:t>0.089</w:t>
            </w:r>
          </w:p>
        </w:tc>
        <w:tc>
          <w:tcPr>
            <w:tcW w:w="879" w:type="dxa"/>
          </w:tcPr>
          <w:p w14:paraId="6093BA4A" w14:textId="77777777" w:rsidR="00C975E4" w:rsidRDefault="00000000">
            <w:pPr>
              <w:keepNext w:val="0"/>
              <w:spacing w:after="0"/>
              <w:jc w:val="center"/>
            </w:pPr>
            <w:r>
              <w:rPr>
                <w:sz w:val="18"/>
              </w:rPr>
              <w:t>0.094</w:t>
            </w:r>
          </w:p>
        </w:tc>
        <w:tc>
          <w:tcPr>
            <w:tcW w:w="907" w:type="dxa"/>
          </w:tcPr>
          <w:p w14:paraId="1E5EA2A5" w14:textId="77777777" w:rsidR="00C975E4" w:rsidRDefault="00000000">
            <w:pPr>
              <w:keepNext w:val="0"/>
              <w:spacing w:after="0"/>
              <w:jc w:val="center"/>
            </w:pPr>
            <w:r>
              <w:rPr>
                <w:sz w:val="18"/>
              </w:rPr>
              <w:t>0.089</w:t>
            </w:r>
          </w:p>
        </w:tc>
      </w:tr>
      <w:tr w:rsidR="00C975E4" w14:paraId="1FC6A056" w14:textId="77777777">
        <w:trPr>
          <w:cantSplit/>
        </w:trPr>
        <w:tc>
          <w:tcPr>
            <w:tcW w:w="2608" w:type="dxa"/>
          </w:tcPr>
          <w:p w14:paraId="1ABEFA8E" w14:textId="77777777" w:rsidR="00C975E4" w:rsidRDefault="00000000">
            <w:pPr>
              <w:keepNext w:val="0"/>
              <w:spacing w:after="0"/>
            </w:pPr>
            <w:r>
              <w:rPr>
                <w:sz w:val="18"/>
              </w:rPr>
              <w:t>Female sex</w:t>
            </w:r>
          </w:p>
        </w:tc>
        <w:tc>
          <w:tcPr>
            <w:tcW w:w="879" w:type="dxa"/>
          </w:tcPr>
          <w:p w14:paraId="2B9EC798" w14:textId="77777777" w:rsidR="00C975E4" w:rsidRDefault="00000000">
            <w:pPr>
              <w:keepNext w:val="0"/>
              <w:spacing w:after="0"/>
              <w:jc w:val="center"/>
            </w:pPr>
            <w:r>
              <w:rPr>
                <w:sz w:val="18"/>
              </w:rPr>
              <w:t>0.328</w:t>
            </w:r>
          </w:p>
        </w:tc>
        <w:tc>
          <w:tcPr>
            <w:tcW w:w="879" w:type="dxa"/>
          </w:tcPr>
          <w:p w14:paraId="055BD9EE" w14:textId="77777777" w:rsidR="00C975E4" w:rsidRDefault="00000000">
            <w:pPr>
              <w:keepNext w:val="0"/>
              <w:spacing w:after="0"/>
              <w:jc w:val="center"/>
            </w:pPr>
            <w:r>
              <w:rPr>
                <w:sz w:val="18"/>
              </w:rPr>
              <w:t>0.328</w:t>
            </w:r>
          </w:p>
        </w:tc>
        <w:tc>
          <w:tcPr>
            <w:tcW w:w="879" w:type="dxa"/>
          </w:tcPr>
          <w:p w14:paraId="2FC42C6B" w14:textId="77777777" w:rsidR="00C975E4" w:rsidRDefault="00000000">
            <w:pPr>
              <w:keepNext w:val="0"/>
              <w:spacing w:after="0"/>
              <w:jc w:val="center"/>
            </w:pPr>
            <w:r>
              <w:rPr>
                <w:sz w:val="18"/>
              </w:rPr>
              <w:t>0.328</w:t>
            </w:r>
          </w:p>
        </w:tc>
        <w:tc>
          <w:tcPr>
            <w:tcW w:w="879" w:type="dxa"/>
          </w:tcPr>
          <w:p w14:paraId="13E8DE1D" w14:textId="77777777" w:rsidR="00C975E4" w:rsidRDefault="00000000">
            <w:pPr>
              <w:keepNext w:val="0"/>
              <w:spacing w:after="0"/>
              <w:jc w:val="center"/>
            </w:pPr>
            <w:r>
              <w:rPr>
                <w:sz w:val="18"/>
              </w:rPr>
              <w:t>−0.018</w:t>
            </w:r>
          </w:p>
        </w:tc>
        <w:tc>
          <w:tcPr>
            <w:tcW w:w="879" w:type="dxa"/>
          </w:tcPr>
          <w:p w14:paraId="679DBED2" w14:textId="77777777" w:rsidR="00C975E4" w:rsidRDefault="00000000">
            <w:pPr>
              <w:keepNext w:val="0"/>
              <w:spacing w:after="0"/>
              <w:jc w:val="center"/>
            </w:pPr>
            <w:r>
              <w:rPr>
                <w:sz w:val="18"/>
              </w:rPr>
              <w:t>−0.013</w:t>
            </w:r>
          </w:p>
        </w:tc>
        <w:tc>
          <w:tcPr>
            <w:tcW w:w="879" w:type="dxa"/>
          </w:tcPr>
          <w:p w14:paraId="29AE78A6" w14:textId="77777777" w:rsidR="00C975E4" w:rsidRDefault="00000000">
            <w:pPr>
              <w:keepNext w:val="0"/>
              <w:spacing w:after="0"/>
              <w:jc w:val="center"/>
            </w:pPr>
            <w:r>
              <w:rPr>
                <w:sz w:val="18"/>
              </w:rPr>
              <w:t>−0.008</w:t>
            </w:r>
          </w:p>
        </w:tc>
        <w:tc>
          <w:tcPr>
            <w:tcW w:w="907" w:type="dxa"/>
          </w:tcPr>
          <w:p w14:paraId="25574389" w14:textId="77777777" w:rsidR="00C975E4" w:rsidRDefault="00000000">
            <w:pPr>
              <w:keepNext w:val="0"/>
              <w:spacing w:after="0"/>
              <w:jc w:val="center"/>
            </w:pPr>
            <w:r>
              <w:rPr>
                <w:sz w:val="18"/>
              </w:rPr>
              <w:t>0.013</w:t>
            </w:r>
          </w:p>
        </w:tc>
      </w:tr>
      <w:tr w:rsidR="00C975E4" w14:paraId="278A65F1" w14:textId="77777777">
        <w:trPr>
          <w:cantSplit/>
        </w:trPr>
        <w:tc>
          <w:tcPr>
            <w:tcW w:w="2608" w:type="dxa"/>
          </w:tcPr>
          <w:p w14:paraId="2201B43F" w14:textId="77777777" w:rsidR="00C975E4" w:rsidRDefault="00000000">
            <w:pPr>
              <w:keepNext w:val="0"/>
              <w:spacing w:after="0"/>
            </w:pPr>
            <w:r>
              <w:rPr>
                <w:sz w:val="18"/>
              </w:rPr>
              <w:t>Hypertension</w:t>
            </w:r>
          </w:p>
        </w:tc>
        <w:tc>
          <w:tcPr>
            <w:tcW w:w="879" w:type="dxa"/>
          </w:tcPr>
          <w:p w14:paraId="366CA6C9" w14:textId="77777777" w:rsidR="00C975E4" w:rsidRDefault="00000000">
            <w:pPr>
              <w:keepNext w:val="0"/>
              <w:spacing w:after="0"/>
              <w:jc w:val="center"/>
            </w:pPr>
            <w:r>
              <w:rPr>
                <w:sz w:val="18"/>
              </w:rPr>
              <w:t>0.087</w:t>
            </w:r>
          </w:p>
        </w:tc>
        <w:tc>
          <w:tcPr>
            <w:tcW w:w="879" w:type="dxa"/>
          </w:tcPr>
          <w:p w14:paraId="014734F4" w14:textId="77777777" w:rsidR="00C975E4" w:rsidRDefault="00000000">
            <w:pPr>
              <w:keepNext w:val="0"/>
              <w:spacing w:after="0"/>
              <w:jc w:val="center"/>
            </w:pPr>
            <w:r>
              <w:rPr>
                <w:sz w:val="18"/>
              </w:rPr>
              <w:t>0.087</w:t>
            </w:r>
          </w:p>
        </w:tc>
        <w:tc>
          <w:tcPr>
            <w:tcW w:w="879" w:type="dxa"/>
          </w:tcPr>
          <w:p w14:paraId="23C73681" w14:textId="77777777" w:rsidR="00C975E4" w:rsidRDefault="00000000">
            <w:pPr>
              <w:keepNext w:val="0"/>
              <w:spacing w:after="0"/>
              <w:jc w:val="center"/>
            </w:pPr>
            <w:r>
              <w:rPr>
                <w:sz w:val="18"/>
              </w:rPr>
              <w:t>0.087</w:t>
            </w:r>
          </w:p>
        </w:tc>
        <w:tc>
          <w:tcPr>
            <w:tcW w:w="879" w:type="dxa"/>
          </w:tcPr>
          <w:p w14:paraId="2C82BFBE" w14:textId="77777777" w:rsidR="00C975E4" w:rsidRDefault="00000000">
            <w:pPr>
              <w:keepNext w:val="0"/>
              <w:spacing w:after="0"/>
              <w:jc w:val="center"/>
            </w:pPr>
            <w:r>
              <w:rPr>
                <w:sz w:val="18"/>
              </w:rPr>
              <w:t>−0.006</w:t>
            </w:r>
          </w:p>
        </w:tc>
        <w:tc>
          <w:tcPr>
            <w:tcW w:w="879" w:type="dxa"/>
          </w:tcPr>
          <w:p w14:paraId="2F02A8F0" w14:textId="77777777" w:rsidR="00C975E4" w:rsidRDefault="00000000">
            <w:pPr>
              <w:keepNext w:val="0"/>
              <w:spacing w:after="0"/>
              <w:jc w:val="center"/>
            </w:pPr>
            <w:r>
              <w:rPr>
                <w:sz w:val="18"/>
              </w:rPr>
              <w:t>0.001</w:t>
            </w:r>
          </w:p>
        </w:tc>
        <w:tc>
          <w:tcPr>
            <w:tcW w:w="879" w:type="dxa"/>
          </w:tcPr>
          <w:p w14:paraId="1417D745" w14:textId="77777777" w:rsidR="00C975E4" w:rsidRDefault="00000000">
            <w:pPr>
              <w:keepNext w:val="0"/>
              <w:spacing w:after="0"/>
              <w:jc w:val="center"/>
            </w:pPr>
            <w:r>
              <w:rPr>
                <w:sz w:val="18"/>
              </w:rPr>
              <w:t>0.015</w:t>
            </w:r>
          </w:p>
        </w:tc>
        <w:tc>
          <w:tcPr>
            <w:tcW w:w="907" w:type="dxa"/>
          </w:tcPr>
          <w:p w14:paraId="71AA2640" w14:textId="77777777" w:rsidR="00C975E4" w:rsidRDefault="00000000">
            <w:pPr>
              <w:keepNext w:val="0"/>
              <w:spacing w:after="0"/>
              <w:jc w:val="center"/>
            </w:pPr>
            <w:r>
              <w:rPr>
                <w:sz w:val="18"/>
              </w:rPr>
              <w:t>0.003</w:t>
            </w:r>
          </w:p>
        </w:tc>
      </w:tr>
      <w:tr w:rsidR="00C975E4" w14:paraId="252DE24F" w14:textId="77777777">
        <w:trPr>
          <w:cantSplit/>
        </w:trPr>
        <w:tc>
          <w:tcPr>
            <w:tcW w:w="2608" w:type="dxa"/>
          </w:tcPr>
          <w:p w14:paraId="03759403" w14:textId="77777777" w:rsidR="00C975E4" w:rsidRDefault="00000000">
            <w:pPr>
              <w:keepNext w:val="0"/>
              <w:spacing w:after="0"/>
            </w:pPr>
            <w:r>
              <w:rPr>
                <w:sz w:val="18"/>
              </w:rPr>
              <w:t>Diabetes mellitus</w:t>
            </w:r>
          </w:p>
        </w:tc>
        <w:tc>
          <w:tcPr>
            <w:tcW w:w="879" w:type="dxa"/>
          </w:tcPr>
          <w:p w14:paraId="50BBF92D" w14:textId="77777777" w:rsidR="00C975E4" w:rsidRDefault="00000000">
            <w:pPr>
              <w:keepNext w:val="0"/>
              <w:spacing w:after="0"/>
              <w:jc w:val="center"/>
            </w:pPr>
            <w:r>
              <w:rPr>
                <w:sz w:val="18"/>
              </w:rPr>
              <w:t>0.178</w:t>
            </w:r>
          </w:p>
        </w:tc>
        <w:tc>
          <w:tcPr>
            <w:tcW w:w="879" w:type="dxa"/>
          </w:tcPr>
          <w:p w14:paraId="56531521" w14:textId="77777777" w:rsidR="00C975E4" w:rsidRDefault="00000000">
            <w:pPr>
              <w:keepNext w:val="0"/>
              <w:spacing w:after="0"/>
              <w:jc w:val="center"/>
            </w:pPr>
            <w:r>
              <w:rPr>
                <w:sz w:val="18"/>
              </w:rPr>
              <w:t>0.178</w:t>
            </w:r>
          </w:p>
        </w:tc>
        <w:tc>
          <w:tcPr>
            <w:tcW w:w="879" w:type="dxa"/>
          </w:tcPr>
          <w:p w14:paraId="4C5E6E66" w14:textId="77777777" w:rsidR="00C975E4" w:rsidRDefault="00000000">
            <w:pPr>
              <w:keepNext w:val="0"/>
              <w:spacing w:after="0"/>
              <w:jc w:val="center"/>
            </w:pPr>
            <w:r>
              <w:rPr>
                <w:sz w:val="18"/>
              </w:rPr>
              <w:t>0.178</w:t>
            </w:r>
          </w:p>
        </w:tc>
        <w:tc>
          <w:tcPr>
            <w:tcW w:w="879" w:type="dxa"/>
          </w:tcPr>
          <w:p w14:paraId="5DBE2FF8" w14:textId="77777777" w:rsidR="00C975E4" w:rsidRDefault="00000000">
            <w:pPr>
              <w:keepNext w:val="0"/>
              <w:spacing w:after="0"/>
              <w:jc w:val="center"/>
            </w:pPr>
            <w:r>
              <w:rPr>
                <w:sz w:val="18"/>
              </w:rPr>
              <w:t>0.022</w:t>
            </w:r>
          </w:p>
        </w:tc>
        <w:tc>
          <w:tcPr>
            <w:tcW w:w="879" w:type="dxa"/>
          </w:tcPr>
          <w:p w14:paraId="64433307" w14:textId="77777777" w:rsidR="00C975E4" w:rsidRDefault="00000000">
            <w:pPr>
              <w:keepNext w:val="0"/>
              <w:spacing w:after="0"/>
              <w:jc w:val="center"/>
            </w:pPr>
            <w:r>
              <w:rPr>
                <w:sz w:val="18"/>
              </w:rPr>
              <w:t>0.027</w:t>
            </w:r>
          </w:p>
        </w:tc>
        <w:tc>
          <w:tcPr>
            <w:tcW w:w="879" w:type="dxa"/>
          </w:tcPr>
          <w:p w14:paraId="01099001" w14:textId="77777777" w:rsidR="00C975E4" w:rsidRDefault="00000000">
            <w:pPr>
              <w:keepNext w:val="0"/>
              <w:spacing w:after="0"/>
              <w:jc w:val="center"/>
            </w:pPr>
            <w:r>
              <w:rPr>
                <w:sz w:val="18"/>
              </w:rPr>
              <w:t>0.034</w:t>
            </w:r>
          </w:p>
        </w:tc>
        <w:tc>
          <w:tcPr>
            <w:tcW w:w="907" w:type="dxa"/>
          </w:tcPr>
          <w:p w14:paraId="66E61E86" w14:textId="77777777" w:rsidR="00C975E4" w:rsidRDefault="00000000">
            <w:pPr>
              <w:keepNext w:val="0"/>
              <w:spacing w:after="0"/>
              <w:jc w:val="center"/>
            </w:pPr>
            <w:r>
              <w:rPr>
                <w:sz w:val="18"/>
              </w:rPr>
              <w:t>0.027</w:t>
            </w:r>
          </w:p>
        </w:tc>
      </w:tr>
      <w:tr w:rsidR="00C975E4" w14:paraId="06F1B05E" w14:textId="77777777">
        <w:trPr>
          <w:cantSplit/>
        </w:trPr>
        <w:tc>
          <w:tcPr>
            <w:tcW w:w="2608" w:type="dxa"/>
          </w:tcPr>
          <w:p w14:paraId="6C4FB7A7" w14:textId="77777777" w:rsidR="00C975E4" w:rsidRDefault="00000000">
            <w:pPr>
              <w:keepNext w:val="0"/>
              <w:spacing w:after="0"/>
            </w:pPr>
            <w:r>
              <w:rPr>
                <w:sz w:val="18"/>
              </w:rPr>
              <w:t>Coronary artery disease</w:t>
            </w:r>
          </w:p>
        </w:tc>
        <w:tc>
          <w:tcPr>
            <w:tcW w:w="879" w:type="dxa"/>
          </w:tcPr>
          <w:p w14:paraId="49458265" w14:textId="77777777" w:rsidR="00C975E4" w:rsidRDefault="00000000">
            <w:pPr>
              <w:keepNext w:val="0"/>
              <w:spacing w:after="0"/>
              <w:jc w:val="center"/>
            </w:pPr>
            <w:r>
              <w:rPr>
                <w:sz w:val="18"/>
              </w:rPr>
              <w:t>0.047</w:t>
            </w:r>
          </w:p>
        </w:tc>
        <w:tc>
          <w:tcPr>
            <w:tcW w:w="879" w:type="dxa"/>
          </w:tcPr>
          <w:p w14:paraId="0AA838C8" w14:textId="77777777" w:rsidR="00C975E4" w:rsidRDefault="00000000">
            <w:pPr>
              <w:keepNext w:val="0"/>
              <w:spacing w:after="0"/>
              <w:jc w:val="center"/>
            </w:pPr>
            <w:r>
              <w:rPr>
                <w:sz w:val="18"/>
              </w:rPr>
              <w:t>0.047</w:t>
            </w:r>
          </w:p>
        </w:tc>
        <w:tc>
          <w:tcPr>
            <w:tcW w:w="879" w:type="dxa"/>
          </w:tcPr>
          <w:p w14:paraId="72970D32" w14:textId="77777777" w:rsidR="00C975E4" w:rsidRDefault="00000000">
            <w:pPr>
              <w:keepNext w:val="0"/>
              <w:spacing w:after="0"/>
              <w:jc w:val="center"/>
            </w:pPr>
            <w:r>
              <w:rPr>
                <w:sz w:val="18"/>
              </w:rPr>
              <w:t>0.047</w:t>
            </w:r>
          </w:p>
        </w:tc>
        <w:tc>
          <w:tcPr>
            <w:tcW w:w="879" w:type="dxa"/>
          </w:tcPr>
          <w:p w14:paraId="27E22E60" w14:textId="77777777" w:rsidR="00C975E4" w:rsidRDefault="00000000">
            <w:pPr>
              <w:keepNext w:val="0"/>
              <w:spacing w:after="0"/>
              <w:jc w:val="center"/>
            </w:pPr>
            <w:r>
              <w:rPr>
                <w:sz w:val="18"/>
              </w:rPr>
              <w:t>−0.030</w:t>
            </w:r>
          </w:p>
        </w:tc>
        <w:tc>
          <w:tcPr>
            <w:tcW w:w="879" w:type="dxa"/>
          </w:tcPr>
          <w:p w14:paraId="2B19F26A" w14:textId="77777777" w:rsidR="00C975E4" w:rsidRDefault="00000000">
            <w:pPr>
              <w:keepNext w:val="0"/>
              <w:spacing w:after="0"/>
              <w:jc w:val="center"/>
            </w:pPr>
            <w:r>
              <w:rPr>
                <w:sz w:val="18"/>
              </w:rPr>
              <w:t>−0.026</w:t>
            </w:r>
          </w:p>
        </w:tc>
        <w:tc>
          <w:tcPr>
            <w:tcW w:w="879" w:type="dxa"/>
          </w:tcPr>
          <w:p w14:paraId="1D75A8AC" w14:textId="77777777" w:rsidR="00C975E4" w:rsidRDefault="00000000">
            <w:pPr>
              <w:keepNext w:val="0"/>
              <w:spacing w:after="0"/>
              <w:jc w:val="center"/>
            </w:pPr>
            <w:r>
              <w:rPr>
                <w:sz w:val="18"/>
              </w:rPr>
              <w:t>−0.022</w:t>
            </w:r>
          </w:p>
        </w:tc>
        <w:tc>
          <w:tcPr>
            <w:tcW w:w="907" w:type="dxa"/>
          </w:tcPr>
          <w:p w14:paraId="45D491FF" w14:textId="77777777" w:rsidR="00C975E4" w:rsidRDefault="00000000">
            <w:pPr>
              <w:keepNext w:val="0"/>
              <w:spacing w:after="0"/>
              <w:jc w:val="center"/>
            </w:pPr>
            <w:r>
              <w:rPr>
                <w:sz w:val="18"/>
              </w:rPr>
              <w:t>0.026</w:t>
            </w:r>
          </w:p>
        </w:tc>
      </w:tr>
      <w:tr w:rsidR="00C975E4" w14:paraId="6DC70BDF" w14:textId="77777777">
        <w:trPr>
          <w:cantSplit/>
        </w:trPr>
        <w:tc>
          <w:tcPr>
            <w:tcW w:w="2608" w:type="dxa"/>
          </w:tcPr>
          <w:p w14:paraId="0107B9A1" w14:textId="77777777" w:rsidR="00C975E4" w:rsidRDefault="00000000">
            <w:pPr>
              <w:keepNext w:val="0"/>
              <w:spacing w:after="0"/>
            </w:pPr>
            <w:r>
              <w:rPr>
                <w:sz w:val="18"/>
              </w:rPr>
              <w:t>Heart failure</w:t>
            </w:r>
          </w:p>
        </w:tc>
        <w:tc>
          <w:tcPr>
            <w:tcW w:w="879" w:type="dxa"/>
          </w:tcPr>
          <w:p w14:paraId="206900CD" w14:textId="77777777" w:rsidR="00C975E4" w:rsidRDefault="00000000">
            <w:pPr>
              <w:keepNext w:val="0"/>
              <w:spacing w:after="0"/>
              <w:jc w:val="center"/>
            </w:pPr>
            <w:r>
              <w:rPr>
                <w:sz w:val="18"/>
              </w:rPr>
              <w:t>0.262</w:t>
            </w:r>
          </w:p>
        </w:tc>
        <w:tc>
          <w:tcPr>
            <w:tcW w:w="879" w:type="dxa"/>
          </w:tcPr>
          <w:p w14:paraId="77506B7F" w14:textId="77777777" w:rsidR="00C975E4" w:rsidRDefault="00000000">
            <w:pPr>
              <w:keepNext w:val="0"/>
              <w:spacing w:after="0"/>
              <w:jc w:val="center"/>
            </w:pPr>
            <w:r>
              <w:rPr>
                <w:sz w:val="18"/>
              </w:rPr>
              <w:t>0.262</w:t>
            </w:r>
          </w:p>
        </w:tc>
        <w:tc>
          <w:tcPr>
            <w:tcW w:w="879" w:type="dxa"/>
          </w:tcPr>
          <w:p w14:paraId="6338E73A" w14:textId="77777777" w:rsidR="00C975E4" w:rsidRDefault="00000000">
            <w:pPr>
              <w:keepNext w:val="0"/>
              <w:spacing w:after="0"/>
              <w:jc w:val="center"/>
            </w:pPr>
            <w:r>
              <w:rPr>
                <w:sz w:val="18"/>
              </w:rPr>
              <w:t>0.262</w:t>
            </w:r>
          </w:p>
        </w:tc>
        <w:tc>
          <w:tcPr>
            <w:tcW w:w="879" w:type="dxa"/>
          </w:tcPr>
          <w:p w14:paraId="190B7683" w14:textId="77777777" w:rsidR="00C975E4" w:rsidRDefault="00000000">
            <w:pPr>
              <w:keepNext w:val="0"/>
              <w:spacing w:after="0"/>
              <w:jc w:val="center"/>
            </w:pPr>
            <w:r>
              <w:rPr>
                <w:sz w:val="18"/>
              </w:rPr>
              <w:t>0.001</w:t>
            </w:r>
          </w:p>
        </w:tc>
        <w:tc>
          <w:tcPr>
            <w:tcW w:w="879" w:type="dxa"/>
          </w:tcPr>
          <w:p w14:paraId="67CE3C48" w14:textId="77777777" w:rsidR="00C975E4" w:rsidRDefault="00000000">
            <w:pPr>
              <w:keepNext w:val="0"/>
              <w:spacing w:after="0"/>
              <w:jc w:val="center"/>
            </w:pPr>
            <w:r>
              <w:rPr>
                <w:sz w:val="18"/>
              </w:rPr>
              <w:t>0.004</w:t>
            </w:r>
          </w:p>
        </w:tc>
        <w:tc>
          <w:tcPr>
            <w:tcW w:w="879" w:type="dxa"/>
          </w:tcPr>
          <w:p w14:paraId="6DEB74F0" w14:textId="77777777" w:rsidR="00C975E4" w:rsidRDefault="00000000">
            <w:pPr>
              <w:keepNext w:val="0"/>
              <w:spacing w:after="0"/>
              <w:jc w:val="center"/>
            </w:pPr>
            <w:r>
              <w:rPr>
                <w:sz w:val="18"/>
              </w:rPr>
              <w:t>0.015</w:t>
            </w:r>
          </w:p>
        </w:tc>
        <w:tc>
          <w:tcPr>
            <w:tcW w:w="907" w:type="dxa"/>
          </w:tcPr>
          <w:p w14:paraId="7CF212C5" w14:textId="77777777" w:rsidR="00C975E4" w:rsidRDefault="00000000">
            <w:pPr>
              <w:keepNext w:val="0"/>
              <w:spacing w:after="0"/>
              <w:jc w:val="center"/>
            </w:pPr>
            <w:r>
              <w:rPr>
                <w:sz w:val="18"/>
              </w:rPr>
              <w:t>0.004</w:t>
            </w:r>
          </w:p>
        </w:tc>
      </w:tr>
      <w:tr w:rsidR="00C975E4" w14:paraId="794CE13C" w14:textId="77777777">
        <w:trPr>
          <w:cantSplit/>
        </w:trPr>
        <w:tc>
          <w:tcPr>
            <w:tcW w:w="2608" w:type="dxa"/>
          </w:tcPr>
          <w:p w14:paraId="081F510B" w14:textId="77777777" w:rsidR="00C975E4" w:rsidRDefault="00000000">
            <w:pPr>
              <w:keepNext w:val="0"/>
              <w:spacing w:after="0"/>
            </w:pPr>
            <w:r>
              <w:rPr>
                <w:sz w:val="18"/>
              </w:rPr>
              <w:t>Stroke</w:t>
            </w:r>
          </w:p>
        </w:tc>
        <w:tc>
          <w:tcPr>
            <w:tcW w:w="879" w:type="dxa"/>
          </w:tcPr>
          <w:p w14:paraId="3474BD2F" w14:textId="77777777" w:rsidR="00C975E4" w:rsidRDefault="00000000">
            <w:pPr>
              <w:keepNext w:val="0"/>
              <w:spacing w:after="0"/>
              <w:jc w:val="center"/>
            </w:pPr>
            <w:r>
              <w:rPr>
                <w:sz w:val="18"/>
              </w:rPr>
              <w:t>−0.056</w:t>
            </w:r>
          </w:p>
        </w:tc>
        <w:tc>
          <w:tcPr>
            <w:tcW w:w="879" w:type="dxa"/>
          </w:tcPr>
          <w:p w14:paraId="7D8A71A9" w14:textId="77777777" w:rsidR="00C975E4" w:rsidRDefault="00000000">
            <w:pPr>
              <w:keepNext w:val="0"/>
              <w:spacing w:after="0"/>
              <w:jc w:val="center"/>
            </w:pPr>
            <w:r>
              <w:rPr>
                <w:sz w:val="18"/>
              </w:rPr>
              <w:t>−0.056</w:t>
            </w:r>
          </w:p>
        </w:tc>
        <w:tc>
          <w:tcPr>
            <w:tcW w:w="879" w:type="dxa"/>
          </w:tcPr>
          <w:p w14:paraId="43376C70" w14:textId="77777777" w:rsidR="00C975E4" w:rsidRDefault="00000000">
            <w:pPr>
              <w:keepNext w:val="0"/>
              <w:spacing w:after="0"/>
              <w:jc w:val="center"/>
            </w:pPr>
            <w:r>
              <w:rPr>
                <w:sz w:val="18"/>
              </w:rPr>
              <w:t>−0.056</w:t>
            </w:r>
          </w:p>
        </w:tc>
        <w:tc>
          <w:tcPr>
            <w:tcW w:w="879" w:type="dxa"/>
          </w:tcPr>
          <w:p w14:paraId="4047CAE5" w14:textId="77777777" w:rsidR="00C975E4" w:rsidRDefault="00000000">
            <w:pPr>
              <w:keepNext w:val="0"/>
              <w:spacing w:after="0"/>
              <w:jc w:val="center"/>
            </w:pPr>
            <w:r>
              <w:rPr>
                <w:sz w:val="18"/>
              </w:rPr>
              <w:t>−0.030</w:t>
            </w:r>
          </w:p>
        </w:tc>
        <w:tc>
          <w:tcPr>
            <w:tcW w:w="879" w:type="dxa"/>
          </w:tcPr>
          <w:p w14:paraId="1D3F949A" w14:textId="77777777" w:rsidR="00C975E4" w:rsidRDefault="00000000">
            <w:pPr>
              <w:keepNext w:val="0"/>
              <w:spacing w:after="0"/>
              <w:jc w:val="center"/>
            </w:pPr>
            <w:r>
              <w:rPr>
                <w:sz w:val="18"/>
              </w:rPr>
              <w:t>−0.027</w:t>
            </w:r>
          </w:p>
        </w:tc>
        <w:tc>
          <w:tcPr>
            <w:tcW w:w="879" w:type="dxa"/>
          </w:tcPr>
          <w:p w14:paraId="2B349085" w14:textId="77777777" w:rsidR="00C975E4" w:rsidRDefault="00000000">
            <w:pPr>
              <w:keepNext w:val="0"/>
              <w:spacing w:after="0"/>
              <w:jc w:val="center"/>
            </w:pPr>
            <w:r>
              <w:rPr>
                <w:sz w:val="18"/>
              </w:rPr>
              <w:t>−0.021</w:t>
            </w:r>
          </w:p>
        </w:tc>
        <w:tc>
          <w:tcPr>
            <w:tcW w:w="907" w:type="dxa"/>
          </w:tcPr>
          <w:p w14:paraId="1A98F71D" w14:textId="77777777" w:rsidR="00C975E4" w:rsidRDefault="00000000">
            <w:pPr>
              <w:keepNext w:val="0"/>
              <w:spacing w:after="0"/>
              <w:jc w:val="center"/>
            </w:pPr>
            <w:r>
              <w:rPr>
                <w:sz w:val="18"/>
              </w:rPr>
              <w:t>0.027</w:t>
            </w:r>
          </w:p>
        </w:tc>
      </w:tr>
      <w:tr w:rsidR="00C975E4" w14:paraId="7FA7D788" w14:textId="77777777">
        <w:trPr>
          <w:cantSplit/>
        </w:trPr>
        <w:tc>
          <w:tcPr>
            <w:tcW w:w="2608" w:type="dxa"/>
          </w:tcPr>
          <w:p w14:paraId="1569A280" w14:textId="77777777" w:rsidR="00C975E4" w:rsidRDefault="00000000">
            <w:pPr>
              <w:keepNext w:val="0"/>
              <w:spacing w:after="0"/>
            </w:pPr>
            <w:r>
              <w:rPr>
                <w:sz w:val="18"/>
              </w:rPr>
              <w:t>Chronic kidney disease</w:t>
            </w:r>
          </w:p>
        </w:tc>
        <w:tc>
          <w:tcPr>
            <w:tcW w:w="879" w:type="dxa"/>
          </w:tcPr>
          <w:p w14:paraId="108BCAF7" w14:textId="77777777" w:rsidR="00C975E4" w:rsidRDefault="00000000">
            <w:pPr>
              <w:keepNext w:val="0"/>
              <w:spacing w:after="0"/>
              <w:jc w:val="center"/>
            </w:pPr>
            <w:r>
              <w:rPr>
                <w:sz w:val="18"/>
              </w:rPr>
              <w:t>0.022</w:t>
            </w:r>
          </w:p>
        </w:tc>
        <w:tc>
          <w:tcPr>
            <w:tcW w:w="879" w:type="dxa"/>
          </w:tcPr>
          <w:p w14:paraId="5DF61DA0" w14:textId="77777777" w:rsidR="00C975E4" w:rsidRDefault="00000000">
            <w:pPr>
              <w:keepNext w:val="0"/>
              <w:spacing w:after="0"/>
              <w:jc w:val="center"/>
            </w:pPr>
            <w:r>
              <w:rPr>
                <w:sz w:val="18"/>
              </w:rPr>
              <w:t>0.022</w:t>
            </w:r>
          </w:p>
        </w:tc>
        <w:tc>
          <w:tcPr>
            <w:tcW w:w="879" w:type="dxa"/>
          </w:tcPr>
          <w:p w14:paraId="45DB704C" w14:textId="77777777" w:rsidR="00C975E4" w:rsidRDefault="00000000">
            <w:pPr>
              <w:keepNext w:val="0"/>
              <w:spacing w:after="0"/>
              <w:jc w:val="center"/>
            </w:pPr>
            <w:r>
              <w:rPr>
                <w:sz w:val="18"/>
              </w:rPr>
              <w:t>0.022</w:t>
            </w:r>
          </w:p>
        </w:tc>
        <w:tc>
          <w:tcPr>
            <w:tcW w:w="879" w:type="dxa"/>
          </w:tcPr>
          <w:p w14:paraId="0E6FE00A" w14:textId="77777777" w:rsidR="00C975E4" w:rsidRDefault="00000000">
            <w:pPr>
              <w:keepNext w:val="0"/>
              <w:spacing w:after="0"/>
              <w:jc w:val="center"/>
            </w:pPr>
            <w:r>
              <w:rPr>
                <w:sz w:val="18"/>
              </w:rPr>
              <w:t>−0.014</w:t>
            </w:r>
          </w:p>
        </w:tc>
        <w:tc>
          <w:tcPr>
            <w:tcW w:w="879" w:type="dxa"/>
          </w:tcPr>
          <w:p w14:paraId="74F29D98" w14:textId="77777777" w:rsidR="00C975E4" w:rsidRDefault="00000000">
            <w:pPr>
              <w:keepNext w:val="0"/>
              <w:spacing w:after="0"/>
              <w:jc w:val="center"/>
            </w:pPr>
            <w:r>
              <w:rPr>
                <w:sz w:val="18"/>
              </w:rPr>
              <w:t>−0.009</w:t>
            </w:r>
          </w:p>
        </w:tc>
        <w:tc>
          <w:tcPr>
            <w:tcW w:w="879" w:type="dxa"/>
          </w:tcPr>
          <w:p w14:paraId="1A94D8BE" w14:textId="77777777" w:rsidR="00C975E4" w:rsidRDefault="00000000">
            <w:pPr>
              <w:keepNext w:val="0"/>
              <w:spacing w:after="0"/>
              <w:jc w:val="center"/>
            </w:pPr>
            <w:r>
              <w:rPr>
                <w:sz w:val="18"/>
              </w:rPr>
              <w:t>−0.006</w:t>
            </w:r>
          </w:p>
        </w:tc>
        <w:tc>
          <w:tcPr>
            <w:tcW w:w="907" w:type="dxa"/>
          </w:tcPr>
          <w:p w14:paraId="5B4BA28D" w14:textId="77777777" w:rsidR="00C975E4" w:rsidRDefault="00000000">
            <w:pPr>
              <w:keepNext w:val="0"/>
              <w:spacing w:after="0"/>
              <w:jc w:val="center"/>
            </w:pPr>
            <w:r>
              <w:rPr>
                <w:sz w:val="18"/>
              </w:rPr>
              <w:t>0.009</w:t>
            </w:r>
          </w:p>
        </w:tc>
      </w:tr>
      <w:tr w:rsidR="00C975E4" w14:paraId="17A7E61A" w14:textId="77777777">
        <w:trPr>
          <w:cantSplit/>
        </w:trPr>
        <w:tc>
          <w:tcPr>
            <w:tcW w:w="2608" w:type="dxa"/>
          </w:tcPr>
          <w:p w14:paraId="65047437" w14:textId="77777777" w:rsidR="00C975E4" w:rsidRDefault="00000000">
            <w:pPr>
              <w:keepNext w:val="0"/>
              <w:spacing w:after="0"/>
            </w:pPr>
            <w:r>
              <w:rPr>
                <w:sz w:val="18"/>
              </w:rPr>
              <w:t>COPD</w:t>
            </w:r>
          </w:p>
        </w:tc>
        <w:tc>
          <w:tcPr>
            <w:tcW w:w="879" w:type="dxa"/>
          </w:tcPr>
          <w:p w14:paraId="76EB4CE6" w14:textId="77777777" w:rsidR="00C975E4" w:rsidRDefault="00000000">
            <w:pPr>
              <w:keepNext w:val="0"/>
              <w:spacing w:after="0"/>
              <w:jc w:val="center"/>
            </w:pPr>
            <w:r>
              <w:rPr>
                <w:sz w:val="18"/>
              </w:rPr>
              <w:t>0.029</w:t>
            </w:r>
          </w:p>
        </w:tc>
        <w:tc>
          <w:tcPr>
            <w:tcW w:w="879" w:type="dxa"/>
          </w:tcPr>
          <w:p w14:paraId="3BF21B7A" w14:textId="77777777" w:rsidR="00C975E4" w:rsidRDefault="00000000">
            <w:pPr>
              <w:keepNext w:val="0"/>
              <w:spacing w:after="0"/>
              <w:jc w:val="center"/>
            </w:pPr>
            <w:r>
              <w:rPr>
                <w:sz w:val="18"/>
              </w:rPr>
              <w:t>0.029</w:t>
            </w:r>
          </w:p>
        </w:tc>
        <w:tc>
          <w:tcPr>
            <w:tcW w:w="879" w:type="dxa"/>
          </w:tcPr>
          <w:p w14:paraId="5214DDD4" w14:textId="77777777" w:rsidR="00C975E4" w:rsidRDefault="00000000">
            <w:pPr>
              <w:keepNext w:val="0"/>
              <w:spacing w:after="0"/>
              <w:jc w:val="center"/>
            </w:pPr>
            <w:r>
              <w:rPr>
                <w:sz w:val="18"/>
              </w:rPr>
              <w:t>0.029</w:t>
            </w:r>
          </w:p>
        </w:tc>
        <w:tc>
          <w:tcPr>
            <w:tcW w:w="879" w:type="dxa"/>
          </w:tcPr>
          <w:p w14:paraId="058EE4F0" w14:textId="77777777" w:rsidR="00C975E4" w:rsidRDefault="00000000">
            <w:pPr>
              <w:keepNext w:val="0"/>
              <w:spacing w:after="0"/>
              <w:jc w:val="center"/>
            </w:pPr>
            <w:r>
              <w:rPr>
                <w:sz w:val="18"/>
              </w:rPr>
              <w:t>−0.007</w:t>
            </w:r>
          </w:p>
        </w:tc>
        <w:tc>
          <w:tcPr>
            <w:tcW w:w="879" w:type="dxa"/>
          </w:tcPr>
          <w:p w14:paraId="55F17346" w14:textId="77777777" w:rsidR="00C975E4" w:rsidRDefault="00000000">
            <w:pPr>
              <w:keepNext w:val="0"/>
              <w:spacing w:after="0"/>
              <w:jc w:val="center"/>
            </w:pPr>
            <w:r>
              <w:rPr>
                <w:sz w:val="18"/>
              </w:rPr>
              <w:t>−0.005</w:t>
            </w:r>
          </w:p>
        </w:tc>
        <w:tc>
          <w:tcPr>
            <w:tcW w:w="879" w:type="dxa"/>
          </w:tcPr>
          <w:p w14:paraId="2AE02517" w14:textId="77777777" w:rsidR="00C975E4" w:rsidRDefault="00000000">
            <w:pPr>
              <w:keepNext w:val="0"/>
              <w:spacing w:after="0"/>
              <w:jc w:val="center"/>
            </w:pPr>
            <w:r>
              <w:rPr>
                <w:sz w:val="18"/>
              </w:rPr>
              <w:t>−0.003</w:t>
            </w:r>
          </w:p>
        </w:tc>
        <w:tc>
          <w:tcPr>
            <w:tcW w:w="907" w:type="dxa"/>
          </w:tcPr>
          <w:p w14:paraId="73FBA2F7" w14:textId="77777777" w:rsidR="00C975E4" w:rsidRDefault="00000000">
            <w:pPr>
              <w:keepNext w:val="0"/>
              <w:spacing w:after="0"/>
              <w:jc w:val="center"/>
            </w:pPr>
            <w:r>
              <w:rPr>
                <w:sz w:val="18"/>
              </w:rPr>
              <w:t>0.005</w:t>
            </w:r>
          </w:p>
        </w:tc>
      </w:tr>
      <w:tr w:rsidR="00C975E4" w14:paraId="5EF6AA31" w14:textId="77777777">
        <w:trPr>
          <w:cantSplit/>
        </w:trPr>
        <w:tc>
          <w:tcPr>
            <w:tcW w:w="2608" w:type="dxa"/>
          </w:tcPr>
          <w:p w14:paraId="1F333D67" w14:textId="77777777" w:rsidR="00C975E4" w:rsidRDefault="00000000">
            <w:pPr>
              <w:keepNext w:val="0"/>
              <w:spacing w:after="0"/>
            </w:pPr>
            <w:r>
              <w:rPr>
                <w:sz w:val="18"/>
              </w:rPr>
              <w:t>Elevated estimated sPAP (≥35 mmHg)</w:t>
            </w:r>
          </w:p>
        </w:tc>
        <w:tc>
          <w:tcPr>
            <w:tcW w:w="879" w:type="dxa"/>
          </w:tcPr>
          <w:p w14:paraId="0BC7569D" w14:textId="77777777" w:rsidR="00C975E4" w:rsidRDefault="00000000">
            <w:pPr>
              <w:keepNext w:val="0"/>
              <w:spacing w:after="0"/>
              <w:jc w:val="center"/>
            </w:pPr>
            <w:r>
              <w:rPr>
                <w:sz w:val="18"/>
              </w:rPr>
              <w:t>0.240</w:t>
            </w:r>
          </w:p>
        </w:tc>
        <w:tc>
          <w:tcPr>
            <w:tcW w:w="879" w:type="dxa"/>
          </w:tcPr>
          <w:p w14:paraId="79526F5E" w14:textId="77777777" w:rsidR="00C975E4" w:rsidRDefault="00000000">
            <w:pPr>
              <w:keepNext w:val="0"/>
              <w:spacing w:after="0"/>
              <w:jc w:val="center"/>
            </w:pPr>
            <w:r>
              <w:rPr>
                <w:sz w:val="18"/>
              </w:rPr>
              <w:t>0.240</w:t>
            </w:r>
          </w:p>
        </w:tc>
        <w:tc>
          <w:tcPr>
            <w:tcW w:w="879" w:type="dxa"/>
          </w:tcPr>
          <w:p w14:paraId="6A875B0A" w14:textId="77777777" w:rsidR="00C975E4" w:rsidRDefault="00000000">
            <w:pPr>
              <w:keepNext w:val="0"/>
              <w:spacing w:after="0"/>
              <w:jc w:val="center"/>
            </w:pPr>
            <w:r>
              <w:rPr>
                <w:sz w:val="18"/>
              </w:rPr>
              <w:t>0.240</w:t>
            </w:r>
          </w:p>
        </w:tc>
        <w:tc>
          <w:tcPr>
            <w:tcW w:w="879" w:type="dxa"/>
          </w:tcPr>
          <w:p w14:paraId="65BC6C11" w14:textId="77777777" w:rsidR="00C975E4" w:rsidRDefault="00000000">
            <w:pPr>
              <w:keepNext w:val="0"/>
              <w:spacing w:after="0"/>
              <w:jc w:val="center"/>
            </w:pPr>
            <w:r>
              <w:rPr>
                <w:sz w:val="18"/>
              </w:rPr>
              <w:t>0.005</w:t>
            </w:r>
          </w:p>
        </w:tc>
        <w:tc>
          <w:tcPr>
            <w:tcW w:w="879" w:type="dxa"/>
          </w:tcPr>
          <w:p w14:paraId="088AB56D" w14:textId="77777777" w:rsidR="00C975E4" w:rsidRDefault="00000000">
            <w:pPr>
              <w:keepNext w:val="0"/>
              <w:spacing w:after="0"/>
              <w:jc w:val="center"/>
            </w:pPr>
            <w:r>
              <w:rPr>
                <w:sz w:val="18"/>
              </w:rPr>
              <w:t>0.006</w:t>
            </w:r>
          </w:p>
        </w:tc>
        <w:tc>
          <w:tcPr>
            <w:tcW w:w="879" w:type="dxa"/>
          </w:tcPr>
          <w:p w14:paraId="4C5EC3A1" w14:textId="77777777" w:rsidR="00C975E4" w:rsidRDefault="00000000">
            <w:pPr>
              <w:keepNext w:val="0"/>
              <w:spacing w:after="0"/>
              <w:jc w:val="center"/>
            </w:pPr>
            <w:r>
              <w:rPr>
                <w:sz w:val="18"/>
              </w:rPr>
              <w:t>0.008</w:t>
            </w:r>
          </w:p>
        </w:tc>
        <w:tc>
          <w:tcPr>
            <w:tcW w:w="907" w:type="dxa"/>
          </w:tcPr>
          <w:p w14:paraId="6A83D7B2" w14:textId="77777777" w:rsidR="00C975E4" w:rsidRDefault="00000000">
            <w:pPr>
              <w:keepNext w:val="0"/>
              <w:spacing w:after="0"/>
              <w:jc w:val="center"/>
            </w:pPr>
            <w:r>
              <w:rPr>
                <w:sz w:val="18"/>
              </w:rPr>
              <w:t>0.006</w:t>
            </w:r>
          </w:p>
        </w:tc>
      </w:tr>
      <w:tr w:rsidR="00C975E4" w14:paraId="06536FD1" w14:textId="77777777">
        <w:trPr>
          <w:cantSplit/>
        </w:trPr>
        <w:tc>
          <w:tcPr>
            <w:tcW w:w="2608" w:type="dxa"/>
          </w:tcPr>
          <w:p w14:paraId="37EC1489" w14:textId="77777777" w:rsidR="00C975E4" w:rsidRDefault="00000000">
            <w:pPr>
              <w:keepNext w:val="0"/>
              <w:spacing w:after="0"/>
            </w:pPr>
            <w:r>
              <w:rPr>
                <w:sz w:val="18"/>
              </w:rPr>
              <w:t>RF ablation</w:t>
            </w:r>
          </w:p>
        </w:tc>
        <w:tc>
          <w:tcPr>
            <w:tcW w:w="879" w:type="dxa"/>
          </w:tcPr>
          <w:p w14:paraId="76DC9379" w14:textId="77777777" w:rsidR="00C975E4" w:rsidRDefault="00000000">
            <w:pPr>
              <w:keepNext w:val="0"/>
              <w:spacing w:after="0"/>
              <w:jc w:val="center"/>
            </w:pPr>
            <w:r>
              <w:rPr>
                <w:sz w:val="18"/>
              </w:rPr>
              <w:t>0.051</w:t>
            </w:r>
          </w:p>
        </w:tc>
        <w:tc>
          <w:tcPr>
            <w:tcW w:w="879" w:type="dxa"/>
          </w:tcPr>
          <w:p w14:paraId="071282A5" w14:textId="77777777" w:rsidR="00C975E4" w:rsidRDefault="00000000">
            <w:pPr>
              <w:keepNext w:val="0"/>
              <w:spacing w:after="0"/>
              <w:jc w:val="center"/>
            </w:pPr>
            <w:r>
              <w:rPr>
                <w:sz w:val="18"/>
              </w:rPr>
              <w:t>0.051</w:t>
            </w:r>
          </w:p>
        </w:tc>
        <w:tc>
          <w:tcPr>
            <w:tcW w:w="879" w:type="dxa"/>
          </w:tcPr>
          <w:p w14:paraId="6C2AA6D1" w14:textId="77777777" w:rsidR="00C975E4" w:rsidRDefault="00000000">
            <w:pPr>
              <w:keepNext w:val="0"/>
              <w:spacing w:after="0"/>
              <w:jc w:val="center"/>
            </w:pPr>
            <w:r>
              <w:rPr>
                <w:sz w:val="18"/>
              </w:rPr>
              <w:t>0.051</w:t>
            </w:r>
          </w:p>
        </w:tc>
        <w:tc>
          <w:tcPr>
            <w:tcW w:w="879" w:type="dxa"/>
          </w:tcPr>
          <w:p w14:paraId="3B4E8694" w14:textId="77777777" w:rsidR="00C975E4" w:rsidRDefault="00000000">
            <w:pPr>
              <w:keepNext w:val="0"/>
              <w:spacing w:after="0"/>
              <w:jc w:val="center"/>
            </w:pPr>
            <w:r>
              <w:rPr>
                <w:sz w:val="18"/>
              </w:rPr>
              <w:t>−0.020</w:t>
            </w:r>
          </w:p>
        </w:tc>
        <w:tc>
          <w:tcPr>
            <w:tcW w:w="879" w:type="dxa"/>
          </w:tcPr>
          <w:p w14:paraId="4E8DAFC2" w14:textId="77777777" w:rsidR="00C975E4" w:rsidRDefault="00000000">
            <w:pPr>
              <w:keepNext w:val="0"/>
              <w:spacing w:after="0"/>
              <w:jc w:val="center"/>
            </w:pPr>
            <w:r>
              <w:rPr>
                <w:sz w:val="18"/>
              </w:rPr>
              <w:t>−0.013</w:t>
            </w:r>
          </w:p>
        </w:tc>
        <w:tc>
          <w:tcPr>
            <w:tcW w:w="879" w:type="dxa"/>
          </w:tcPr>
          <w:p w14:paraId="2C9C9712" w14:textId="77777777" w:rsidR="00C975E4" w:rsidRDefault="00000000">
            <w:pPr>
              <w:keepNext w:val="0"/>
              <w:spacing w:after="0"/>
              <w:jc w:val="center"/>
            </w:pPr>
            <w:r>
              <w:rPr>
                <w:sz w:val="18"/>
              </w:rPr>
              <w:t>−0.006</w:t>
            </w:r>
          </w:p>
        </w:tc>
        <w:tc>
          <w:tcPr>
            <w:tcW w:w="907" w:type="dxa"/>
          </w:tcPr>
          <w:p w14:paraId="0E5C4F1B" w14:textId="77777777" w:rsidR="00C975E4" w:rsidRDefault="00000000">
            <w:pPr>
              <w:keepNext w:val="0"/>
              <w:spacing w:after="0"/>
              <w:jc w:val="center"/>
            </w:pPr>
            <w:r>
              <w:rPr>
                <w:sz w:val="18"/>
              </w:rPr>
              <w:t>0.013</w:t>
            </w:r>
          </w:p>
        </w:tc>
      </w:tr>
      <w:tr w:rsidR="00C975E4" w14:paraId="12461EA3" w14:textId="77777777">
        <w:trPr>
          <w:cantSplit/>
        </w:trPr>
        <w:tc>
          <w:tcPr>
            <w:tcW w:w="2608" w:type="dxa"/>
          </w:tcPr>
          <w:p w14:paraId="49F55075" w14:textId="77777777" w:rsidR="00C975E4" w:rsidRDefault="00000000">
            <w:pPr>
              <w:keepNext w:val="0"/>
              <w:spacing w:after="0"/>
            </w:pPr>
            <w:r>
              <w:rPr>
                <w:sz w:val="18"/>
              </w:rPr>
              <w:t>Cryoballoon ablation</w:t>
            </w:r>
          </w:p>
        </w:tc>
        <w:tc>
          <w:tcPr>
            <w:tcW w:w="879" w:type="dxa"/>
          </w:tcPr>
          <w:p w14:paraId="631C86CC" w14:textId="77777777" w:rsidR="00C975E4" w:rsidRDefault="00000000">
            <w:pPr>
              <w:keepNext w:val="0"/>
              <w:spacing w:after="0"/>
              <w:jc w:val="center"/>
            </w:pPr>
            <w:r>
              <w:rPr>
                <w:sz w:val="18"/>
              </w:rPr>
              <w:t>0.019</w:t>
            </w:r>
          </w:p>
        </w:tc>
        <w:tc>
          <w:tcPr>
            <w:tcW w:w="879" w:type="dxa"/>
          </w:tcPr>
          <w:p w14:paraId="586C2855" w14:textId="77777777" w:rsidR="00C975E4" w:rsidRDefault="00000000">
            <w:pPr>
              <w:keepNext w:val="0"/>
              <w:spacing w:after="0"/>
              <w:jc w:val="center"/>
            </w:pPr>
            <w:r>
              <w:rPr>
                <w:sz w:val="18"/>
              </w:rPr>
              <w:t>0.019</w:t>
            </w:r>
          </w:p>
        </w:tc>
        <w:tc>
          <w:tcPr>
            <w:tcW w:w="879" w:type="dxa"/>
          </w:tcPr>
          <w:p w14:paraId="4854381E" w14:textId="77777777" w:rsidR="00C975E4" w:rsidRDefault="00000000">
            <w:pPr>
              <w:keepNext w:val="0"/>
              <w:spacing w:after="0"/>
              <w:jc w:val="center"/>
            </w:pPr>
            <w:r>
              <w:rPr>
                <w:sz w:val="18"/>
              </w:rPr>
              <w:t>0.019</w:t>
            </w:r>
          </w:p>
        </w:tc>
        <w:tc>
          <w:tcPr>
            <w:tcW w:w="879" w:type="dxa"/>
          </w:tcPr>
          <w:p w14:paraId="61F9BEAC" w14:textId="77777777" w:rsidR="00C975E4" w:rsidRDefault="00000000">
            <w:pPr>
              <w:keepNext w:val="0"/>
              <w:spacing w:after="0"/>
              <w:jc w:val="center"/>
            </w:pPr>
            <w:r>
              <w:rPr>
                <w:sz w:val="18"/>
              </w:rPr>
              <w:t>0.028</w:t>
            </w:r>
          </w:p>
        </w:tc>
        <w:tc>
          <w:tcPr>
            <w:tcW w:w="879" w:type="dxa"/>
          </w:tcPr>
          <w:p w14:paraId="4514BC47" w14:textId="77777777" w:rsidR="00C975E4" w:rsidRDefault="00000000">
            <w:pPr>
              <w:keepNext w:val="0"/>
              <w:spacing w:after="0"/>
              <w:jc w:val="center"/>
            </w:pPr>
            <w:r>
              <w:rPr>
                <w:sz w:val="18"/>
              </w:rPr>
              <w:t>0.033</w:t>
            </w:r>
          </w:p>
        </w:tc>
        <w:tc>
          <w:tcPr>
            <w:tcW w:w="879" w:type="dxa"/>
          </w:tcPr>
          <w:p w14:paraId="4787C9EE" w14:textId="77777777" w:rsidR="00C975E4" w:rsidRDefault="00000000">
            <w:pPr>
              <w:keepNext w:val="0"/>
              <w:spacing w:after="0"/>
              <w:jc w:val="center"/>
            </w:pPr>
            <w:r>
              <w:rPr>
                <w:sz w:val="18"/>
              </w:rPr>
              <w:t>0.039</w:t>
            </w:r>
          </w:p>
        </w:tc>
        <w:tc>
          <w:tcPr>
            <w:tcW w:w="907" w:type="dxa"/>
          </w:tcPr>
          <w:p w14:paraId="3F5A9D02" w14:textId="77777777" w:rsidR="00C975E4" w:rsidRDefault="00000000">
            <w:pPr>
              <w:keepNext w:val="0"/>
              <w:spacing w:after="0"/>
              <w:jc w:val="center"/>
            </w:pPr>
            <w:r>
              <w:rPr>
                <w:sz w:val="18"/>
              </w:rPr>
              <w:t>0.033</w:t>
            </w:r>
          </w:p>
        </w:tc>
      </w:tr>
      <w:tr w:rsidR="00C975E4" w14:paraId="1F922309" w14:textId="77777777">
        <w:trPr>
          <w:cantSplit/>
        </w:trPr>
        <w:tc>
          <w:tcPr>
            <w:tcW w:w="2608" w:type="dxa"/>
          </w:tcPr>
          <w:p w14:paraId="2711FC94" w14:textId="77777777" w:rsidR="00C975E4" w:rsidRDefault="00000000">
            <w:pPr>
              <w:keepNext w:val="0"/>
              <w:spacing w:after="0"/>
            </w:pPr>
            <w:r>
              <w:rPr>
                <w:sz w:val="18"/>
              </w:rPr>
              <w:t>Pulsed field ablation</w:t>
            </w:r>
          </w:p>
        </w:tc>
        <w:tc>
          <w:tcPr>
            <w:tcW w:w="879" w:type="dxa"/>
          </w:tcPr>
          <w:p w14:paraId="7813776E" w14:textId="77777777" w:rsidR="00C975E4" w:rsidRDefault="00000000">
            <w:pPr>
              <w:keepNext w:val="0"/>
              <w:spacing w:after="0"/>
              <w:jc w:val="center"/>
            </w:pPr>
            <w:r>
              <w:rPr>
                <w:sz w:val="18"/>
              </w:rPr>
              <w:t>−0.111</w:t>
            </w:r>
          </w:p>
        </w:tc>
        <w:tc>
          <w:tcPr>
            <w:tcW w:w="879" w:type="dxa"/>
          </w:tcPr>
          <w:p w14:paraId="1DD9A39C" w14:textId="77777777" w:rsidR="00C975E4" w:rsidRDefault="00000000">
            <w:pPr>
              <w:keepNext w:val="0"/>
              <w:spacing w:after="0"/>
              <w:jc w:val="center"/>
            </w:pPr>
            <w:r>
              <w:rPr>
                <w:sz w:val="18"/>
              </w:rPr>
              <w:t>−0.111</w:t>
            </w:r>
          </w:p>
        </w:tc>
        <w:tc>
          <w:tcPr>
            <w:tcW w:w="879" w:type="dxa"/>
          </w:tcPr>
          <w:p w14:paraId="416659AF" w14:textId="77777777" w:rsidR="00C975E4" w:rsidRDefault="00000000">
            <w:pPr>
              <w:keepNext w:val="0"/>
              <w:spacing w:after="0"/>
              <w:jc w:val="center"/>
            </w:pPr>
            <w:r>
              <w:rPr>
                <w:sz w:val="18"/>
              </w:rPr>
              <w:t>−0.111</w:t>
            </w:r>
          </w:p>
        </w:tc>
        <w:tc>
          <w:tcPr>
            <w:tcW w:w="879" w:type="dxa"/>
          </w:tcPr>
          <w:p w14:paraId="0E8B6964" w14:textId="77777777" w:rsidR="00C975E4" w:rsidRDefault="00000000">
            <w:pPr>
              <w:keepNext w:val="0"/>
              <w:spacing w:after="0"/>
              <w:jc w:val="center"/>
            </w:pPr>
            <w:r>
              <w:rPr>
                <w:sz w:val="18"/>
              </w:rPr>
              <w:t>−0.032</w:t>
            </w:r>
          </w:p>
        </w:tc>
        <w:tc>
          <w:tcPr>
            <w:tcW w:w="879" w:type="dxa"/>
          </w:tcPr>
          <w:p w14:paraId="1556DA80" w14:textId="77777777" w:rsidR="00C975E4" w:rsidRDefault="00000000">
            <w:pPr>
              <w:keepNext w:val="0"/>
              <w:spacing w:after="0"/>
              <w:jc w:val="center"/>
            </w:pPr>
            <w:r>
              <w:rPr>
                <w:sz w:val="18"/>
              </w:rPr>
              <w:t>−0.023</w:t>
            </w:r>
          </w:p>
        </w:tc>
        <w:tc>
          <w:tcPr>
            <w:tcW w:w="879" w:type="dxa"/>
          </w:tcPr>
          <w:p w14:paraId="40092AAE" w14:textId="77777777" w:rsidR="00C975E4" w:rsidRDefault="00000000">
            <w:pPr>
              <w:keepNext w:val="0"/>
              <w:spacing w:after="0"/>
              <w:jc w:val="center"/>
            </w:pPr>
            <w:r>
              <w:rPr>
                <w:sz w:val="18"/>
              </w:rPr>
              <w:t>−0.012</w:t>
            </w:r>
          </w:p>
        </w:tc>
        <w:tc>
          <w:tcPr>
            <w:tcW w:w="907" w:type="dxa"/>
          </w:tcPr>
          <w:p w14:paraId="3AB7284F" w14:textId="77777777" w:rsidR="00C975E4" w:rsidRDefault="00000000">
            <w:pPr>
              <w:keepNext w:val="0"/>
              <w:spacing w:after="0"/>
              <w:jc w:val="center"/>
            </w:pPr>
            <w:r>
              <w:rPr>
                <w:sz w:val="18"/>
              </w:rPr>
              <w:t>0.023</w:t>
            </w:r>
          </w:p>
        </w:tc>
      </w:tr>
      <w:tr w:rsidR="00C975E4" w14:paraId="4619A39E" w14:textId="77777777">
        <w:trPr>
          <w:cantSplit/>
        </w:trPr>
        <w:tc>
          <w:tcPr>
            <w:tcW w:w="2608" w:type="dxa"/>
          </w:tcPr>
          <w:p w14:paraId="4456DCEC" w14:textId="77777777" w:rsidR="00C975E4" w:rsidRDefault="00000000">
            <w:pPr>
              <w:keepNext w:val="0"/>
              <w:spacing w:after="0"/>
            </w:pPr>
            <w:r>
              <w:rPr>
                <w:sz w:val="18"/>
              </w:rPr>
              <w:t>Concomitant LAAO</w:t>
            </w:r>
          </w:p>
        </w:tc>
        <w:tc>
          <w:tcPr>
            <w:tcW w:w="879" w:type="dxa"/>
          </w:tcPr>
          <w:p w14:paraId="53661C9B" w14:textId="77777777" w:rsidR="00C975E4" w:rsidRDefault="00000000">
            <w:pPr>
              <w:keepNext w:val="0"/>
              <w:spacing w:after="0"/>
              <w:jc w:val="center"/>
            </w:pPr>
            <w:r>
              <w:rPr>
                <w:sz w:val="18"/>
              </w:rPr>
              <w:t>0.179</w:t>
            </w:r>
          </w:p>
        </w:tc>
        <w:tc>
          <w:tcPr>
            <w:tcW w:w="879" w:type="dxa"/>
          </w:tcPr>
          <w:p w14:paraId="0F643C1B" w14:textId="77777777" w:rsidR="00C975E4" w:rsidRDefault="00000000">
            <w:pPr>
              <w:keepNext w:val="0"/>
              <w:spacing w:after="0"/>
              <w:jc w:val="center"/>
            </w:pPr>
            <w:r>
              <w:rPr>
                <w:sz w:val="18"/>
              </w:rPr>
              <w:t>0.179</w:t>
            </w:r>
          </w:p>
        </w:tc>
        <w:tc>
          <w:tcPr>
            <w:tcW w:w="879" w:type="dxa"/>
          </w:tcPr>
          <w:p w14:paraId="13628A77" w14:textId="77777777" w:rsidR="00C975E4" w:rsidRDefault="00000000">
            <w:pPr>
              <w:keepNext w:val="0"/>
              <w:spacing w:after="0"/>
              <w:jc w:val="center"/>
            </w:pPr>
            <w:r>
              <w:rPr>
                <w:sz w:val="18"/>
              </w:rPr>
              <w:t>0.179</w:t>
            </w:r>
          </w:p>
        </w:tc>
        <w:tc>
          <w:tcPr>
            <w:tcW w:w="879" w:type="dxa"/>
          </w:tcPr>
          <w:p w14:paraId="4666A29D" w14:textId="77777777" w:rsidR="00C975E4" w:rsidRDefault="00000000">
            <w:pPr>
              <w:keepNext w:val="0"/>
              <w:spacing w:after="0"/>
              <w:jc w:val="center"/>
            </w:pPr>
            <w:r>
              <w:rPr>
                <w:sz w:val="18"/>
              </w:rPr>
              <w:t>0.006</w:t>
            </w:r>
          </w:p>
        </w:tc>
        <w:tc>
          <w:tcPr>
            <w:tcW w:w="879" w:type="dxa"/>
          </w:tcPr>
          <w:p w14:paraId="6A794164" w14:textId="77777777" w:rsidR="00C975E4" w:rsidRDefault="00000000">
            <w:pPr>
              <w:keepNext w:val="0"/>
              <w:spacing w:after="0"/>
              <w:jc w:val="center"/>
            </w:pPr>
            <w:r>
              <w:rPr>
                <w:sz w:val="18"/>
              </w:rPr>
              <w:t>0.014</w:t>
            </w:r>
          </w:p>
        </w:tc>
        <w:tc>
          <w:tcPr>
            <w:tcW w:w="879" w:type="dxa"/>
          </w:tcPr>
          <w:p w14:paraId="48CE89CC" w14:textId="77777777" w:rsidR="00C975E4" w:rsidRDefault="00000000">
            <w:pPr>
              <w:keepNext w:val="0"/>
              <w:spacing w:after="0"/>
              <w:jc w:val="center"/>
            </w:pPr>
            <w:r>
              <w:rPr>
                <w:sz w:val="18"/>
              </w:rPr>
              <w:t>0.029</w:t>
            </w:r>
          </w:p>
        </w:tc>
        <w:tc>
          <w:tcPr>
            <w:tcW w:w="907" w:type="dxa"/>
          </w:tcPr>
          <w:p w14:paraId="3689233D" w14:textId="77777777" w:rsidR="00C975E4" w:rsidRDefault="00000000">
            <w:pPr>
              <w:keepNext w:val="0"/>
              <w:spacing w:after="0"/>
              <w:jc w:val="center"/>
            </w:pPr>
            <w:r>
              <w:rPr>
                <w:sz w:val="18"/>
              </w:rPr>
              <w:t>0.014</w:t>
            </w:r>
          </w:p>
        </w:tc>
      </w:tr>
      <w:tr w:rsidR="00C975E4" w14:paraId="3A933EC0" w14:textId="77777777">
        <w:trPr>
          <w:cantSplit/>
        </w:trPr>
        <w:tc>
          <w:tcPr>
            <w:tcW w:w="2608" w:type="dxa"/>
          </w:tcPr>
          <w:p w14:paraId="60A6B0AC" w14:textId="77777777" w:rsidR="00C975E4" w:rsidRDefault="00000000">
            <w:pPr>
              <w:keepNext w:val="0"/>
              <w:spacing w:after="0"/>
            </w:pPr>
            <w:r>
              <w:rPr>
                <w:sz w:val="18"/>
              </w:rPr>
              <w:t>Additional non-PVI ablation</w:t>
            </w:r>
          </w:p>
        </w:tc>
        <w:tc>
          <w:tcPr>
            <w:tcW w:w="879" w:type="dxa"/>
          </w:tcPr>
          <w:p w14:paraId="75D4B33D" w14:textId="77777777" w:rsidR="00C975E4" w:rsidRDefault="00000000">
            <w:pPr>
              <w:keepNext w:val="0"/>
              <w:spacing w:after="0"/>
              <w:jc w:val="center"/>
            </w:pPr>
            <w:r>
              <w:rPr>
                <w:sz w:val="18"/>
              </w:rPr>
              <w:t>0.245</w:t>
            </w:r>
          </w:p>
        </w:tc>
        <w:tc>
          <w:tcPr>
            <w:tcW w:w="879" w:type="dxa"/>
          </w:tcPr>
          <w:p w14:paraId="7BED158E" w14:textId="77777777" w:rsidR="00C975E4" w:rsidRDefault="00000000">
            <w:pPr>
              <w:keepNext w:val="0"/>
              <w:spacing w:after="0"/>
              <w:jc w:val="center"/>
            </w:pPr>
            <w:r>
              <w:rPr>
                <w:sz w:val="18"/>
              </w:rPr>
              <w:t>0.245</w:t>
            </w:r>
          </w:p>
        </w:tc>
        <w:tc>
          <w:tcPr>
            <w:tcW w:w="879" w:type="dxa"/>
          </w:tcPr>
          <w:p w14:paraId="5160E617" w14:textId="77777777" w:rsidR="00C975E4" w:rsidRDefault="00000000">
            <w:pPr>
              <w:keepNext w:val="0"/>
              <w:spacing w:after="0"/>
              <w:jc w:val="center"/>
            </w:pPr>
            <w:r>
              <w:rPr>
                <w:sz w:val="18"/>
              </w:rPr>
              <w:t>0.245</w:t>
            </w:r>
          </w:p>
        </w:tc>
        <w:tc>
          <w:tcPr>
            <w:tcW w:w="879" w:type="dxa"/>
          </w:tcPr>
          <w:p w14:paraId="0D67E3CA" w14:textId="77777777" w:rsidR="00C975E4" w:rsidRDefault="00000000">
            <w:pPr>
              <w:keepNext w:val="0"/>
              <w:spacing w:after="0"/>
              <w:jc w:val="center"/>
            </w:pPr>
            <w:r>
              <w:rPr>
                <w:sz w:val="18"/>
              </w:rPr>
              <w:t>0.029</w:t>
            </w:r>
          </w:p>
        </w:tc>
        <w:tc>
          <w:tcPr>
            <w:tcW w:w="879" w:type="dxa"/>
          </w:tcPr>
          <w:p w14:paraId="659A7148" w14:textId="77777777" w:rsidR="00C975E4" w:rsidRDefault="00000000">
            <w:pPr>
              <w:keepNext w:val="0"/>
              <w:spacing w:after="0"/>
              <w:jc w:val="center"/>
            </w:pPr>
            <w:r>
              <w:rPr>
                <w:sz w:val="18"/>
              </w:rPr>
              <w:t>0.037</w:t>
            </w:r>
          </w:p>
        </w:tc>
        <w:tc>
          <w:tcPr>
            <w:tcW w:w="879" w:type="dxa"/>
          </w:tcPr>
          <w:p w14:paraId="70F8BA22" w14:textId="77777777" w:rsidR="00C975E4" w:rsidRDefault="00000000">
            <w:pPr>
              <w:keepNext w:val="0"/>
              <w:spacing w:after="0"/>
              <w:jc w:val="center"/>
            </w:pPr>
            <w:r>
              <w:rPr>
                <w:sz w:val="18"/>
              </w:rPr>
              <w:t>0.042</w:t>
            </w:r>
          </w:p>
        </w:tc>
        <w:tc>
          <w:tcPr>
            <w:tcW w:w="907" w:type="dxa"/>
          </w:tcPr>
          <w:p w14:paraId="1109A889" w14:textId="77777777" w:rsidR="00C975E4" w:rsidRDefault="00000000">
            <w:pPr>
              <w:keepNext w:val="0"/>
              <w:spacing w:after="0"/>
              <w:jc w:val="center"/>
            </w:pPr>
            <w:r>
              <w:rPr>
                <w:sz w:val="18"/>
              </w:rPr>
              <w:t>0.037</w:t>
            </w:r>
          </w:p>
        </w:tc>
      </w:tr>
      <w:tr w:rsidR="00C975E4" w14:paraId="18AB0FCE" w14:textId="77777777">
        <w:trPr>
          <w:cantSplit/>
        </w:trPr>
        <w:tc>
          <w:tcPr>
            <w:tcW w:w="2608" w:type="dxa"/>
          </w:tcPr>
          <w:p w14:paraId="3DDB2152" w14:textId="77777777" w:rsidR="00C975E4" w:rsidRDefault="00000000">
            <w:pPr>
              <w:keepNext w:val="0"/>
              <w:spacing w:after="0"/>
            </w:pPr>
            <w:r>
              <w:rPr>
                <w:sz w:val="18"/>
              </w:rPr>
              <w:t>TR grade 1</w:t>
            </w:r>
          </w:p>
        </w:tc>
        <w:tc>
          <w:tcPr>
            <w:tcW w:w="879" w:type="dxa"/>
          </w:tcPr>
          <w:p w14:paraId="1A9A0AE7" w14:textId="77777777" w:rsidR="00C975E4" w:rsidRDefault="00000000">
            <w:pPr>
              <w:keepNext w:val="0"/>
              <w:spacing w:after="0"/>
              <w:jc w:val="center"/>
            </w:pPr>
            <w:r>
              <w:rPr>
                <w:sz w:val="18"/>
              </w:rPr>
              <w:t>−0.525</w:t>
            </w:r>
          </w:p>
        </w:tc>
        <w:tc>
          <w:tcPr>
            <w:tcW w:w="879" w:type="dxa"/>
          </w:tcPr>
          <w:p w14:paraId="22A0F7AB" w14:textId="77777777" w:rsidR="00C975E4" w:rsidRDefault="00000000">
            <w:pPr>
              <w:keepNext w:val="0"/>
              <w:spacing w:after="0"/>
              <w:jc w:val="center"/>
            </w:pPr>
            <w:r>
              <w:rPr>
                <w:sz w:val="18"/>
              </w:rPr>
              <w:t>−0.525</w:t>
            </w:r>
          </w:p>
        </w:tc>
        <w:tc>
          <w:tcPr>
            <w:tcW w:w="879" w:type="dxa"/>
          </w:tcPr>
          <w:p w14:paraId="144A13FF" w14:textId="77777777" w:rsidR="00C975E4" w:rsidRDefault="00000000">
            <w:pPr>
              <w:keepNext w:val="0"/>
              <w:spacing w:after="0"/>
              <w:jc w:val="center"/>
            </w:pPr>
            <w:r>
              <w:rPr>
                <w:sz w:val="18"/>
              </w:rPr>
              <w:t>−0.525</w:t>
            </w:r>
          </w:p>
        </w:tc>
        <w:tc>
          <w:tcPr>
            <w:tcW w:w="879" w:type="dxa"/>
          </w:tcPr>
          <w:p w14:paraId="78EDCBF0" w14:textId="77777777" w:rsidR="00C975E4" w:rsidRDefault="00000000">
            <w:pPr>
              <w:keepNext w:val="0"/>
              <w:spacing w:after="0"/>
              <w:jc w:val="center"/>
            </w:pPr>
            <w:r>
              <w:rPr>
                <w:sz w:val="18"/>
              </w:rPr>
              <w:t>−0.024</w:t>
            </w:r>
          </w:p>
        </w:tc>
        <w:tc>
          <w:tcPr>
            <w:tcW w:w="879" w:type="dxa"/>
          </w:tcPr>
          <w:p w14:paraId="55B5C021" w14:textId="77777777" w:rsidR="00C975E4" w:rsidRDefault="00000000">
            <w:pPr>
              <w:keepNext w:val="0"/>
              <w:spacing w:after="0"/>
              <w:jc w:val="center"/>
            </w:pPr>
            <w:r>
              <w:rPr>
                <w:sz w:val="18"/>
              </w:rPr>
              <w:t>−0.019</w:t>
            </w:r>
          </w:p>
        </w:tc>
        <w:tc>
          <w:tcPr>
            <w:tcW w:w="879" w:type="dxa"/>
          </w:tcPr>
          <w:p w14:paraId="38989B43" w14:textId="77777777" w:rsidR="00C975E4" w:rsidRDefault="00000000">
            <w:pPr>
              <w:keepNext w:val="0"/>
              <w:spacing w:after="0"/>
              <w:jc w:val="center"/>
            </w:pPr>
            <w:r>
              <w:rPr>
                <w:sz w:val="18"/>
              </w:rPr>
              <w:t>−0.015</w:t>
            </w:r>
          </w:p>
        </w:tc>
        <w:tc>
          <w:tcPr>
            <w:tcW w:w="907" w:type="dxa"/>
          </w:tcPr>
          <w:p w14:paraId="51893B0C" w14:textId="77777777" w:rsidR="00C975E4" w:rsidRDefault="00000000">
            <w:pPr>
              <w:keepNext w:val="0"/>
              <w:spacing w:after="0"/>
              <w:jc w:val="center"/>
            </w:pPr>
            <w:r>
              <w:rPr>
                <w:sz w:val="18"/>
              </w:rPr>
              <w:t>0.019</w:t>
            </w:r>
          </w:p>
        </w:tc>
      </w:tr>
      <w:tr w:rsidR="00C975E4" w14:paraId="5DF23480" w14:textId="77777777">
        <w:trPr>
          <w:cantSplit/>
        </w:trPr>
        <w:tc>
          <w:tcPr>
            <w:tcW w:w="2608" w:type="dxa"/>
          </w:tcPr>
          <w:p w14:paraId="758A2082" w14:textId="77777777" w:rsidR="00C975E4" w:rsidRDefault="00000000">
            <w:pPr>
              <w:keepNext w:val="0"/>
              <w:spacing w:after="0"/>
            </w:pPr>
            <w:r>
              <w:rPr>
                <w:sz w:val="18"/>
              </w:rPr>
              <w:t>TR grade 2</w:t>
            </w:r>
          </w:p>
        </w:tc>
        <w:tc>
          <w:tcPr>
            <w:tcW w:w="879" w:type="dxa"/>
          </w:tcPr>
          <w:p w14:paraId="4F0E10CA" w14:textId="77777777" w:rsidR="00C975E4" w:rsidRDefault="00000000">
            <w:pPr>
              <w:keepNext w:val="0"/>
              <w:spacing w:after="0"/>
              <w:jc w:val="center"/>
            </w:pPr>
            <w:r>
              <w:rPr>
                <w:sz w:val="18"/>
              </w:rPr>
              <w:t>0.350</w:t>
            </w:r>
          </w:p>
        </w:tc>
        <w:tc>
          <w:tcPr>
            <w:tcW w:w="879" w:type="dxa"/>
          </w:tcPr>
          <w:p w14:paraId="69A6EF12" w14:textId="77777777" w:rsidR="00C975E4" w:rsidRDefault="00000000">
            <w:pPr>
              <w:keepNext w:val="0"/>
              <w:spacing w:after="0"/>
              <w:jc w:val="center"/>
            </w:pPr>
            <w:r>
              <w:rPr>
                <w:sz w:val="18"/>
              </w:rPr>
              <w:t>0.350</w:t>
            </w:r>
          </w:p>
        </w:tc>
        <w:tc>
          <w:tcPr>
            <w:tcW w:w="879" w:type="dxa"/>
          </w:tcPr>
          <w:p w14:paraId="442E6FA3" w14:textId="77777777" w:rsidR="00C975E4" w:rsidRDefault="00000000">
            <w:pPr>
              <w:keepNext w:val="0"/>
              <w:spacing w:after="0"/>
              <w:jc w:val="center"/>
            </w:pPr>
            <w:r>
              <w:rPr>
                <w:sz w:val="18"/>
              </w:rPr>
              <w:t>0.350</w:t>
            </w:r>
          </w:p>
        </w:tc>
        <w:tc>
          <w:tcPr>
            <w:tcW w:w="879" w:type="dxa"/>
          </w:tcPr>
          <w:p w14:paraId="447DA1D9" w14:textId="77777777" w:rsidR="00C975E4" w:rsidRDefault="00000000">
            <w:pPr>
              <w:keepNext w:val="0"/>
              <w:spacing w:after="0"/>
              <w:jc w:val="center"/>
            </w:pPr>
            <w:r>
              <w:rPr>
                <w:sz w:val="18"/>
              </w:rPr>
              <w:t>0.012</w:t>
            </w:r>
          </w:p>
        </w:tc>
        <w:tc>
          <w:tcPr>
            <w:tcW w:w="879" w:type="dxa"/>
          </w:tcPr>
          <w:p w14:paraId="22B6CF4F" w14:textId="77777777" w:rsidR="00C975E4" w:rsidRDefault="00000000">
            <w:pPr>
              <w:keepNext w:val="0"/>
              <w:spacing w:after="0"/>
              <w:jc w:val="center"/>
            </w:pPr>
            <w:r>
              <w:rPr>
                <w:sz w:val="18"/>
              </w:rPr>
              <w:t>0.017</w:t>
            </w:r>
          </w:p>
        </w:tc>
        <w:tc>
          <w:tcPr>
            <w:tcW w:w="879" w:type="dxa"/>
          </w:tcPr>
          <w:p w14:paraId="5A3BDC7E" w14:textId="77777777" w:rsidR="00C975E4" w:rsidRDefault="00000000">
            <w:pPr>
              <w:keepNext w:val="0"/>
              <w:spacing w:after="0"/>
              <w:jc w:val="center"/>
            </w:pPr>
            <w:r>
              <w:rPr>
                <w:sz w:val="18"/>
              </w:rPr>
              <w:t>0.020</w:t>
            </w:r>
          </w:p>
        </w:tc>
        <w:tc>
          <w:tcPr>
            <w:tcW w:w="907" w:type="dxa"/>
          </w:tcPr>
          <w:p w14:paraId="4586C2F6" w14:textId="77777777" w:rsidR="00C975E4" w:rsidRDefault="00000000">
            <w:pPr>
              <w:keepNext w:val="0"/>
              <w:spacing w:after="0"/>
              <w:jc w:val="center"/>
            </w:pPr>
            <w:r>
              <w:rPr>
                <w:sz w:val="18"/>
              </w:rPr>
              <w:t>0.017</w:t>
            </w:r>
          </w:p>
        </w:tc>
      </w:tr>
      <w:tr w:rsidR="00C975E4" w14:paraId="5D06CFD7" w14:textId="77777777">
        <w:trPr>
          <w:cantSplit/>
        </w:trPr>
        <w:tc>
          <w:tcPr>
            <w:tcW w:w="2608" w:type="dxa"/>
          </w:tcPr>
          <w:p w14:paraId="2FD50A3D" w14:textId="77777777" w:rsidR="00C975E4" w:rsidRDefault="00000000">
            <w:pPr>
              <w:keepNext w:val="0"/>
              <w:spacing w:after="0"/>
            </w:pPr>
            <w:r>
              <w:rPr>
                <w:sz w:val="18"/>
              </w:rPr>
              <w:t>TR grade 3</w:t>
            </w:r>
          </w:p>
        </w:tc>
        <w:tc>
          <w:tcPr>
            <w:tcW w:w="879" w:type="dxa"/>
          </w:tcPr>
          <w:p w14:paraId="1AF683AE" w14:textId="77777777" w:rsidR="00C975E4" w:rsidRDefault="00000000">
            <w:pPr>
              <w:keepNext w:val="0"/>
              <w:spacing w:after="0"/>
              <w:jc w:val="center"/>
            </w:pPr>
            <w:r>
              <w:rPr>
                <w:sz w:val="18"/>
              </w:rPr>
              <w:t>0.248</w:t>
            </w:r>
          </w:p>
        </w:tc>
        <w:tc>
          <w:tcPr>
            <w:tcW w:w="879" w:type="dxa"/>
          </w:tcPr>
          <w:p w14:paraId="7E26628E" w14:textId="77777777" w:rsidR="00C975E4" w:rsidRDefault="00000000">
            <w:pPr>
              <w:keepNext w:val="0"/>
              <w:spacing w:after="0"/>
              <w:jc w:val="center"/>
            </w:pPr>
            <w:r>
              <w:rPr>
                <w:sz w:val="18"/>
              </w:rPr>
              <w:t>0.248</w:t>
            </w:r>
          </w:p>
        </w:tc>
        <w:tc>
          <w:tcPr>
            <w:tcW w:w="879" w:type="dxa"/>
          </w:tcPr>
          <w:p w14:paraId="219FD235" w14:textId="77777777" w:rsidR="00C975E4" w:rsidRDefault="00000000">
            <w:pPr>
              <w:keepNext w:val="0"/>
              <w:spacing w:after="0"/>
              <w:jc w:val="center"/>
            </w:pPr>
            <w:r>
              <w:rPr>
                <w:sz w:val="18"/>
              </w:rPr>
              <w:t>0.248</w:t>
            </w:r>
          </w:p>
        </w:tc>
        <w:tc>
          <w:tcPr>
            <w:tcW w:w="879" w:type="dxa"/>
          </w:tcPr>
          <w:p w14:paraId="0B4FEF08" w14:textId="77777777" w:rsidR="00C975E4" w:rsidRDefault="00000000">
            <w:pPr>
              <w:keepNext w:val="0"/>
              <w:spacing w:after="0"/>
              <w:jc w:val="center"/>
            </w:pPr>
            <w:r>
              <w:rPr>
                <w:sz w:val="18"/>
              </w:rPr>
              <w:t>0.001</w:t>
            </w:r>
          </w:p>
        </w:tc>
        <w:tc>
          <w:tcPr>
            <w:tcW w:w="879" w:type="dxa"/>
          </w:tcPr>
          <w:p w14:paraId="1491CD17" w14:textId="77777777" w:rsidR="00C975E4" w:rsidRDefault="00000000">
            <w:pPr>
              <w:keepNext w:val="0"/>
              <w:spacing w:after="0"/>
              <w:jc w:val="center"/>
            </w:pPr>
            <w:r>
              <w:rPr>
                <w:sz w:val="18"/>
              </w:rPr>
              <w:t>0.003</w:t>
            </w:r>
          </w:p>
        </w:tc>
        <w:tc>
          <w:tcPr>
            <w:tcW w:w="879" w:type="dxa"/>
          </w:tcPr>
          <w:p w14:paraId="3875B443" w14:textId="77777777" w:rsidR="00C975E4" w:rsidRDefault="00000000">
            <w:pPr>
              <w:keepNext w:val="0"/>
              <w:spacing w:after="0"/>
              <w:jc w:val="center"/>
            </w:pPr>
            <w:r>
              <w:rPr>
                <w:sz w:val="18"/>
              </w:rPr>
              <w:t>0.006</w:t>
            </w:r>
          </w:p>
        </w:tc>
        <w:tc>
          <w:tcPr>
            <w:tcW w:w="907" w:type="dxa"/>
          </w:tcPr>
          <w:p w14:paraId="16913E11" w14:textId="77777777" w:rsidR="00C975E4" w:rsidRDefault="00000000">
            <w:pPr>
              <w:keepNext w:val="0"/>
              <w:spacing w:after="0"/>
              <w:jc w:val="center"/>
            </w:pPr>
            <w:r>
              <w:rPr>
                <w:sz w:val="18"/>
              </w:rPr>
              <w:t>0.003</w:t>
            </w:r>
          </w:p>
        </w:tc>
      </w:tr>
      <w:tr w:rsidR="00C975E4" w14:paraId="5C0B73C0" w14:textId="77777777">
        <w:trPr>
          <w:cantSplit/>
        </w:trPr>
        <w:tc>
          <w:tcPr>
            <w:tcW w:w="2608" w:type="dxa"/>
            <w:tcBorders>
              <w:bottom w:val="single" w:sz="8" w:space="0" w:color="000000"/>
            </w:tcBorders>
          </w:tcPr>
          <w:p w14:paraId="696057C0" w14:textId="77777777" w:rsidR="00C975E4" w:rsidRDefault="00000000">
            <w:pPr>
              <w:keepNext w:val="0"/>
              <w:spacing w:after="0"/>
            </w:pPr>
            <w:r>
              <w:rPr>
                <w:sz w:val="18"/>
              </w:rPr>
              <w:t>TR grade 4</w:t>
            </w:r>
          </w:p>
        </w:tc>
        <w:tc>
          <w:tcPr>
            <w:tcW w:w="879" w:type="dxa"/>
            <w:tcBorders>
              <w:bottom w:val="single" w:sz="8" w:space="0" w:color="000000"/>
            </w:tcBorders>
          </w:tcPr>
          <w:p w14:paraId="30134920" w14:textId="77777777" w:rsidR="00C975E4" w:rsidRDefault="00000000">
            <w:pPr>
              <w:keepNext w:val="0"/>
              <w:spacing w:after="0"/>
              <w:jc w:val="center"/>
            </w:pPr>
            <w:r>
              <w:rPr>
                <w:sz w:val="18"/>
              </w:rPr>
              <w:t>0.051</w:t>
            </w:r>
          </w:p>
        </w:tc>
        <w:tc>
          <w:tcPr>
            <w:tcW w:w="879" w:type="dxa"/>
            <w:tcBorders>
              <w:bottom w:val="single" w:sz="8" w:space="0" w:color="000000"/>
            </w:tcBorders>
          </w:tcPr>
          <w:p w14:paraId="6EE92B70" w14:textId="77777777" w:rsidR="00C975E4" w:rsidRDefault="00000000">
            <w:pPr>
              <w:keepNext w:val="0"/>
              <w:spacing w:after="0"/>
              <w:jc w:val="center"/>
            </w:pPr>
            <w:r>
              <w:rPr>
                <w:sz w:val="18"/>
              </w:rPr>
              <w:t>0.051</w:t>
            </w:r>
          </w:p>
        </w:tc>
        <w:tc>
          <w:tcPr>
            <w:tcW w:w="879" w:type="dxa"/>
            <w:tcBorders>
              <w:bottom w:val="single" w:sz="8" w:space="0" w:color="000000"/>
            </w:tcBorders>
          </w:tcPr>
          <w:p w14:paraId="0234473A" w14:textId="77777777" w:rsidR="00C975E4" w:rsidRDefault="00000000">
            <w:pPr>
              <w:keepNext w:val="0"/>
              <w:spacing w:after="0"/>
              <w:jc w:val="center"/>
            </w:pPr>
            <w:r>
              <w:rPr>
                <w:sz w:val="18"/>
              </w:rPr>
              <w:t>0.051</w:t>
            </w:r>
          </w:p>
        </w:tc>
        <w:tc>
          <w:tcPr>
            <w:tcW w:w="879" w:type="dxa"/>
            <w:tcBorders>
              <w:bottom w:val="single" w:sz="8" w:space="0" w:color="000000"/>
            </w:tcBorders>
          </w:tcPr>
          <w:p w14:paraId="2A9D1FF6" w14:textId="77777777" w:rsidR="00C975E4" w:rsidRDefault="00000000">
            <w:pPr>
              <w:keepNext w:val="0"/>
              <w:spacing w:after="0"/>
              <w:jc w:val="center"/>
            </w:pPr>
            <w:r>
              <w:rPr>
                <w:sz w:val="18"/>
              </w:rPr>
              <w:t>0.000</w:t>
            </w:r>
          </w:p>
        </w:tc>
        <w:tc>
          <w:tcPr>
            <w:tcW w:w="879" w:type="dxa"/>
            <w:tcBorders>
              <w:bottom w:val="single" w:sz="8" w:space="0" w:color="000000"/>
            </w:tcBorders>
          </w:tcPr>
          <w:p w14:paraId="68DFFA6E" w14:textId="77777777" w:rsidR="00C975E4" w:rsidRDefault="00000000">
            <w:pPr>
              <w:keepNext w:val="0"/>
              <w:spacing w:after="0"/>
              <w:jc w:val="center"/>
            </w:pPr>
            <w:r>
              <w:rPr>
                <w:sz w:val="18"/>
              </w:rPr>
              <w:t>0.000</w:t>
            </w:r>
          </w:p>
        </w:tc>
        <w:tc>
          <w:tcPr>
            <w:tcW w:w="879" w:type="dxa"/>
            <w:tcBorders>
              <w:bottom w:val="single" w:sz="8" w:space="0" w:color="000000"/>
            </w:tcBorders>
          </w:tcPr>
          <w:p w14:paraId="73974B8A" w14:textId="77777777" w:rsidR="00C975E4" w:rsidRDefault="00000000">
            <w:pPr>
              <w:keepNext w:val="0"/>
              <w:spacing w:after="0"/>
              <w:jc w:val="center"/>
            </w:pPr>
            <w:r>
              <w:rPr>
                <w:sz w:val="18"/>
              </w:rPr>
              <w:t>0.000</w:t>
            </w:r>
          </w:p>
        </w:tc>
        <w:tc>
          <w:tcPr>
            <w:tcW w:w="907" w:type="dxa"/>
            <w:tcBorders>
              <w:bottom w:val="single" w:sz="8" w:space="0" w:color="000000"/>
            </w:tcBorders>
          </w:tcPr>
          <w:p w14:paraId="0E39D776" w14:textId="77777777" w:rsidR="00C975E4" w:rsidRDefault="00000000">
            <w:pPr>
              <w:keepNext w:val="0"/>
              <w:spacing w:after="0"/>
              <w:jc w:val="center"/>
            </w:pPr>
            <w:r>
              <w:rPr>
                <w:sz w:val="18"/>
              </w:rPr>
              <w:t>0.000</w:t>
            </w:r>
          </w:p>
        </w:tc>
      </w:tr>
    </w:tbl>
    <w:p w14:paraId="3E647B32"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|SMD| was &lt;0.10 in every imputation for all covariates (largest, 0.095 for age). Average effective sample sizes: </w:t>
      </w:r>
      <w:r>
        <w:rPr>
          <w:sz w:val="17"/>
        </w:rPr>
        <w:t xml:space="preserve">isolated</w:t>
      </w:r>
      <w:r>
        <w:rPr>
          <w:sz w:val="17"/>
        </w:rPr>
        <w:t xml:space="preserve"> </w:t>
      </w:r>
      <w:r>
        <w:rPr>
          <w:sz w:val="17"/>
        </w:rPr>
        <w:t xml:space="preserve">TR</w:t>
      </w:r>
      <w:r>
        <w:rPr>
          <w:sz w:val="17"/>
        </w:rPr>
        <w:t xml:space="preserve">, 325 (unadjusted and adjusted); </w:t>
      </w:r>
      <w:r>
        <w:rPr>
          <w:sz w:val="17"/>
        </w:rPr>
        <w:t xml:space="preserve">combined</w:t>
      </w:r>
      <w:r>
        <w:rPr>
          <w:sz w:val="17"/>
        </w:rPr>
        <w:t xml:space="preserve"> </w:t>
      </w:r>
      <w:r>
        <w:rPr>
          <w:sz w:val="17"/>
        </w:rPr>
        <w:t xml:space="preserve">MR/TR</w:t>
      </w:r>
      <w:r>
        <w:rPr>
          <w:sz w:val="17"/>
        </w:rPr>
        <w:t xml:space="preserve">, 387 unadjusted and 224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2FD6FCF7" w14:textId="77777777" w:rsidR="00C975E4" w:rsidRDefault="00C975E4">
      <w:pPr>
        <w:sectPr w:rsidR="00C975E4">
          <w:pgSz w:w="11906" w:h="16838"/>
          <w:pgMar w:top="1134" w:right="1134" w:bottom="1134" w:left="1134" w:header="720" w:footer="720" w:gutter="0"/>
          <w:cols w:space="720"/>
          <w:docGrid w:linePitch="360"/>
        </w:sectPr>
      </w:pPr>
    </w:p>
    <w:p w14:paraId="65B3545D" w14:textId="77777777" w:rsidR="00C975E4" w:rsidRDefault="00000000">
      <w:pPr>
        <w:keepNext/>
        <w:spacing w:after="80"/>
      </w:pPr>
      <w:r>
        <w:rPr>
          <w:b/>
        </w:rPr>
        <w:lastRenderedPageBreak/>
        <w:t>Table S3C. Primary comparisons under ATT weighting and overlap weighting</w:t>
      </w:r>
    </w:p>
    <w:tbl>
      <w:tblPr>
        <w:tblW w:w="8958" w:type="dxa"/>
        <w:tblLayout w:type="fixed"/>
        <w:tblLook w:val="04A0" w:firstRow="1" w:lastRow="0" w:firstColumn="1" w:lastColumn="0" w:noHBand="0" w:noVBand="1"/>
      </w:tblPr>
      <w:tblGrid>
        <w:gridCol w:w="2381"/>
        <w:gridCol w:w="2608"/>
        <w:gridCol w:w="1701"/>
        <w:gridCol w:w="1361"/>
        <w:gridCol w:w="907"/>
      </w:tblGrid>
      <w:tr w:rsidR="00C975E4" w14:paraId="01088BCC" w14:textId="77777777">
        <w:trPr>
          <w:cantSplit/>
          <w:tblHeader/>
        </w:trPr>
        <w:tc>
          <w:tcPr>
            <w:tcW w:w="2381" w:type="dxa"/>
            <w:tcBorders>
              <w:top w:val="single" w:sz="8" w:space="0" w:color="000000"/>
              <w:bottom w:val="single" w:sz="8" w:space="0" w:color="000000"/>
            </w:tcBorders>
          </w:tcPr>
          <w:p w14:paraId="2BB85C50" w14:textId="77777777" w:rsidR="00C975E4" w:rsidRDefault="00000000">
            <w:pPr>
              <w:keepNext/>
              <w:spacing w:after="0"/>
            </w:pPr>
            <w:r>
              <w:rPr>
                <w:b/>
                <w:sz w:val="18"/>
              </w:rPr>
              <w:t>Comparison</w:t>
            </w:r>
          </w:p>
        </w:tc>
        <w:tc>
          <w:tcPr>
            <w:tcW w:w="2608" w:type="dxa"/>
            <w:tcBorders>
              <w:top w:val="single" w:sz="8" w:space="0" w:color="000000"/>
              <w:bottom w:val="single" w:sz="8" w:space="0" w:color="000000"/>
            </w:tcBorders>
          </w:tcPr>
          <w:p w14:paraId="5ABA2B73" w14:textId="77777777" w:rsidR="00C975E4" w:rsidRDefault="00000000">
            <w:pPr>
              <w:keepNext/>
              <w:spacing w:after="0"/>
              <w:jc w:val="center"/>
            </w:pPr>
            <w:r>
              <w:rPr>
                <w:b/>
                <w:sz w:val="18"/>
              </w:rPr>
              <w:t>Weighting</w:t>
            </w:r>
          </w:p>
        </w:tc>
        <w:tc>
          <w:tcPr>
            <w:tcW w:w="1701" w:type="dxa"/>
            <w:tcBorders>
              <w:top w:val="single" w:sz="8" w:space="0" w:color="000000"/>
              <w:bottom w:val="single" w:sz="8" w:space="0" w:color="000000"/>
            </w:tcBorders>
          </w:tcPr>
          <w:p w14:paraId="3321B212" w14:textId="77777777" w:rsidR="00C975E4" w:rsidRDefault="00000000">
            <w:pPr>
              <w:keepNext/>
              <w:spacing w:after="0"/>
              <w:jc w:val="center"/>
            </w:pPr>
            <w:r>
              <w:rPr>
                <w:b/>
                <w:sz w:val="18"/>
              </w:rPr>
              <w:t xml:space="preserve">OR (</w:t>
            </w:r>
            <w:r>
              <w:rPr>
                <w:b/>
                <w:sz w:val="18"/>
              </w:rPr>
              <w:t xml:space="preserve">isolated</w:t>
            </w:r>
            <w:r>
              <w:rPr>
                <w:b/>
                <w:sz w:val="18"/>
              </w:rPr>
              <w:t xml:space="preserve"> </w:t>
            </w:r>
            <w:r>
              <w:rPr>
                <w:b/>
                <w:sz w:val="18"/>
              </w:rPr>
              <w:t xml:space="preserve">disease</w:t>
            </w:r>
            <w:r>
              <w:rPr>
                <w:b/>
                <w:sz w:val="18"/>
              </w:rPr>
              <w:t xml:space="preserve"> vs </w:t>
            </w:r>
            <w:r>
              <w:rPr>
                <w:b/>
                <w:sz w:val="18"/>
              </w:rPr>
              <w:t xml:space="preserve">combined</w:t>
            </w:r>
            <w:r>
              <w:rPr>
                <w:b/>
                <w:sz w:val="18"/>
              </w:rPr>
              <w:t xml:space="preserve"> </w:t>
            </w:r>
            <w:r>
              <w:rPr>
                <w:b/>
                <w:sz w:val="18"/>
              </w:rPr>
              <w:t xml:space="preserve">MR/TR</w:t>
            </w:r>
            <w:r>
              <w:rPr>
                <w:b/>
                <w:sz w:val="18"/>
              </w:rPr>
              <w:t xml:space="preserve">)</w:t>
            </w:r>
          </w:p>
        </w:tc>
        <w:tc>
          <w:tcPr>
            <w:tcW w:w="1361" w:type="dxa"/>
            <w:tcBorders>
              <w:top w:val="single" w:sz="8" w:space="0" w:color="000000"/>
              <w:bottom w:val="single" w:sz="8" w:space="0" w:color="000000"/>
            </w:tcBorders>
          </w:tcPr>
          <w:p w14:paraId="2EB92778" w14:textId="77777777" w:rsidR="00C975E4" w:rsidRDefault="00000000">
            <w:pPr>
              <w:keepNext/>
              <w:spacing w:after="0"/>
              <w:jc w:val="center"/>
            </w:pPr>
            <w:r>
              <w:rPr>
                <w:b/>
                <w:sz w:val="18"/>
              </w:rPr>
              <w:t>95% CI</w:t>
            </w:r>
          </w:p>
        </w:tc>
        <w:tc>
          <w:tcPr>
            <w:tcW w:w="907" w:type="dxa"/>
            <w:tcBorders>
              <w:top w:val="single" w:sz="8" w:space="0" w:color="000000"/>
              <w:bottom w:val="single" w:sz="8" w:space="0" w:color="000000"/>
            </w:tcBorders>
          </w:tcPr>
          <w:p w14:paraId="102BF2A6" w14:textId="77777777" w:rsidR="00C975E4" w:rsidRDefault="00000000">
            <w:pPr>
              <w:keepNext/>
              <w:spacing w:after="0"/>
              <w:jc w:val="center"/>
            </w:pPr>
            <w:r>
              <w:rPr>
                <w:b/>
                <w:sz w:val="18"/>
              </w:rPr>
              <w:t>P value</w:t>
            </w:r>
          </w:p>
        </w:tc>
      </w:tr>
      <w:tr w:rsidR="00C975E4" w14:paraId="4588FC8E" w14:textId="77777777">
        <w:trPr>
          <w:cantSplit/>
        </w:trPr>
        <w:tc>
          <w:tcPr>
            <w:tcW w:w="2381" w:type="dxa"/>
          </w:tcPr>
          <w:p w14:paraId="3FE7BB25"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38035076" w14:textId="77777777" w:rsidR="00C975E4" w:rsidRDefault="00000000">
            <w:pPr>
              <w:keepNext w:val="0"/>
              <w:spacing w:after="0"/>
              <w:jc w:val="center"/>
            </w:pPr>
            <w:r>
              <w:rPr>
                <w:sz w:val="18"/>
              </w:rPr>
              <w:t>IPTW-ATT, untruncated (primary; Figure S1)</w:t>
            </w:r>
          </w:p>
        </w:tc>
        <w:tc>
          <w:tcPr>
            <w:tcW w:w="1701" w:type="dxa"/>
          </w:tcPr>
          <w:p w14:paraId="723291E3" w14:textId="77777777" w:rsidR="00C975E4" w:rsidRDefault="00000000">
            <w:pPr>
              <w:keepNext w:val="0"/>
              <w:spacing w:after="0"/>
              <w:jc w:val="center"/>
            </w:pPr>
            <w:r>
              <w:rPr>
                <w:sz w:val="18"/>
              </w:rPr>
              <w:t>0.837</w:t>
            </w:r>
          </w:p>
        </w:tc>
        <w:tc>
          <w:tcPr>
            <w:tcW w:w="1361" w:type="dxa"/>
          </w:tcPr>
          <w:p w14:paraId="19139532" w14:textId="77777777" w:rsidR="00C975E4" w:rsidRDefault="00000000">
            <w:pPr>
              <w:keepNext w:val="0"/>
              <w:spacing w:after="0"/>
              <w:jc w:val="center"/>
            </w:pPr>
            <w:r>
              <w:rPr>
                <w:sz w:val="18"/>
              </w:rPr>
              <w:t>0.508–1.380</w:t>
            </w:r>
          </w:p>
        </w:tc>
        <w:tc>
          <w:tcPr>
            <w:tcW w:w="907" w:type="dxa"/>
          </w:tcPr>
          <w:p w14:paraId="1F4F7004" w14:textId="77777777" w:rsidR="00C975E4" w:rsidRDefault="00000000">
            <w:pPr>
              <w:keepNext w:val="0"/>
              <w:spacing w:after="0"/>
              <w:jc w:val="center"/>
            </w:pPr>
            <w:r>
              <w:rPr>
                <w:sz w:val="18"/>
              </w:rPr>
              <w:t>0.486</w:t>
            </w:r>
          </w:p>
        </w:tc>
      </w:tr>
      <w:tr w:rsidR="00C975E4" w14:paraId="6BF35AB7" w14:textId="77777777">
        <w:trPr>
          <w:cantSplit/>
        </w:trPr>
        <w:tc>
          <w:tcPr>
            <w:tcW w:w="2381" w:type="dxa"/>
          </w:tcPr>
          <w:p w14:paraId="334DA8C8"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4550C84A" w14:textId="77777777" w:rsidR="00C975E4" w:rsidRDefault="00000000">
            <w:pPr>
              <w:keepNext w:val="0"/>
              <w:spacing w:after="0"/>
              <w:jc w:val="center"/>
            </w:pPr>
            <w:r>
              <w:rPr>
                <w:sz w:val="18"/>
              </w:rPr>
              <w:t>Overlap weighting (ATO; sensitivity)</w:t>
            </w:r>
          </w:p>
        </w:tc>
        <w:tc>
          <w:tcPr>
            <w:tcW w:w="1701" w:type="dxa"/>
          </w:tcPr>
          <w:p w14:paraId="47208B3C" w14:textId="77777777" w:rsidR="00C975E4" w:rsidRDefault="00000000">
            <w:pPr>
              <w:keepNext w:val="0"/>
              <w:spacing w:after="0"/>
              <w:jc w:val="center"/>
            </w:pPr>
            <w:r>
              <w:rPr>
                <w:sz w:val="18"/>
              </w:rPr>
              <w:t>0.822</w:t>
            </w:r>
          </w:p>
        </w:tc>
        <w:tc>
          <w:tcPr>
            <w:tcW w:w="1361" w:type="dxa"/>
          </w:tcPr>
          <w:p w14:paraId="468A5A28" w14:textId="77777777" w:rsidR="00C975E4" w:rsidRDefault="00000000">
            <w:pPr>
              <w:keepNext w:val="0"/>
              <w:spacing w:after="0"/>
              <w:jc w:val="center"/>
            </w:pPr>
            <w:r>
              <w:rPr>
                <w:sz w:val="18"/>
              </w:rPr>
              <w:t>0.523–1.293</w:t>
            </w:r>
          </w:p>
        </w:tc>
        <w:tc>
          <w:tcPr>
            <w:tcW w:w="907" w:type="dxa"/>
          </w:tcPr>
          <w:p w14:paraId="44B196CF" w14:textId="77777777" w:rsidR="00C975E4" w:rsidRDefault="00000000">
            <w:pPr>
              <w:keepNext w:val="0"/>
              <w:spacing w:after="0"/>
              <w:jc w:val="center"/>
            </w:pPr>
            <w:r>
              <w:rPr>
                <w:sz w:val="18"/>
              </w:rPr>
              <w:t>0.396</w:t>
            </w:r>
          </w:p>
        </w:tc>
      </w:tr>
      <w:tr w:rsidR="00C975E4" w14:paraId="62CB2101" w14:textId="77777777">
        <w:trPr>
          <w:cantSplit/>
        </w:trPr>
        <w:tc>
          <w:tcPr>
            <w:tcW w:w="2381" w:type="dxa"/>
          </w:tcPr>
          <w:p w14:paraId="71EBFE50"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Pr>
          <w:p w14:paraId="05882932" w14:textId="77777777" w:rsidR="00C975E4" w:rsidRDefault="00000000">
            <w:pPr>
              <w:keepNext w:val="0"/>
              <w:spacing w:after="0"/>
              <w:jc w:val="center"/>
            </w:pPr>
            <w:r>
              <w:rPr>
                <w:sz w:val="18"/>
              </w:rPr>
              <w:t>IPTW-ATT, untruncated (primary; Figure S1)</w:t>
            </w:r>
          </w:p>
        </w:tc>
        <w:tc>
          <w:tcPr>
            <w:tcW w:w="1701" w:type="dxa"/>
          </w:tcPr>
          <w:p w14:paraId="53A10674" w14:textId="77777777" w:rsidR="00C975E4" w:rsidRDefault="00000000">
            <w:pPr>
              <w:keepNext w:val="0"/>
              <w:spacing w:after="0"/>
              <w:jc w:val="center"/>
            </w:pPr>
            <w:r>
              <w:rPr>
                <w:sz w:val="18"/>
              </w:rPr>
              <w:t>1.076</w:t>
            </w:r>
          </w:p>
        </w:tc>
        <w:tc>
          <w:tcPr>
            <w:tcW w:w="1361" w:type="dxa"/>
          </w:tcPr>
          <w:p w14:paraId="63817F2F" w14:textId="77777777" w:rsidR="00C975E4" w:rsidRDefault="00000000">
            <w:pPr>
              <w:keepNext w:val="0"/>
              <w:spacing w:after="0"/>
              <w:jc w:val="center"/>
            </w:pPr>
            <w:r>
              <w:rPr>
                <w:sz w:val="18"/>
              </w:rPr>
              <w:t>0.764–1.514</w:t>
            </w:r>
          </w:p>
        </w:tc>
        <w:tc>
          <w:tcPr>
            <w:tcW w:w="907" w:type="dxa"/>
          </w:tcPr>
          <w:p w14:paraId="79F90F41" w14:textId="77777777" w:rsidR="00C975E4" w:rsidRDefault="00000000">
            <w:pPr>
              <w:keepNext w:val="0"/>
              <w:spacing w:after="0"/>
              <w:jc w:val="center"/>
            </w:pPr>
            <w:r>
              <w:rPr>
                <w:sz w:val="18"/>
              </w:rPr>
              <w:t>0.675</w:t>
            </w:r>
          </w:p>
        </w:tc>
      </w:tr>
      <w:tr w:rsidR="00C975E4" w14:paraId="5FCF3C10" w14:textId="77777777">
        <w:trPr>
          <w:cantSplit/>
        </w:trPr>
        <w:tc>
          <w:tcPr>
            <w:tcW w:w="2381" w:type="dxa"/>
            <w:tcBorders>
              <w:bottom w:val="single" w:sz="8" w:space="0" w:color="000000"/>
            </w:tcBorders>
          </w:tcPr>
          <w:p w14:paraId="25BE0EE3"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Borders>
              <w:bottom w:val="single" w:sz="8" w:space="0" w:color="000000"/>
            </w:tcBorders>
          </w:tcPr>
          <w:p w14:paraId="074DE70C" w14:textId="77777777" w:rsidR="00C975E4" w:rsidRDefault="00000000">
            <w:pPr>
              <w:keepNext w:val="0"/>
              <w:spacing w:after="0"/>
              <w:jc w:val="center"/>
            </w:pPr>
            <w:r>
              <w:rPr>
                <w:sz w:val="18"/>
              </w:rPr>
              <w:t>Overlap weighting (ATO; sensitivity)</w:t>
            </w:r>
          </w:p>
        </w:tc>
        <w:tc>
          <w:tcPr>
            <w:tcW w:w="1701" w:type="dxa"/>
            <w:tcBorders>
              <w:bottom w:val="single" w:sz="8" w:space="0" w:color="000000"/>
            </w:tcBorders>
          </w:tcPr>
          <w:p w14:paraId="52A55CE6" w14:textId="77777777" w:rsidR="00C975E4" w:rsidRDefault="00000000">
            <w:pPr>
              <w:keepNext w:val="0"/>
              <w:spacing w:after="0"/>
              <w:jc w:val="center"/>
            </w:pPr>
            <w:r>
              <w:rPr>
                <w:sz w:val="18"/>
              </w:rPr>
              <w:t>0.973</w:t>
            </w:r>
          </w:p>
        </w:tc>
        <w:tc>
          <w:tcPr>
            <w:tcW w:w="1361" w:type="dxa"/>
            <w:tcBorders>
              <w:bottom w:val="single" w:sz="8" w:space="0" w:color="000000"/>
            </w:tcBorders>
          </w:tcPr>
          <w:p w14:paraId="2CE9BD78" w14:textId="77777777" w:rsidR="00C975E4" w:rsidRDefault="00000000">
            <w:pPr>
              <w:keepNext w:val="0"/>
              <w:spacing w:after="0"/>
              <w:jc w:val="center"/>
            </w:pPr>
            <w:r>
              <w:rPr>
                <w:sz w:val="18"/>
              </w:rPr>
              <w:t>0.706–1.342</w:t>
            </w:r>
          </w:p>
        </w:tc>
        <w:tc>
          <w:tcPr>
            <w:tcW w:w="907" w:type="dxa"/>
            <w:tcBorders>
              <w:bottom w:val="single" w:sz="8" w:space="0" w:color="000000"/>
            </w:tcBorders>
          </w:tcPr>
          <w:p w14:paraId="1E167D3C" w14:textId="77777777" w:rsidR="00C975E4" w:rsidRDefault="00000000">
            <w:pPr>
              <w:keepNext w:val="0"/>
              <w:spacing w:after="0"/>
              <w:jc w:val="center"/>
            </w:pPr>
            <w:r>
              <w:rPr>
                <w:sz w:val="18"/>
              </w:rPr>
              <w:t>0.869</w:t>
            </w:r>
          </w:p>
        </w:tc>
      </w:tr>
    </w:tbl>
    <w:p w14:paraId="2C4026C7" w14:textId="77777777" w:rsidR="00C975E4" w:rsidRDefault="00000000">
      <w:pPr>
        <w:spacing w:before="60"/>
      </w:pPr>
      <w:r>
        <w:rPr>
          <w:sz w:val="17"/>
        </w:rPr>
        <w:t>Overlap weighting was added as a post hoc robustness check. Odds ratios for ≥1-grade improvement were pooled across 100 imputed datasets with Rubin’s rules; neither weighting method showed a clear difference between phenotypes (P=0.40–0.87). ATO indicates average treatment effect in the overlap population; ATT, average treatment effect in the treated; CI, confidence interval; IPTW, inverse probability of treatment weighting; MR, mitral regurgitation; OR, odds ratio; TR, tricuspid regurgitation.</w:t>
      </w:r>
    </w:p>
    <w:p w14:paraId="341C6886" w14:textId="77777777" w:rsidR="00C975E4" w:rsidRDefault="00C975E4">
      <w:pPr>
        <w:sectPr w:rsidR="00C975E4">
          <w:pgSz w:w="11906" w:h="16838"/>
          <w:pgMar w:top="1134" w:right="1134" w:bottom="1134" w:left="1134" w:header="720" w:footer="720" w:gutter="0"/>
          <w:cols w:space="720"/>
          <w:docGrid w:linePitch="360"/>
        </w:sectPr>
      </w:pPr>
    </w:p>
    <w:p w14:paraId="40E2BA6A" w14:textId="77777777" w:rsidR="00C975E4" w:rsidRDefault="00000000">
      <w:pPr>
        <w:keepNext/>
        <w:spacing w:after="80"/>
      </w:pPr>
      <w:r>
        <w:rPr>
          <w:b/>
        </w:rPr>
        <w:lastRenderedPageBreak/>
        <w:t>Table S3D. IPTW weight distributions and effective sample sizes</w:t>
      </w:r>
    </w:p>
    <w:tbl>
      <w:tblPr>
        <w:tblW w:w="9639" w:type="dxa"/>
        <w:tblLayout w:type="fixed"/>
        <w:tblLook w:val="04A0" w:firstRow="1" w:lastRow="0" w:firstColumn="1" w:lastColumn="0" w:noHBand="0" w:noVBand="1"/>
      </w:tblPr>
      <w:tblGrid>
        <w:gridCol w:w="1929"/>
        <w:gridCol w:w="1021"/>
        <w:gridCol w:w="1247"/>
        <w:gridCol w:w="1134"/>
        <w:gridCol w:w="907"/>
        <w:gridCol w:w="1247"/>
        <w:gridCol w:w="1247"/>
        <w:gridCol w:w="907"/>
      </w:tblGrid>
      <w:tr w:rsidR="00C975E4" w14:paraId="08935E3C" w14:textId="77777777">
        <w:trPr>
          <w:cantSplit/>
          <w:tblHeader/>
        </w:trPr>
        <w:tc>
          <w:tcPr>
            <w:tcW w:w="1928" w:type="dxa"/>
            <w:tcBorders>
              <w:top w:val="single" w:sz="8" w:space="0" w:color="000000"/>
              <w:bottom w:val="single" w:sz="8" w:space="0" w:color="000000"/>
            </w:tcBorders>
          </w:tcPr>
          <w:p w14:paraId="55165743" w14:textId="77777777" w:rsidR="00C975E4" w:rsidRDefault="00000000">
            <w:pPr>
              <w:keepNext/>
              <w:spacing w:after="0"/>
            </w:pPr>
            <w:r>
              <w:rPr>
                <w:b/>
                <w:sz w:val="17"/>
              </w:rPr>
              <w:t>Comparison</w:t>
            </w:r>
          </w:p>
        </w:tc>
        <w:tc>
          <w:tcPr>
            <w:tcW w:w="1020" w:type="dxa"/>
            <w:tcBorders>
              <w:top w:val="single" w:sz="8" w:space="0" w:color="000000"/>
              <w:bottom w:val="single" w:sz="8" w:space="0" w:color="000000"/>
            </w:tcBorders>
          </w:tcPr>
          <w:p w14:paraId="551E8E9D" w14:textId="77777777" w:rsidR="00C975E4" w:rsidRDefault="00000000">
            <w:pPr>
              <w:keepNext/>
              <w:spacing w:after="0"/>
              <w:jc w:val="center"/>
            </w:pPr>
            <w:r>
              <w:rPr>
                <w:b/>
                <w:sz w:val="17"/>
              </w:rPr>
              <w:t xml:space="preserve">n (focal / </w:t>
            </w:r>
            <w:r>
              <w:rPr>
                <w:b/>
                <w:sz w:val="17"/>
              </w:rPr>
              <w:t xml:space="preserve">combined</w:t>
            </w:r>
            <w:r>
              <w:rPr>
                <w:b/>
                <w:sz w:val="17"/>
              </w:rPr>
              <w:t xml:space="preserve"> </w:t>
            </w:r>
            <w:r>
              <w:rPr>
                <w:b/>
                <w:sz w:val="17"/>
              </w:rPr>
              <w:t xml:space="preserve">MR/TR</w:t>
            </w:r>
            <w:r>
              <w:rPr>
                <w:b/>
                <w:sz w:val="17"/>
              </w:rPr>
              <w:t xml:space="preserve">)</w:t>
            </w:r>
          </w:p>
        </w:tc>
        <w:tc>
          <w:tcPr>
            <w:tcW w:w="1247" w:type="dxa"/>
            <w:tcBorders>
              <w:top w:val="single" w:sz="8" w:space="0" w:color="000000"/>
              <w:bottom w:val="single" w:sz="8" w:space="0" w:color="000000"/>
            </w:tcBorders>
          </w:tcPr>
          <w:p w14:paraId="1051FEBF"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median (IQR)</w:t>
            </w:r>
          </w:p>
        </w:tc>
        <w:tc>
          <w:tcPr>
            <w:tcW w:w="1134" w:type="dxa"/>
            <w:tcBorders>
              <w:top w:val="single" w:sz="8" w:space="0" w:color="000000"/>
              <w:bottom w:val="single" w:sz="8" w:space="0" w:color="000000"/>
            </w:tcBorders>
          </w:tcPr>
          <w:p w14:paraId="34A69378"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range</w:t>
            </w:r>
          </w:p>
        </w:tc>
        <w:tc>
          <w:tcPr>
            <w:tcW w:w="907" w:type="dxa"/>
            <w:tcBorders>
              <w:top w:val="single" w:sz="8" w:space="0" w:color="000000"/>
              <w:bottom w:val="single" w:sz="8" w:space="0" w:color="000000"/>
            </w:tcBorders>
          </w:tcPr>
          <w:p w14:paraId="75743144" w14:textId="77777777" w:rsidR="00C975E4" w:rsidRDefault="00000000">
            <w:pPr>
              <w:keepNext/>
              <w:spacing w:after="0"/>
              <w:jc w:val="center"/>
            </w:pPr>
            <w:r>
              <w:rPr>
                <w:b/>
                <w:sz w:val="16"/>
              </w:rPr>
              <w:t>99th percentile</w:t>
            </w:r>
          </w:p>
        </w:tc>
        <w:tc>
          <w:tcPr>
            <w:tcW w:w="1247" w:type="dxa"/>
            <w:tcBorders>
              <w:top w:val="single" w:sz="8" w:space="0" w:color="000000"/>
              <w:bottom w:val="single" w:sz="8" w:space="0" w:color="000000"/>
            </w:tcBorders>
          </w:tcPr>
          <w:p w14:paraId="0592F345" w14:textId="77777777" w:rsidR="00C975E4" w:rsidRDefault="00000000">
            <w:pPr>
              <w:keepNext/>
              <w:spacing w:after="0"/>
              <w:jc w:val="center"/>
            </w:pPr>
            <w:r>
              <w:rPr>
                <w:b/>
                <w:sz w:val="17"/>
              </w:rPr>
              <w:t xml:space="preserve">Weight carried by top 1% of </w:t>
            </w:r>
            <w:r>
              <w:rPr>
                <w:b/>
                <w:sz w:val="17"/>
              </w:rPr>
              <w:t xml:space="preserve">combined</w:t>
            </w:r>
            <w:r>
              <w:rPr>
                <w:b/>
                <w:sz w:val="17"/>
              </w:rPr>
              <w:t xml:space="preserve"> </w:t>
            </w:r>
            <w:r>
              <w:rPr>
                <w:b/>
                <w:sz w:val="17"/>
              </w:rPr>
              <w:t xml:space="preserve">MR/TR</w:t>
            </w:r>
            <w:r>
              <w:rPr>
                <w:b/>
                <w:sz w:val="17"/>
              </w:rPr>
              <w:t xml:space="preserve">, %</w:t>
            </w:r>
          </w:p>
        </w:tc>
        <w:tc>
          <w:tcPr>
            <w:tcW w:w="1247" w:type="dxa"/>
            <w:tcBorders>
              <w:top w:val="single" w:sz="8" w:space="0" w:color="000000"/>
              <w:bottom w:val="single" w:sz="8" w:space="0" w:color="000000"/>
            </w:tcBorders>
          </w:tcPr>
          <w:p w14:paraId="718B5164"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ESS, mean (range)</w:t>
            </w:r>
          </w:p>
        </w:tc>
        <w:tc>
          <w:tcPr>
            <w:tcW w:w="907" w:type="dxa"/>
            <w:tcBorders>
              <w:top w:val="single" w:sz="8" w:space="0" w:color="000000"/>
              <w:bottom w:val="single" w:sz="8" w:space="0" w:color="000000"/>
            </w:tcBorders>
          </w:tcPr>
          <w:p w14:paraId="08BE536E" w14:textId="77777777" w:rsidR="00C975E4" w:rsidRDefault="00000000">
            <w:pPr>
              <w:keepNext/>
              <w:spacing w:after="0"/>
              <w:jc w:val="center"/>
            </w:pPr>
            <w:r>
              <w:rPr>
                <w:b/>
                <w:sz w:val="17"/>
              </w:rPr>
              <w:t xml:space="preserve">ESS, % of </w:t>
            </w:r>
            <w:r>
              <w:rPr>
                <w:b/>
                <w:sz w:val="17"/>
              </w:rPr>
              <w:t xml:space="preserve">combined</w:t>
            </w:r>
            <w:r>
              <w:rPr>
                <w:b/>
                <w:sz w:val="17"/>
              </w:rPr>
              <w:t xml:space="preserve"> </w:t>
            </w:r>
            <w:r>
              <w:rPr>
                <w:b/>
                <w:sz w:val="17"/>
              </w:rPr>
              <w:t xml:space="preserve">MR/TR</w:t>
            </w:r>
            <w:r>
              <w:rPr>
                <w:b/>
                <w:sz w:val="17"/>
              </w:rPr>
              <w:t xml:space="preserve"> n</w:t>
            </w:r>
          </w:p>
        </w:tc>
      </w:tr>
      <w:tr w:rsidR="00C975E4" w14:paraId="6C1DF22C" w14:textId="77777777">
        <w:trPr>
          <w:cantSplit/>
        </w:trPr>
        <w:tc>
          <w:tcPr>
            <w:tcW w:w="1928" w:type="dxa"/>
          </w:tcPr>
          <w:p w14:paraId="1892CAEA"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(MR)</w:t>
            </w:r>
          </w:p>
        </w:tc>
        <w:tc>
          <w:tcPr>
            <w:tcW w:w="1020" w:type="dxa"/>
          </w:tcPr>
          <w:p w14:paraId="527F1F71" w14:textId="77777777" w:rsidR="00C975E4" w:rsidRDefault="00000000">
            <w:pPr>
              <w:keepNext w:val="0"/>
              <w:spacing w:after="0"/>
              <w:jc w:val="center"/>
            </w:pPr>
            <w:r>
              <w:rPr>
                <w:sz w:val="17"/>
              </w:rPr>
              <w:t>132 / 387</w:t>
            </w:r>
          </w:p>
        </w:tc>
        <w:tc>
          <w:tcPr>
            <w:tcW w:w="1247" w:type="dxa"/>
          </w:tcPr>
          <w:p w14:paraId="71E600DF" w14:textId="77777777" w:rsidR="00C975E4" w:rsidRDefault="00000000">
            <w:pPr>
              <w:keepNext w:val="0"/>
              <w:spacing w:after="0"/>
              <w:jc w:val="center"/>
            </w:pPr>
            <w:r>
              <w:rPr>
                <w:sz w:val="17"/>
              </w:rPr>
              <w:t>0.16 (0.08–0.38)</w:t>
            </w:r>
          </w:p>
        </w:tc>
        <w:tc>
          <w:tcPr>
            <w:tcW w:w="1134" w:type="dxa"/>
          </w:tcPr>
          <w:p w14:paraId="1FBC6E83" w14:textId="77777777" w:rsidR="00C975E4" w:rsidRDefault="00000000">
            <w:pPr>
              <w:keepNext w:val="0"/>
              <w:spacing w:after="0"/>
              <w:jc w:val="center"/>
            </w:pPr>
            <w:r>
              <w:rPr>
                <w:sz w:val="17"/>
              </w:rPr>
              <w:t>0.002–3.77</w:t>
            </w:r>
          </w:p>
        </w:tc>
        <w:tc>
          <w:tcPr>
            <w:tcW w:w="907" w:type="dxa"/>
          </w:tcPr>
          <w:p w14:paraId="1AE8690A" w14:textId="77777777" w:rsidR="00C975E4" w:rsidRDefault="00000000">
            <w:pPr>
              <w:keepNext w:val="0"/>
              <w:spacing w:after="0"/>
              <w:jc w:val="center"/>
            </w:pPr>
            <w:r>
              <w:rPr>
                <w:sz w:val="17"/>
              </w:rPr>
              <w:t>2.99</w:t>
            </w:r>
          </w:p>
        </w:tc>
        <w:tc>
          <w:tcPr>
            <w:tcW w:w="1247" w:type="dxa"/>
          </w:tcPr>
          <w:p w14:paraId="6112691E" w14:textId="77777777" w:rsidR="00C975E4" w:rsidRDefault="00000000">
            <w:pPr>
              <w:keepNext w:val="0"/>
              <w:spacing w:after="0"/>
              <w:jc w:val="center"/>
            </w:pPr>
            <w:r>
              <w:rPr>
                <w:sz w:val="17"/>
              </w:rPr>
              <w:t>10.2</w:t>
            </w:r>
          </w:p>
        </w:tc>
        <w:tc>
          <w:tcPr>
            <w:tcW w:w="1247" w:type="dxa"/>
          </w:tcPr>
          <w:p w14:paraId="1A577E7D" w14:textId="77777777" w:rsidR="00C975E4" w:rsidRDefault="00000000">
            <w:pPr>
              <w:keepNext w:val="0"/>
              <w:spacing w:after="0"/>
              <w:jc w:val="center"/>
            </w:pPr>
            <w:r>
              <w:rPr>
                <w:sz w:val="17"/>
              </w:rPr>
              <w:t>118 (100–129)</w:t>
            </w:r>
          </w:p>
        </w:tc>
        <w:tc>
          <w:tcPr>
            <w:tcW w:w="907" w:type="dxa"/>
          </w:tcPr>
          <w:p w14:paraId="299C4C0A" w14:textId="77777777" w:rsidR="00C975E4" w:rsidRDefault="00000000">
            <w:pPr>
              <w:keepNext w:val="0"/>
              <w:spacing w:after="0"/>
              <w:jc w:val="center"/>
            </w:pPr>
            <w:r>
              <w:rPr>
                <w:sz w:val="17"/>
              </w:rPr>
              <w:t>30</w:t>
            </w:r>
          </w:p>
        </w:tc>
      </w:tr>
      <w:tr w:rsidR="00C975E4" w14:paraId="30AAE3D7" w14:textId="77777777">
        <w:trPr>
          <w:cantSplit/>
        </w:trPr>
        <w:tc>
          <w:tcPr>
            <w:tcW w:w="1928" w:type="dxa"/>
            <w:tcBorders>
              <w:bottom w:val="single" w:sz="8" w:space="0" w:color="000000"/>
            </w:tcBorders>
          </w:tcPr>
          <w:p w14:paraId="53E07A51"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(TR)</w:t>
            </w:r>
          </w:p>
        </w:tc>
        <w:tc>
          <w:tcPr>
            <w:tcW w:w="1020" w:type="dxa"/>
            <w:tcBorders>
              <w:bottom w:val="single" w:sz="8" w:space="0" w:color="000000"/>
            </w:tcBorders>
          </w:tcPr>
          <w:p w14:paraId="65C16AB0" w14:textId="77777777" w:rsidR="00C975E4" w:rsidRDefault="00000000">
            <w:pPr>
              <w:keepNext w:val="0"/>
              <w:spacing w:after="0"/>
              <w:jc w:val="center"/>
            </w:pPr>
            <w:r>
              <w:rPr>
                <w:sz w:val="17"/>
              </w:rPr>
              <w:t>325 / 387</w:t>
            </w:r>
          </w:p>
        </w:tc>
        <w:tc>
          <w:tcPr>
            <w:tcW w:w="1247" w:type="dxa"/>
            <w:tcBorders>
              <w:bottom w:val="single" w:sz="8" w:space="0" w:color="000000"/>
            </w:tcBorders>
          </w:tcPr>
          <w:p w14:paraId="4826C60B" w14:textId="77777777" w:rsidR="00C975E4" w:rsidRDefault="00000000">
            <w:pPr>
              <w:keepNext w:val="0"/>
              <w:spacing w:after="0"/>
              <w:jc w:val="center"/>
            </w:pPr>
            <w:r>
              <w:rPr>
                <w:sz w:val="17"/>
              </w:rPr>
              <w:t>0.60 (0.34–1.05)</w:t>
            </w:r>
          </w:p>
        </w:tc>
        <w:tc>
          <w:tcPr>
            <w:tcW w:w="1134" w:type="dxa"/>
            <w:tcBorders>
              <w:bottom w:val="single" w:sz="8" w:space="0" w:color="000000"/>
            </w:tcBorders>
          </w:tcPr>
          <w:p w14:paraId="12886140" w14:textId="77777777" w:rsidR="00C975E4" w:rsidRDefault="00000000">
            <w:pPr>
              <w:keepNext w:val="0"/>
              <w:spacing w:after="0"/>
              <w:jc w:val="center"/>
            </w:pPr>
            <w:r>
              <w:rPr>
                <w:sz w:val="17"/>
              </w:rPr>
              <w:t>&lt;0.001–4.33</w:t>
            </w:r>
          </w:p>
        </w:tc>
        <w:tc>
          <w:tcPr>
            <w:tcW w:w="907" w:type="dxa"/>
            <w:tcBorders>
              <w:bottom w:val="single" w:sz="8" w:space="0" w:color="000000"/>
            </w:tcBorders>
          </w:tcPr>
          <w:p w14:paraId="15079225" w14:textId="77777777" w:rsidR="00C975E4" w:rsidRDefault="00000000">
            <w:pPr>
              <w:keepNext w:val="0"/>
              <w:spacing w:after="0"/>
              <w:jc w:val="center"/>
            </w:pPr>
            <w:r>
              <w:rPr>
                <w:sz w:val="17"/>
              </w:rPr>
              <w:t>3.30</w:t>
            </w:r>
          </w:p>
        </w:tc>
        <w:tc>
          <w:tcPr>
            <w:tcW w:w="1247" w:type="dxa"/>
            <w:tcBorders>
              <w:bottom w:val="single" w:sz="8" w:space="0" w:color="000000"/>
            </w:tcBorders>
          </w:tcPr>
          <w:p w14:paraId="5E7E4A44" w14:textId="77777777" w:rsidR="00C975E4" w:rsidRDefault="00000000">
            <w:pPr>
              <w:keepNext w:val="0"/>
              <w:spacing w:after="0"/>
              <w:jc w:val="center"/>
            </w:pPr>
            <w:r>
              <w:rPr>
                <w:sz w:val="17"/>
              </w:rPr>
              <w:t>4.9</w:t>
            </w:r>
          </w:p>
        </w:tc>
        <w:tc>
          <w:tcPr>
            <w:tcW w:w="1247" w:type="dxa"/>
            <w:tcBorders>
              <w:bottom w:val="single" w:sz="8" w:space="0" w:color="000000"/>
            </w:tcBorders>
          </w:tcPr>
          <w:p w14:paraId="2DF3EEB7" w14:textId="77777777" w:rsidR="00C975E4" w:rsidRDefault="00000000">
            <w:pPr>
              <w:keepNext w:val="0"/>
              <w:spacing w:after="0"/>
              <w:jc w:val="center"/>
            </w:pPr>
            <w:r>
              <w:rPr>
                <w:sz w:val="17"/>
              </w:rPr>
              <w:t>224 (218–226)</w:t>
            </w:r>
          </w:p>
        </w:tc>
        <w:tc>
          <w:tcPr>
            <w:tcW w:w="907" w:type="dxa"/>
            <w:tcBorders>
              <w:bottom w:val="single" w:sz="8" w:space="0" w:color="000000"/>
            </w:tcBorders>
          </w:tcPr>
          <w:p w14:paraId="0219BE6C" w14:textId="77777777" w:rsidR="00C975E4" w:rsidRDefault="00000000">
            <w:pPr>
              <w:keepNext w:val="0"/>
              <w:spacing w:after="0"/>
              <w:jc w:val="center"/>
            </w:pPr>
            <w:r>
              <w:rPr>
                <w:sz w:val="17"/>
              </w:rPr>
              <w:t>58</w:t>
            </w:r>
          </w:p>
        </w:tc>
      </w:tr>
    </w:tbl>
    <w:p w14:paraId="26F38833" w14:textId="77777777" w:rsidR="00C975E4" w:rsidRDefault="00000000">
      <w:pPr>
        <w:spacing w:before="60"/>
      </w:pPr>
      <w:r>
        <w:rPr>
          <w:sz w:val="17"/>
        </w:rPr>
        <w:t xml:space="preserve">ATT weights: patients in the focal group (</w:t>
      </w:r>
      <w:r>
        <w:rPr>
          <w:sz w:val="17"/>
        </w:rPr>
        <w:t xml:space="preserve">isolated</w:t>
      </w:r>
      <w:r>
        <w:rPr>
          <w:sz w:val="17"/>
        </w:rPr>
        <w:t xml:space="preserve"> </w:t>
      </w:r>
      <w:r>
        <w:rPr>
          <w:sz w:val="17"/>
        </w:rPr>
        <w:t xml:space="preserve">disease</w:t>
      </w:r>
      <w:r>
        <w:rPr>
          <w:sz w:val="17"/>
        </w:rPr>
        <w:t xml:space="preserve">) receive a weight of 1, so their effective sample size equals their number; </w:t>
      </w:r>
      <w:r>
        <w:rPr>
          <w:sz w:val="17"/>
        </w:rPr>
        <w:t xml:space="preserve">combined</w:t>
      </w:r>
      <w:r>
        <w:rPr>
          <w:sz w:val="17"/>
        </w:rPr>
        <w:t xml:space="preserve"> </w:t>
      </w:r>
      <w:r>
        <w:rPr>
          <w:sz w:val="17"/>
        </w:rPr>
        <w:t xml:space="preserve">MR/TR</w:t>
      </w:r>
      <w:r>
        <w:rPr>
          <w:sz w:val="17"/>
        </w:rPr>
        <w:t xml:space="preserve"> patients are weighted by the propensity-score odds. Weights were not truncated. Summary statistics were computed in each of the 100 imputed datasets and are shown as medians across datasets (ESS as the mean and range). Effective sample size (ESS) was calculated with Kish’s formula, (Σw)²/Σw². ATT indicates average treatment effect in the treated; IPTW, inverse probability of treatment weighting; MR, mitral regurgitation; TR, tricuspid regurgitation.</w:t>
      </w:r>
    </w:p>
    <w:p w14:paraId="67BCD5E1" w14:textId="77777777" w:rsidR="00C975E4" w:rsidRDefault="00C975E4">
      <w:pPr>
        <w:sectPr w:rsidR="00C975E4">
          <w:pgSz w:w="11906" w:h="16838"/>
          <w:pgMar w:top="1134" w:right="1134" w:bottom="1134" w:left="1134" w:header="720" w:footer="720" w:gutter="0"/>
          <w:cols w:space="720"/>
          <w:docGrid w:linePitch="360"/>
        </w:sectPr>
      </w:pPr>
    </w:p>
    <w:p w14:paraId="52661245" w14:textId="77777777" w:rsidR="00C975E4" w:rsidRDefault="00000000">
      <w:pPr>
        <w:keepNext/>
        <w:spacing w:after="80"/>
      </w:pPr>
      <w:r>
        <w:rPr>
          <w:b/>
        </w:rPr>
        <w:lastRenderedPageBreak/>
        <w:t>Table S4. Between-phenotype sensitivity analyses of the imaging end point and grading scale</w:t>
      </w:r>
    </w:p>
    <w:tbl>
      <w:tblPr>
        <w:tblW w:w="15082" w:type="dxa"/>
        <w:tblLayout w:type="fixed"/>
        <w:tblLook w:val="04A0" w:firstRow="1" w:lastRow="0" w:firstColumn="1" w:lastColumn="0" w:noHBand="0" w:noVBand="1"/>
      </w:tblPr>
      <w:tblGrid>
        <w:gridCol w:w="2042"/>
        <w:gridCol w:w="1588"/>
        <w:gridCol w:w="1588"/>
        <w:gridCol w:w="1701"/>
        <w:gridCol w:w="1644"/>
        <w:gridCol w:w="1587"/>
        <w:gridCol w:w="1587"/>
        <w:gridCol w:w="1701"/>
        <w:gridCol w:w="1644"/>
      </w:tblGrid>
      <w:tr w:rsidR="00C975E4" w14:paraId="076E5724" w14:textId="77777777">
        <w:trPr>
          <w:cantSplit/>
          <w:tblHeader/>
        </w:trPr>
        <w:tc>
          <w:tcPr>
            <w:tcW w:w="2041" w:type="dxa"/>
            <w:tcBorders>
              <w:top w:val="single" w:sz="8" w:space="0" w:color="000000"/>
              <w:bottom w:val="single" w:sz="8" w:space="0" w:color="000000"/>
            </w:tcBorders>
          </w:tcPr>
          <w:p w14:paraId="30D7D2BC" w14:textId="77777777" w:rsidR="00C975E4" w:rsidRDefault="00000000">
            <w:pPr>
              <w:keepNext/>
              <w:spacing w:after="0"/>
            </w:pPr>
            <w:r>
              <w:rPr>
                <w:b/>
                <w:sz w:val="16"/>
              </w:rPr>
              <w:t>Definition</w:t>
            </w:r>
          </w:p>
        </w:tc>
        <w:tc>
          <w:tcPr>
            <w:tcW w:w="1587" w:type="dxa"/>
            <w:tcBorders>
              <w:top w:val="single" w:sz="8" w:space="0" w:color="000000"/>
              <w:bottom w:val="single" w:sz="8" w:space="0" w:color="000000"/>
            </w:tcBorders>
          </w:tcPr>
          <w:p w14:paraId="62BC3ED3" w14:textId="77777777" w:rsidR="00C975E4" w:rsidRDefault="00000000">
            <w:pPr>
              <w:keepNext/>
              <w:spacing w:after="0"/>
              <w:jc w:val="center"/>
            </w:pPr>
            <w:r>
              <w:rPr>
                <w:b/>
                <w:sz w:val="16"/>
              </w:rPr>
              <w:t xml:space="preserve">Isolated MR</w:t>
            </w:r>
          </w:p>
        </w:tc>
        <w:tc>
          <w:tcPr>
            <w:tcW w:w="1587" w:type="dxa"/>
            <w:tcBorders>
              <w:top w:val="single" w:sz="8" w:space="0" w:color="000000"/>
              <w:bottom w:val="single" w:sz="8" w:space="0" w:color="000000"/>
            </w:tcBorders>
          </w:tcPr>
          <w:p w14:paraId="6AC31E42" w14:textId="77777777" w:rsidR="00C975E4" w:rsidRDefault="00000000">
            <w:pPr>
              <w:keepNext/>
              <w:spacing w:after="0"/>
              <w:jc w:val="center"/>
            </w:pPr>
            <w:r>
              <w:rPr>
                <w:b/>
                <w:sz w:val="16"/>
              </w:rPr>
              <w:t xml:space="preserve">Combined disease: MR</w:t>
            </w:r>
          </w:p>
        </w:tc>
        <w:tc>
          <w:tcPr>
            <w:tcW w:w="1701" w:type="dxa"/>
            <w:tcBorders>
              <w:top w:val="single" w:sz="8" w:space="0" w:color="000000"/>
              <w:bottom w:val="single" w:sz="8" w:space="0" w:color="000000"/>
            </w:tcBorders>
          </w:tcPr>
          <w:p w14:paraId="5A6CC29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1972C573"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c>
          <w:tcPr>
            <w:tcW w:w="1587" w:type="dxa"/>
            <w:tcBorders>
              <w:top w:val="single" w:sz="8" w:space="0" w:color="000000"/>
              <w:bottom w:val="single" w:sz="8" w:space="0" w:color="000000"/>
            </w:tcBorders>
          </w:tcPr>
          <w:p w14:paraId="630D7A08" w14:textId="77777777" w:rsidR="00C975E4" w:rsidRDefault="00000000">
            <w:pPr>
              <w:keepNext/>
              <w:spacing w:after="0"/>
              <w:jc w:val="center"/>
            </w:pPr>
            <w:r>
              <w:rPr>
                <w:b/>
                <w:sz w:val="16"/>
              </w:rPr>
              <w:t xml:space="preserve">Isolated TR</w:t>
            </w:r>
          </w:p>
        </w:tc>
        <w:tc>
          <w:tcPr>
            <w:tcW w:w="1587" w:type="dxa"/>
            <w:tcBorders>
              <w:top w:val="single" w:sz="8" w:space="0" w:color="000000"/>
              <w:bottom w:val="single" w:sz="8" w:space="0" w:color="000000"/>
            </w:tcBorders>
          </w:tcPr>
          <w:p w14:paraId="170F7A06" w14:textId="77777777" w:rsidR="00C975E4" w:rsidRDefault="00000000">
            <w:pPr>
              <w:keepNext/>
              <w:spacing w:after="0"/>
              <w:jc w:val="center"/>
            </w:pPr>
            <w:r>
              <w:rPr>
                <w:b/>
                <w:sz w:val="16"/>
              </w:rPr>
              <w:t xml:space="preserve">Combined disease: TR</w:t>
            </w:r>
          </w:p>
        </w:tc>
        <w:tc>
          <w:tcPr>
            <w:tcW w:w="1701" w:type="dxa"/>
            <w:tcBorders>
              <w:top w:val="single" w:sz="8" w:space="0" w:color="000000"/>
              <w:bottom w:val="single" w:sz="8" w:space="0" w:color="000000"/>
            </w:tcBorders>
          </w:tcPr>
          <w:p w14:paraId="47C8E7F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0178840B"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r>
      <w:tr w:rsidR="00C975E4" w14:paraId="56641D46" w14:textId="77777777">
        <w:trPr>
          <w:cantSplit/>
        </w:trPr>
        <w:tc>
          <w:tcPr>
            <w:tcW w:w="1644" w:type="dxa"/>
            <w:gridSpan w:val="9"/>
          </w:tcPr>
          <w:p w14:paraId="2F11BBF3" w14:textId="77777777" w:rsidR="00C975E4" w:rsidRDefault="00000000">
            <w:pPr>
              <w:keepNext w:val="0"/>
              <w:spacing w:after="0"/>
            </w:pPr>
            <w:r>
              <w:rPr>
                <w:b/>
                <w:sz w:val="16"/>
              </w:rPr>
              <w:t>Analysis grades (primary mapping)</w:t>
            </w:r>
          </w:p>
        </w:tc>
      </w:tr>
      <w:tr w:rsidR="00C975E4" w14:paraId="1D4855C1" w14:textId="77777777">
        <w:trPr>
          <w:cantSplit/>
        </w:trPr>
        <w:tc>
          <w:tcPr>
            <w:tcW w:w="2041" w:type="dxa"/>
          </w:tcPr>
          <w:p w14:paraId="59C3ED44" w14:textId="77777777" w:rsidR="00C975E4" w:rsidRDefault="00000000">
            <w:pPr>
              <w:keepNext w:val="0"/>
              <w:spacing w:after="0"/>
            </w:pPr>
            <w:r>
              <w:rPr>
                <w:sz w:val="16"/>
              </w:rPr>
              <w:t>≥1-grade improvement, all patients (primary)</w:t>
            </w:r>
          </w:p>
        </w:tc>
        <w:tc>
          <w:tcPr>
            <w:tcW w:w="1587" w:type="dxa"/>
          </w:tcPr>
          <w:p w14:paraId="4C724256" w14:textId="77777777" w:rsidR="00C975E4" w:rsidRDefault="00000000">
            <w:pPr>
              <w:keepNext w:val="0"/>
              <w:spacing w:after="0"/>
              <w:jc w:val="center"/>
            </w:pPr>
            <w:r>
              <w:rPr>
                <w:sz w:val="16"/>
              </w:rPr>
              <w:t>63/132 (47.7; 39.4–56.2)</w:t>
            </w:r>
          </w:p>
        </w:tc>
        <w:tc>
          <w:tcPr>
            <w:tcW w:w="1587" w:type="dxa"/>
          </w:tcPr>
          <w:p w14:paraId="5667C804" w14:textId="77777777" w:rsidR="00C975E4" w:rsidRDefault="00000000">
            <w:pPr>
              <w:keepNext w:val="0"/>
              <w:spacing w:after="0"/>
              <w:jc w:val="center"/>
            </w:pPr>
            <w:r>
              <w:rPr>
                <w:sz w:val="16"/>
              </w:rPr>
              <w:t>182/387 (47.0; 42.1–52.0)</w:t>
            </w:r>
          </w:p>
        </w:tc>
        <w:tc>
          <w:tcPr>
            <w:tcW w:w="1701" w:type="dxa"/>
          </w:tcPr>
          <w:p w14:paraId="66711512" w14:textId="77777777" w:rsidR="00C975E4" w:rsidRDefault="00000000">
            <w:pPr>
              <w:keepNext w:val="0"/>
              <w:spacing w:after="0"/>
              <w:jc w:val="center"/>
            </w:pPr>
            <w:r>
              <w:rPr>
                <w:sz w:val="16"/>
              </w:rPr>
              <w:t>+0.7 (−9.0 to 10.5); P=0.92</w:t>
            </w:r>
          </w:p>
        </w:tc>
        <w:tc>
          <w:tcPr>
            <w:tcW w:w="1644" w:type="dxa"/>
          </w:tcPr>
          <w:p w14:paraId="1B4248A8" w14:textId="77777777" w:rsidR="00C975E4" w:rsidRDefault="00000000">
            <w:pPr>
              <w:keepNext w:val="0"/>
              <w:spacing w:after="0"/>
              <w:jc w:val="center"/>
            </w:pPr>
            <w:r>
              <w:rPr>
                <w:sz w:val="16"/>
              </w:rPr>
              <w:t>See Figure S1</w:t>
            </w:r>
          </w:p>
        </w:tc>
        <w:tc>
          <w:tcPr>
            <w:tcW w:w="1587" w:type="dxa"/>
          </w:tcPr>
          <w:p w14:paraId="58EA04D6" w14:textId="77777777" w:rsidR="00C975E4" w:rsidRDefault="00000000">
            <w:pPr>
              <w:keepNext w:val="0"/>
              <w:spacing w:after="0"/>
              <w:jc w:val="center"/>
            </w:pPr>
            <w:r>
              <w:rPr>
                <w:sz w:val="16"/>
              </w:rPr>
              <w:t>167/325 (51.4; 46.0–56.8)</w:t>
            </w:r>
          </w:p>
        </w:tc>
        <w:tc>
          <w:tcPr>
            <w:tcW w:w="1587" w:type="dxa"/>
          </w:tcPr>
          <w:p w14:paraId="24C85B3D" w14:textId="77777777" w:rsidR="00C975E4" w:rsidRDefault="00000000">
            <w:pPr>
              <w:keepNext w:val="0"/>
              <w:spacing w:after="0"/>
              <w:jc w:val="center"/>
            </w:pPr>
            <w:r>
              <w:rPr>
                <w:sz w:val="16"/>
              </w:rPr>
              <w:t>208/387 (53.7; 48.8–58.7)</w:t>
            </w:r>
          </w:p>
        </w:tc>
        <w:tc>
          <w:tcPr>
            <w:tcW w:w="1701" w:type="dxa"/>
          </w:tcPr>
          <w:p w14:paraId="3560F04D" w14:textId="77777777" w:rsidR="00C975E4" w:rsidRDefault="00000000">
            <w:pPr>
              <w:keepNext w:val="0"/>
              <w:spacing w:after="0"/>
              <w:jc w:val="center"/>
            </w:pPr>
            <w:r>
              <w:rPr>
                <w:sz w:val="16"/>
              </w:rPr>
              <w:t>−2.4 (−9.7 to 5.0); P=0.55</w:t>
            </w:r>
          </w:p>
        </w:tc>
        <w:tc>
          <w:tcPr>
            <w:tcW w:w="1644" w:type="dxa"/>
          </w:tcPr>
          <w:p w14:paraId="62EF9C34" w14:textId="77777777" w:rsidR="00C975E4" w:rsidRDefault="00000000">
            <w:pPr>
              <w:keepNext w:val="0"/>
              <w:spacing w:after="0"/>
              <w:jc w:val="center"/>
            </w:pPr>
            <w:r>
              <w:rPr>
                <w:sz w:val="16"/>
              </w:rPr>
              <w:t>See Figure S1</w:t>
            </w:r>
          </w:p>
        </w:tc>
      </w:tr>
      <w:tr w:rsidR="00C975E4" w14:paraId="5D7AF41A" w14:textId="77777777">
        <w:trPr>
          <w:cantSplit/>
        </w:trPr>
        <w:tc>
          <w:tcPr>
            <w:tcW w:w="2041" w:type="dxa"/>
          </w:tcPr>
          <w:p w14:paraId="7B0E7EF0" w14:textId="77777777" w:rsidR="00C975E4" w:rsidRDefault="00000000">
            <w:pPr>
              <w:keepNext w:val="0"/>
              <w:spacing w:after="0"/>
            </w:pPr>
            <w:r>
              <w:rPr>
                <w:sz w:val="16"/>
              </w:rPr>
              <w:t>≥1-grade improvement, baseline grade ≥2</w:t>
            </w:r>
          </w:p>
        </w:tc>
        <w:tc>
          <w:tcPr>
            <w:tcW w:w="1587" w:type="dxa"/>
          </w:tcPr>
          <w:p w14:paraId="7628B55F" w14:textId="77777777" w:rsidR="00C975E4" w:rsidRDefault="00000000">
            <w:pPr>
              <w:keepNext w:val="0"/>
              <w:spacing w:after="0"/>
              <w:jc w:val="center"/>
            </w:pPr>
            <w:r>
              <w:rPr>
                <w:sz w:val="16"/>
              </w:rPr>
              <w:t>16/36 (44.4; 29.5–60.4)</w:t>
            </w:r>
          </w:p>
        </w:tc>
        <w:tc>
          <w:tcPr>
            <w:tcW w:w="1587" w:type="dxa"/>
          </w:tcPr>
          <w:p w14:paraId="12C2E4D7" w14:textId="77777777" w:rsidR="00C975E4" w:rsidRDefault="00000000">
            <w:pPr>
              <w:keepNext w:val="0"/>
              <w:spacing w:after="0"/>
              <w:jc w:val="center"/>
            </w:pPr>
            <w:r>
              <w:rPr>
                <w:sz w:val="16"/>
              </w:rPr>
              <w:t>70/142 (49.3; 41.2–57.4)</w:t>
            </w:r>
          </w:p>
        </w:tc>
        <w:tc>
          <w:tcPr>
            <w:tcW w:w="1701" w:type="dxa"/>
          </w:tcPr>
          <w:p w14:paraId="59D1D22A" w14:textId="77777777" w:rsidR="00C975E4" w:rsidRDefault="00000000">
            <w:pPr>
              <w:keepNext w:val="0"/>
              <w:spacing w:after="0"/>
              <w:jc w:val="center"/>
            </w:pPr>
            <w:r>
              <w:rPr>
                <w:sz w:val="16"/>
              </w:rPr>
              <w:t>−4.9 (−21.8 to 13.1); P=0.71</w:t>
            </w:r>
          </w:p>
        </w:tc>
        <w:tc>
          <w:tcPr>
            <w:tcW w:w="1644" w:type="dxa"/>
          </w:tcPr>
          <w:p w14:paraId="617868BA" w14:textId="77777777" w:rsidR="00C975E4" w:rsidRDefault="00000000">
            <w:pPr>
              <w:keepNext w:val="0"/>
              <w:spacing w:after="0"/>
              <w:jc w:val="center"/>
            </w:pPr>
            <w:r>
              <w:rPr>
                <w:sz w:val="16"/>
              </w:rPr>
              <w:t>0.78 (0.31–1.94); P=0.59</w:t>
            </w:r>
          </w:p>
        </w:tc>
        <w:tc>
          <w:tcPr>
            <w:tcW w:w="1587" w:type="dxa"/>
          </w:tcPr>
          <w:p w14:paraId="63568EBF" w14:textId="77777777" w:rsidR="00C975E4" w:rsidRDefault="00000000">
            <w:pPr>
              <w:keepNext w:val="0"/>
              <w:spacing w:after="0"/>
              <w:jc w:val="center"/>
            </w:pPr>
            <w:r>
              <w:rPr>
                <w:sz w:val="16"/>
              </w:rPr>
              <w:t>52/94 (55.3; 45.3–65.0)</w:t>
            </w:r>
          </w:p>
        </w:tc>
        <w:tc>
          <w:tcPr>
            <w:tcW w:w="1587" w:type="dxa"/>
          </w:tcPr>
          <w:p w14:paraId="0AAF13CD" w14:textId="77777777" w:rsidR="00C975E4" w:rsidRDefault="00000000">
            <w:pPr>
              <w:keepNext w:val="0"/>
              <w:spacing w:after="0"/>
              <w:jc w:val="center"/>
            </w:pPr>
            <w:r>
              <w:rPr>
                <w:sz w:val="16"/>
              </w:rPr>
              <w:t>124/213 (58.2; 51.5–64.6)</w:t>
            </w:r>
          </w:p>
        </w:tc>
        <w:tc>
          <w:tcPr>
            <w:tcW w:w="1701" w:type="dxa"/>
          </w:tcPr>
          <w:p w14:paraId="79974DDA" w14:textId="77777777" w:rsidR="00C975E4" w:rsidRDefault="00000000">
            <w:pPr>
              <w:keepNext w:val="0"/>
              <w:spacing w:after="0"/>
              <w:jc w:val="center"/>
            </w:pPr>
            <w:r>
              <w:rPr>
                <w:sz w:val="16"/>
              </w:rPr>
              <w:t>−2.9 (−14.8 to 8.9); P=0.71</w:t>
            </w:r>
          </w:p>
        </w:tc>
        <w:tc>
          <w:tcPr>
            <w:tcW w:w="1644" w:type="dxa"/>
          </w:tcPr>
          <w:p w14:paraId="3C928EBE" w14:textId="77777777" w:rsidR="00C975E4" w:rsidRDefault="00000000">
            <w:pPr>
              <w:keepNext w:val="0"/>
              <w:spacing w:after="0"/>
              <w:jc w:val="center"/>
            </w:pPr>
            <w:r>
              <w:rPr>
                <w:sz w:val="16"/>
              </w:rPr>
              <w:t>0.79 (0.46–1.34); P=0.38</w:t>
            </w:r>
          </w:p>
        </w:tc>
      </w:tr>
      <w:tr w:rsidR="00C975E4" w14:paraId="18B10BAF" w14:textId="77777777">
        <w:trPr>
          <w:cantSplit/>
        </w:trPr>
        <w:tc>
          <w:tcPr>
            <w:tcW w:w="2041" w:type="dxa"/>
          </w:tcPr>
          <w:p w14:paraId="50F3648F" w14:textId="77777777" w:rsidR="00C975E4" w:rsidRDefault="00000000">
            <w:pPr>
              <w:keepNext w:val="0"/>
              <w:spacing w:after="0"/>
            </w:pPr>
            <w:r>
              <w:rPr>
                <w:sz w:val="16"/>
              </w:rPr>
              <w:t xml:space="preserve">Regression</w:t>
            </w:r>
            <w:r>
              <w:rPr>
                <w:sz w:val="16"/>
              </w:rPr>
              <w:t xml:space="preserve"> to grade ≤1</w:t>
            </w:r>
            <w:r>
              <w:rPr>
                <w:sz w:val="16"/>
              </w:rPr>
              <w:t xml:space="preserve"> (mild or less)</w:t>
            </w:r>
            <w:r>
              <w:rPr>
                <w:sz w:val="16"/>
              </w:rPr>
              <w:t xml:space="preserve">, baseline grade ≥2</w:t>
            </w:r>
          </w:p>
        </w:tc>
        <w:tc>
          <w:tcPr>
            <w:tcW w:w="1587" w:type="dxa"/>
          </w:tcPr>
          <w:p w14:paraId="246596FF" w14:textId="77777777" w:rsidR="00C975E4" w:rsidRDefault="00000000">
            <w:pPr>
              <w:keepNext w:val="0"/>
              <w:spacing w:after="0"/>
              <w:jc w:val="center"/>
            </w:pPr>
            <w:r>
              <w:rPr>
                <w:sz w:val="16"/>
              </w:rPr>
              <w:t>16/36 (44.4; 29.5–60.4)</w:t>
            </w:r>
          </w:p>
        </w:tc>
        <w:tc>
          <w:tcPr>
            <w:tcW w:w="1587" w:type="dxa"/>
          </w:tcPr>
          <w:p w14:paraId="685E6E54" w14:textId="77777777" w:rsidR="00C975E4" w:rsidRDefault="00000000">
            <w:pPr>
              <w:keepNext w:val="0"/>
              <w:spacing w:after="0"/>
              <w:jc w:val="center"/>
            </w:pPr>
            <w:r>
              <w:rPr>
                <w:sz w:val="16"/>
              </w:rPr>
              <w:t>61/142 (43.0; 35.1–51.2)</w:t>
            </w:r>
          </w:p>
        </w:tc>
        <w:tc>
          <w:tcPr>
            <w:tcW w:w="1701" w:type="dxa"/>
          </w:tcPr>
          <w:p w14:paraId="09BB877A" w14:textId="77777777" w:rsidR="00C975E4" w:rsidRDefault="00000000">
            <w:pPr>
              <w:keepNext w:val="0"/>
              <w:spacing w:after="0"/>
              <w:jc w:val="center"/>
            </w:pPr>
            <w:r>
              <w:rPr>
                <w:sz w:val="16"/>
              </w:rPr>
              <w:t>+1.5 (−15.5 to 19.3); P=1.00</w:t>
            </w:r>
          </w:p>
        </w:tc>
        <w:tc>
          <w:tcPr>
            <w:tcW w:w="1644" w:type="dxa"/>
          </w:tcPr>
          <w:p w14:paraId="7A490991" w14:textId="77777777" w:rsidR="00C975E4" w:rsidRDefault="00000000">
            <w:pPr>
              <w:keepNext w:val="0"/>
              <w:spacing w:after="0"/>
              <w:jc w:val="center"/>
            </w:pPr>
            <w:r>
              <w:rPr>
                <w:sz w:val="16"/>
              </w:rPr>
              <w:t>0.80 (0.32–2.00); P=0.63</w:t>
            </w:r>
          </w:p>
        </w:tc>
        <w:tc>
          <w:tcPr>
            <w:tcW w:w="1587" w:type="dxa"/>
          </w:tcPr>
          <w:p w14:paraId="5F00ECFF" w14:textId="77777777" w:rsidR="00C975E4" w:rsidRDefault="00000000">
            <w:pPr>
              <w:keepNext w:val="0"/>
              <w:spacing w:after="0"/>
              <w:jc w:val="center"/>
            </w:pPr>
            <w:r>
              <w:rPr>
                <w:sz w:val="16"/>
              </w:rPr>
              <w:t>46/94 (48.9; 39.1–58.9)</w:t>
            </w:r>
          </w:p>
        </w:tc>
        <w:tc>
          <w:tcPr>
            <w:tcW w:w="1587" w:type="dxa"/>
          </w:tcPr>
          <w:p w14:paraId="4190CD13" w14:textId="77777777" w:rsidR="00C975E4" w:rsidRDefault="00000000">
            <w:pPr>
              <w:keepNext w:val="0"/>
              <w:spacing w:after="0"/>
              <w:jc w:val="center"/>
            </w:pPr>
            <w:r>
              <w:rPr>
                <w:sz w:val="16"/>
              </w:rPr>
              <w:t>104/213 (48.8; 42.2–55.5)</w:t>
            </w:r>
          </w:p>
        </w:tc>
        <w:tc>
          <w:tcPr>
            <w:tcW w:w="1701" w:type="dxa"/>
          </w:tcPr>
          <w:p w14:paraId="6B1834F5" w14:textId="77777777" w:rsidR="00C975E4" w:rsidRDefault="00000000">
            <w:pPr>
              <w:keepNext w:val="0"/>
              <w:spacing w:after="0"/>
              <w:jc w:val="center"/>
            </w:pPr>
            <w:r>
              <w:rPr>
                <w:sz w:val="16"/>
              </w:rPr>
              <w:t>+0.1 (−11.8 to 12.1); P=1.00</w:t>
            </w:r>
          </w:p>
        </w:tc>
        <w:tc>
          <w:tcPr>
            <w:tcW w:w="1644" w:type="dxa"/>
          </w:tcPr>
          <w:p w14:paraId="1AB479CA" w14:textId="77777777" w:rsidR="00C975E4" w:rsidRDefault="00000000">
            <w:pPr>
              <w:keepNext w:val="0"/>
              <w:spacing w:after="0"/>
              <w:jc w:val="center"/>
            </w:pPr>
            <w:r>
              <w:rPr>
                <w:sz w:val="16"/>
              </w:rPr>
              <w:t>0.87 (0.51–1.47); P=0.61</w:t>
            </w:r>
          </w:p>
        </w:tc>
      </w:tr>
      <w:tr w:rsidR="00C975E4" w14:paraId="5F710E84" w14:textId="77777777">
        <w:trPr>
          <w:cantSplit/>
        </w:trPr>
        <w:tc>
          <w:tcPr>
            <w:tcW w:w="2041" w:type="dxa"/>
          </w:tcPr>
          <w:p w14:paraId="5B19EF1F" w14:textId="77777777" w:rsidR="00C975E4" w:rsidRDefault="00000000">
            <w:pPr>
              <w:keepNext w:val="0"/>
              <w:spacing w:after="0"/>
            </w:pPr>
            <w:r>
              <w:rPr>
                <w:sz w:val="16"/>
              </w:rPr>
              <w:t>≥2-grade improvement, all patients</w:t>
            </w:r>
          </w:p>
        </w:tc>
        <w:tc>
          <w:tcPr>
            <w:tcW w:w="1587" w:type="dxa"/>
          </w:tcPr>
          <w:p w14:paraId="0CF75B18" w14:textId="77777777" w:rsidR="00C975E4" w:rsidRDefault="00000000">
            <w:pPr>
              <w:keepNext w:val="0"/>
              <w:spacing w:after="0"/>
              <w:jc w:val="center"/>
            </w:pPr>
            <w:r>
              <w:rPr>
                <w:sz w:val="16"/>
              </w:rPr>
              <w:t>4/132 (3.0; 1.2–7.5)</w:t>
            </w:r>
          </w:p>
        </w:tc>
        <w:tc>
          <w:tcPr>
            <w:tcW w:w="1587" w:type="dxa"/>
          </w:tcPr>
          <w:p w14:paraId="086E719A" w14:textId="77777777" w:rsidR="00C975E4" w:rsidRDefault="00000000">
            <w:pPr>
              <w:keepNext w:val="0"/>
              <w:spacing w:after="0"/>
              <w:jc w:val="center"/>
            </w:pPr>
            <w:r>
              <w:rPr>
                <w:sz w:val="16"/>
              </w:rPr>
              <w:t>26/387 (6.7; 4.6–9.7)</w:t>
            </w:r>
          </w:p>
        </w:tc>
        <w:tc>
          <w:tcPr>
            <w:tcW w:w="1701" w:type="dxa"/>
          </w:tcPr>
          <w:p w14:paraId="1008D82C" w14:textId="77777777" w:rsidR="00C975E4" w:rsidRDefault="00000000">
            <w:pPr>
              <w:keepNext w:val="0"/>
              <w:spacing w:after="0"/>
              <w:jc w:val="center"/>
            </w:pPr>
            <w:r>
              <w:rPr>
                <w:sz w:val="16"/>
              </w:rPr>
              <w:t>−3.7 (−7.2 to 1.3); P=0.13</w:t>
            </w:r>
          </w:p>
        </w:tc>
        <w:tc>
          <w:tcPr>
            <w:tcW w:w="1644" w:type="dxa"/>
          </w:tcPr>
          <w:p w14:paraId="3E59BE71" w14:textId="77777777" w:rsidR="00C975E4" w:rsidRDefault="00000000">
            <w:pPr>
              <w:keepNext w:val="0"/>
              <w:spacing w:after="0"/>
              <w:jc w:val="center"/>
            </w:pPr>
            <w:r>
              <w:rPr>
                <w:sz w:val="16"/>
              </w:rPr>
              <w:t>0.83 (0.26–2.62); P=0.75</w:t>
            </w:r>
          </w:p>
        </w:tc>
        <w:tc>
          <w:tcPr>
            <w:tcW w:w="1587" w:type="dxa"/>
          </w:tcPr>
          <w:p w14:paraId="13EBC035" w14:textId="77777777" w:rsidR="00C975E4" w:rsidRDefault="00000000">
            <w:pPr>
              <w:keepNext w:val="0"/>
              <w:spacing w:after="0"/>
              <w:jc w:val="center"/>
            </w:pPr>
            <w:r>
              <w:rPr>
                <w:sz w:val="16"/>
              </w:rPr>
              <w:t>15/325 (4.6; 2.8–7.5)</w:t>
            </w:r>
          </w:p>
        </w:tc>
        <w:tc>
          <w:tcPr>
            <w:tcW w:w="1587" w:type="dxa"/>
          </w:tcPr>
          <w:p w14:paraId="56396BD9" w14:textId="77777777" w:rsidR="00C975E4" w:rsidRDefault="00000000">
            <w:pPr>
              <w:keepNext w:val="0"/>
              <w:spacing w:after="0"/>
              <w:jc w:val="center"/>
            </w:pPr>
            <w:r>
              <w:rPr>
                <w:sz w:val="16"/>
              </w:rPr>
              <w:t>52/387 (13.4; 10.4–17.2)</w:t>
            </w:r>
          </w:p>
        </w:tc>
        <w:tc>
          <w:tcPr>
            <w:tcW w:w="1701" w:type="dxa"/>
          </w:tcPr>
          <w:p w14:paraId="73EB3F51" w14:textId="77777777" w:rsidR="00C975E4" w:rsidRDefault="00000000">
            <w:pPr>
              <w:keepNext w:val="0"/>
              <w:spacing w:after="0"/>
              <w:jc w:val="center"/>
            </w:pPr>
            <w:r>
              <w:rPr>
                <w:sz w:val="16"/>
              </w:rPr>
              <w:t>−8.8 (−13.0 to −4.6); P&lt;0.001</w:t>
            </w:r>
          </w:p>
        </w:tc>
        <w:tc>
          <w:tcPr>
            <w:tcW w:w="1644" w:type="dxa"/>
          </w:tcPr>
          <w:p w14:paraId="22E8FE50" w14:textId="77777777" w:rsidR="00C975E4" w:rsidRDefault="00000000">
            <w:pPr>
              <w:keepNext w:val="0"/>
              <w:spacing w:after="0"/>
              <w:jc w:val="center"/>
            </w:pPr>
            <w:r>
              <w:rPr>
                <w:sz w:val="16"/>
              </w:rPr>
              <w:t>0.59 (0.31–1.12); P=0.11</w:t>
            </w:r>
          </w:p>
        </w:tc>
      </w:tr>
      <w:tr w:rsidR="00C975E4" w14:paraId="441CA967" w14:textId="77777777">
        <w:trPr>
          <w:cantSplit/>
        </w:trPr>
        <w:tc>
          <w:tcPr>
            <w:tcW w:w="2041" w:type="dxa"/>
          </w:tcPr>
          <w:p w14:paraId="0F46B46C" w14:textId="77777777" w:rsidR="00C975E4" w:rsidRDefault="00000000">
            <w:pPr>
              <w:keepNext w:val="0"/>
              <w:spacing w:after="0"/>
            </w:pPr>
            <w:r>
              <w:rPr>
                <w:sz w:val="16"/>
              </w:rPr>
              <w:t>≥2-grade improvement, baseline grade ≥2</w:t>
            </w:r>
          </w:p>
        </w:tc>
        <w:tc>
          <w:tcPr>
            <w:tcW w:w="1587" w:type="dxa"/>
          </w:tcPr>
          <w:p w14:paraId="26845E3D" w14:textId="77777777" w:rsidR="00C975E4" w:rsidRDefault="00000000">
            <w:pPr>
              <w:keepNext w:val="0"/>
              <w:spacing w:after="0"/>
              <w:jc w:val="center"/>
            </w:pPr>
            <w:r>
              <w:rPr>
                <w:sz w:val="16"/>
              </w:rPr>
              <w:t>4/36 (11.1; 4.4–25.3)</w:t>
            </w:r>
          </w:p>
        </w:tc>
        <w:tc>
          <w:tcPr>
            <w:tcW w:w="1587" w:type="dxa"/>
          </w:tcPr>
          <w:p w14:paraId="3F201D2E" w14:textId="77777777" w:rsidR="00C975E4" w:rsidRDefault="00000000">
            <w:pPr>
              <w:keepNext w:val="0"/>
              <w:spacing w:after="0"/>
              <w:jc w:val="center"/>
            </w:pPr>
            <w:r>
              <w:rPr>
                <w:sz w:val="16"/>
              </w:rPr>
              <w:t>26/142 (18.3; 12.8–25.5)</w:t>
            </w:r>
          </w:p>
        </w:tc>
        <w:tc>
          <w:tcPr>
            <w:tcW w:w="1701" w:type="dxa"/>
          </w:tcPr>
          <w:p w14:paraId="4E0C5171" w14:textId="77777777" w:rsidR="00C975E4" w:rsidRDefault="00000000">
            <w:pPr>
              <w:keepNext w:val="0"/>
              <w:spacing w:after="0"/>
              <w:jc w:val="center"/>
            </w:pPr>
            <w:r>
              <w:rPr>
                <w:sz w:val="16"/>
              </w:rPr>
              <w:t>−7.2 (−17.0 to 8.0); P=0.45</w:t>
            </w:r>
          </w:p>
        </w:tc>
        <w:tc>
          <w:tcPr>
            <w:tcW w:w="1644" w:type="dxa"/>
          </w:tcPr>
          <w:p w14:paraId="499D2CD3" w14:textId="77777777" w:rsidR="00C975E4" w:rsidRDefault="00000000">
            <w:pPr>
              <w:keepNext w:val="0"/>
              <w:spacing w:after="0"/>
              <w:jc w:val="center"/>
            </w:pPr>
            <w:r>
              <w:rPr>
                <w:sz w:val="16"/>
              </w:rPr>
              <w:t>0.56 (0.15–2.03); P=0.38</w:t>
            </w:r>
          </w:p>
        </w:tc>
        <w:tc>
          <w:tcPr>
            <w:tcW w:w="1587" w:type="dxa"/>
          </w:tcPr>
          <w:p w14:paraId="2DCD6D26" w14:textId="77777777" w:rsidR="00C975E4" w:rsidRDefault="00000000">
            <w:pPr>
              <w:keepNext w:val="0"/>
              <w:spacing w:after="0"/>
              <w:jc w:val="center"/>
            </w:pPr>
            <w:r>
              <w:rPr>
                <w:sz w:val="16"/>
              </w:rPr>
              <w:t>15/94 (16.0; 9.9–24.7)</w:t>
            </w:r>
          </w:p>
        </w:tc>
        <w:tc>
          <w:tcPr>
            <w:tcW w:w="1587" w:type="dxa"/>
          </w:tcPr>
          <w:p w14:paraId="3CE1241F" w14:textId="77777777" w:rsidR="00C975E4" w:rsidRDefault="00000000">
            <w:pPr>
              <w:keepNext w:val="0"/>
              <w:spacing w:after="0"/>
              <w:jc w:val="center"/>
            </w:pPr>
            <w:r>
              <w:rPr>
                <w:sz w:val="16"/>
              </w:rPr>
              <w:t>52/213 (24.4; 19.1–30.6)</w:t>
            </w:r>
          </w:p>
        </w:tc>
        <w:tc>
          <w:tcPr>
            <w:tcW w:w="1701" w:type="dxa"/>
          </w:tcPr>
          <w:p w14:paraId="24338085" w14:textId="77777777" w:rsidR="00C975E4" w:rsidRDefault="00000000">
            <w:pPr>
              <w:keepNext w:val="0"/>
              <w:spacing w:after="0"/>
              <w:jc w:val="center"/>
            </w:pPr>
            <w:r>
              <w:rPr>
                <w:sz w:val="16"/>
              </w:rPr>
              <w:t>−8.5 (−17.1 to 1.7); P=0.10</w:t>
            </w:r>
          </w:p>
        </w:tc>
        <w:tc>
          <w:tcPr>
            <w:tcW w:w="1644" w:type="dxa"/>
          </w:tcPr>
          <w:p w14:paraId="66D63E30" w14:textId="77777777" w:rsidR="00C975E4" w:rsidRDefault="00000000">
            <w:pPr>
              <w:keepNext w:val="0"/>
              <w:spacing w:after="0"/>
              <w:jc w:val="center"/>
            </w:pPr>
            <w:r>
              <w:rPr>
                <w:sz w:val="16"/>
              </w:rPr>
              <w:t>0.54 (0.27–1.07); P=0.079</w:t>
            </w:r>
          </w:p>
        </w:tc>
      </w:tr>
      <w:tr w:rsidR="00C975E4" w14:paraId="47F22685" w14:textId="77777777">
        <w:trPr>
          <w:cantSplit/>
        </w:trPr>
        <w:tc>
          <w:tcPr>
            <w:tcW w:w="1644" w:type="dxa"/>
            <w:gridSpan w:val="9"/>
          </w:tcPr>
          <w:p w14:paraId="0DE93DBD" w14:textId="77777777" w:rsidR="00C975E4" w:rsidRDefault="00000000">
            <w:pPr>
              <w:keepNext w:val="0"/>
              <w:spacing w:after="0"/>
            </w:pPr>
            <w:r>
              <w:rPr>
                <w:b/>
                <w:sz w:val="16"/>
              </w:rPr>
              <w:t>Alternative mapping: mild-to-moderate grouped with mild</w:t>
            </w:r>
          </w:p>
        </w:tc>
      </w:tr>
      <w:tr w:rsidR="00C975E4" w14:paraId="592F4A70" w14:textId="77777777">
        <w:trPr>
          <w:cantSplit/>
        </w:trPr>
        <w:tc>
          <w:tcPr>
            <w:tcW w:w="2041" w:type="dxa"/>
          </w:tcPr>
          <w:p w14:paraId="2FBC9243" w14:textId="77777777" w:rsidR="00C975E4" w:rsidRDefault="00000000">
            <w:pPr>
              <w:keepNext w:val="0"/>
              <w:spacing w:after="0"/>
            </w:pPr>
            <w:r>
              <w:rPr>
                <w:sz w:val="16"/>
              </w:rPr>
              <w:t>≥1-grade improvement, all patients</w:t>
            </w:r>
          </w:p>
        </w:tc>
        <w:tc>
          <w:tcPr>
            <w:tcW w:w="1587" w:type="dxa"/>
          </w:tcPr>
          <w:p w14:paraId="7043D4ED" w14:textId="77777777" w:rsidR="00C975E4" w:rsidRDefault="00000000">
            <w:pPr>
              <w:keepNext w:val="0"/>
              <w:spacing w:after="0"/>
              <w:jc w:val="center"/>
            </w:pPr>
            <w:r>
              <w:rPr>
                <w:sz w:val="16"/>
              </w:rPr>
              <w:t>55/132 (41.7; 33.6–50.2)</w:t>
            </w:r>
          </w:p>
        </w:tc>
        <w:tc>
          <w:tcPr>
            <w:tcW w:w="1587" w:type="dxa"/>
          </w:tcPr>
          <w:p w14:paraId="754C77F6" w14:textId="77777777" w:rsidR="00C975E4" w:rsidRDefault="00000000">
            <w:pPr>
              <w:keepNext w:val="0"/>
              <w:spacing w:after="0"/>
              <w:jc w:val="center"/>
            </w:pPr>
            <w:r>
              <w:rPr>
                <w:sz w:val="16"/>
              </w:rPr>
              <w:t>168/387 (43.4; 38.6–48.4)</w:t>
            </w:r>
          </w:p>
        </w:tc>
        <w:tc>
          <w:tcPr>
            <w:tcW w:w="1701" w:type="dxa"/>
          </w:tcPr>
          <w:p w14:paraId="11A31FEA" w14:textId="77777777" w:rsidR="00C975E4" w:rsidRDefault="00000000">
            <w:pPr>
              <w:keepNext w:val="0"/>
              <w:spacing w:after="0"/>
              <w:jc w:val="center"/>
            </w:pPr>
            <w:r>
              <w:rPr>
                <w:sz w:val="16"/>
              </w:rPr>
              <w:t>−1.7 (−11.2 to 8.1); P=0.76</w:t>
            </w:r>
          </w:p>
        </w:tc>
        <w:tc>
          <w:tcPr>
            <w:tcW w:w="1644" w:type="dxa"/>
          </w:tcPr>
          <w:p w14:paraId="3A0C1E1D" w14:textId="77777777" w:rsidR="00C975E4" w:rsidRDefault="00000000">
            <w:pPr>
              <w:keepNext w:val="0"/>
              <w:spacing w:after="0"/>
              <w:jc w:val="center"/>
            </w:pPr>
            <w:r>
              <w:rPr>
                <w:sz w:val="16"/>
              </w:rPr>
              <w:t>0.73 (0.44–1.22); P=0.23</w:t>
            </w:r>
          </w:p>
        </w:tc>
        <w:tc>
          <w:tcPr>
            <w:tcW w:w="1587" w:type="dxa"/>
          </w:tcPr>
          <w:p w14:paraId="7DEC0AA9" w14:textId="77777777" w:rsidR="00C975E4" w:rsidRDefault="00000000">
            <w:pPr>
              <w:keepNext w:val="0"/>
              <w:spacing w:after="0"/>
              <w:jc w:val="center"/>
            </w:pPr>
            <w:r>
              <w:rPr>
                <w:sz w:val="16"/>
              </w:rPr>
              <w:t>149/325 (45.8; 40.5–51.3)</w:t>
            </w:r>
          </w:p>
        </w:tc>
        <w:tc>
          <w:tcPr>
            <w:tcW w:w="1587" w:type="dxa"/>
          </w:tcPr>
          <w:p w14:paraId="6361E436" w14:textId="77777777" w:rsidR="00C975E4" w:rsidRDefault="00000000">
            <w:pPr>
              <w:keepNext w:val="0"/>
              <w:spacing w:after="0"/>
              <w:jc w:val="center"/>
            </w:pPr>
            <w:r>
              <w:rPr>
                <w:sz w:val="16"/>
              </w:rPr>
              <w:t>188/387 (48.6; 43.6–53.5)</w:t>
            </w:r>
          </w:p>
        </w:tc>
        <w:tc>
          <w:tcPr>
            <w:tcW w:w="1701" w:type="dxa"/>
          </w:tcPr>
          <w:p w14:paraId="3D7CDE55" w14:textId="77777777" w:rsidR="00C975E4" w:rsidRDefault="00000000">
            <w:pPr>
              <w:keepNext w:val="0"/>
              <w:spacing w:after="0"/>
              <w:jc w:val="center"/>
            </w:pPr>
            <w:r>
              <w:rPr>
                <w:sz w:val="16"/>
              </w:rPr>
              <w:t>−2.7 (−10.0 to 4.6); P=0.50</w:t>
            </w:r>
          </w:p>
        </w:tc>
        <w:tc>
          <w:tcPr>
            <w:tcW w:w="1644" w:type="dxa"/>
          </w:tcPr>
          <w:p w14:paraId="7A6A403C" w14:textId="77777777" w:rsidR="00C975E4" w:rsidRDefault="00000000">
            <w:pPr>
              <w:keepNext w:val="0"/>
              <w:spacing w:after="0"/>
              <w:jc w:val="center"/>
            </w:pPr>
            <w:r>
              <w:rPr>
                <w:sz w:val="16"/>
              </w:rPr>
              <w:t>0.98 (0.70–1.38); P=0.90</w:t>
            </w:r>
          </w:p>
        </w:tc>
      </w:tr>
      <w:tr w:rsidR="00C975E4" w14:paraId="005DC499" w14:textId="77777777">
        <w:trPr>
          <w:cantSplit/>
        </w:trPr>
        <w:tc>
          <w:tcPr>
            <w:tcW w:w="1644" w:type="dxa"/>
            <w:gridSpan w:val="9"/>
          </w:tcPr>
          <w:p w14:paraId="06478248" w14:textId="77777777" w:rsidR="00C975E4" w:rsidRDefault="00000000">
            <w:pPr>
              <w:keepNext w:val="0"/>
              <w:spacing w:after="0"/>
            </w:pPr>
            <w:r>
              <w:rPr>
                <w:b/>
                <w:sz w:val="16"/>
              </w:rPr>
              <w:t>Original institutional 8-level scale</w:t>
            </w:r>
          </w:p>
        </w:tc>
      </w:tr>
      <w:tr w:rsidR="00C975E4" w14:paraId="5EDE7273" w14:textId="77777777">
        <w:trPr>
          <w:cantSplit/>
        </w:trPr>
        <w:tc>
          <w:tcPr>
            <w:tcW w:w="2041" w:type="dxa"/>
          </w:tcPr>
          <w:p w14:paraId="284BDD27" w14:textId="77777777" w:rsidR="00C975E4" w:rsidRDefault="00000000">
            <w:pPr>
              <w:keepNext w:val="0"/>
              <w:spacing w:after="0"/>
            </w:pPr>
            <w:r>
              <w:rPr>
                <w:sz w:val="16"/>
              </w:rPr>
              <w:t>≥1-level improvement, all patients</w:t>
            </w:r>
          </w:p>
        </w:tc>
        <w:tc>
          <w:tcPr>
            <w:tcW w:w="1587" w:type="dxa"/>
          </w:tcPr>
          <w:p w14:paraId="016FE429" w14:textId="77777777" w:rsidR="00C975E4" w:rsidRDefault="00000000">
            <w:pPr>
              <w:keepNext w:val="0"/>
              <w:spacing w:after="0"/>
              <w:jc w:val="center"/>
            </w:pPr>
            <w:r>
              <w:rPr>
                <w:sz w:val="16"/>
              </w:rPr>
              <w:t>69/132 (52.3; 43.8–60.6)</w:t>
            </w:r>
          </w:p>
        </w:tc>
        <w:tc>
          <w:tcPr>
            <w:tcW w:w="1587" w:type="dxa"/>
          </w:tcPr>
          <w:p w14:paraId="3C90A33B" w14:textId="77777777" w:rsidR="00C975E4" w:rsidRDefault="00000000">
            <w:pPr>
              <w:keepNext w:val="0"/>
              <w:spacing w:after="0"/>
              <w:jc w:val="center"/>
            </w:pPr>
            <w:r>
              <w:rPr>
                <w:sz w:val="16"/>
              </w:rPr>
              <w:t>201/387 (51.9; 47.0–56.9)</w:t>
            </w:r>
          </w:p>
        </w:tc>
        <w:tc>
          <w:tcPr>
            <w:tcW w:w="1701" w:type="dxa"/>
          </w:tcPr>
          <w:p w14:paraId="13D2D9F7" w14:textId="77777777" w:rsidR="00C975E4" w:rsidRDefault="00000000">
            <w:pPr>
              <w:keepNext w:val="0"/>
              <w:spacing w:after="0"/>
              <w:jc w:val="center"/>
            </w:pPr>
            <w:r>
              <w:rPr>
                <w:sz w:val="16"/>
              </w:rPr>
              <w:t>+0.3 (−9.5 to 10.0); P=1.00</w:t>
            </w:r>
          </w:p>
        </w:tc>
        <w:tc>
          <w:tcPr>
            <w:tcW w:w="1644" w:type="dxa"/>
          </w:tcPr>
          <w:p w14:paraId="1B009B45" w14:textId="77777777" w:rsidR="00C975E4" w:rsidRDefault="00000000">
            <w:pPr>
              <w:keepNext w:val="0"/>
              <w:spacing w:after="0"/>
              <w:jc w:val="center"/>
            </w:pPr>
            <w:r>
              <w:rPr>
                <w:sz w:val="16"/>
              </w:rPr>
              <w:t>0.85 (0.51–1.39); P=0.51</w:t>
            </w:r>
          </w:p>
        </w:tc>
        <w:tc>
          <w:tcPr>
            <w:tcW w:w="1587" w:type="dxa"/>
          </w:tcPr>
          <w:p w14:paraId="015164EF" w14:textId="77777777" w:rsidR="00C975E4" w:rsidRDefault="00000000">
            <w:pPr>
              <w:keepNext w:val="0"/>
              <w:spacing w:after="0"/>
              <w:jc w:val="center"/>
            </w:pPr>
            <w:r>
              <w:rPr>
                <w:sz w:val="16"/>
              </w:rPr>
              <w:t>182/325 (56.0; 50.6–61.3)</w:t>
            </w:r>
          </w:p>
        </w:tc>
        <w:tc>
          <w:tcPr>
            <w:tcW w:w="1587" w:type="dxa"/>
          </w:tcPr>
          <w:p w14:paraId="2A99E783" w14:textId="77777777" w:rsidR="00C975E4" w:rsidRDefault="00000000">
            <w:pPr>
              <w:keepNext w:val="0"/>
              <w:spacing w:after="0"/>
              <w:jc w:val="center"/>
            </w:pPr>
            <w:r>
              <w:rPr>
                <w:sz w:val="16"/>
              </w:rPr>
              <w:t>229/387 (59.2; 54.2–64.0)</w:t>
            </w:r>
          </w:p>
        </w:tc>
        <w:tc>
          <w:tcPr>
            <w:tcW w:w="1701" w:type="dxa"/>
          </w:tcPr>
          <w:p w14:paraId="6D535964" w14:textId="77777777" w:rsidR="00C975E4" w:rsidRDefault="00000000">
            <w:pPr>
              <w:keepNext w:val="0"/>
              <w:spacing w:after="0"/>
              <w:jc w:val="center"/>
            </w:pPr>
            <w:r>
              <w:rPr>
                <w:sz w:val="16"/>
              </w:rPr>
              <w:t>−3.2 (−10.4 to 4.1); P=0.40</w:t>
            </w:r>
          </w:p>
        </w:tc>
        <w:tc>
          <w:tcPr>
            <w:tcW w:w="1644" w:type="dxa"/>
          </w:tcPr>
          <w:p w14:paraId="31993DA3" w14:textId="77777777" w:rsidR="00C975E4" w:rsidRDefault="00000000">
            <w:pPr>
              <w:keepNext w:val="0"/>
              <w:spacing w:after="0"/>
              <w:jc w:val="center"/>
            </w:pPr>
            <w:r>
              <w:rPr>
                <w:sz w:val="16"/>
              </w:rPr>
              <w:t>1.13 (0.80–1.59); P=0.50</w:t>
            </w:r>
          </w:p>
        </w:tc>
      </w:tr>
      <w:tr w:rsidR="00C975E4" w14:paraId="5AFA8AB8" w14:textId="77777777">
        <w:trPr>
          <w:cantSplit/>
        </w:trPr>
        <w:tc>
          <w:tcPr>
            <w:tcW w:w="2041" w:type="dxa"/>
            <w:tcBorders>
              <w:bottom w:val="single" w:sz="8" w:space="0" w:color="000000"/>
            </w:tcBorders>
          </w:tcPr>
          <w:p w14:paraId="16D9969F" w14:textId="77777777" w:rsidR="00C975E4" w:rsidRDefault="00000000">
            <w:pPr>
              <w:keepNext w:val="0"/>
              <w:spacing w:after="0"/>
            </w:pPr>
            <w:r>
              <w:rPr>
                <w:sz w:val="16"/>
              </w:rPr>
              <w:t>≥2-level improvement, all patients</w:t>
            </w:r>
          </w:p>
        </w:tc>
        <w:tc>
          <w:tcPr>
            <w:tcW w:w="1587" w:type="dxa"/>
            <w:tcBorders>
              <w:bottom w:val="single" w:sz="8" w:space="0" w:color="000000"/>
            </w:tcBorders>
          </w:tcPr>
          <w:p w14:paraId="34741A5E" w14:textId="77777777" w:rsidR="00C975E4" w:rsidRDefault="00000000">
            <w:pPr>
              <w:keepNext w:val="0"/>
              <w:spacing w:after="0"/>
              <w:jc w:val="center"/>
            </w:pPr>
            <w:r>
              <w:rPr>
                <w:sz w:val="16"/>
              </w:rPr>
              <w:t>50/132 (37.9; 30.1–46.4)</w:t>
            </w:r>
          </w:p>
        </w:tc>
        <w:tc>
          <w:tcPr>
            <w:tcW w:w="1587" w:type="dxa"/>
            <w:tcBorders>
              <w:bottom w:val="single" w:sz="8" w:space="0" w:color="000000"/>
            </w:tcBorders>
          </w:tcPr>
          <w:p w14:paraId="6524625C" w14:textId="77777777" w:rsidR="00C975E4" w:rsidRDefault="00000000">
            <w:pPr>
              <w:keepNext w:val="0"/>
              <w:spacing w:after="0"/>
              <w:jc w:val="center"/>
            </w:pPr>
            <w:r>
              <w:rPr>
                <w:sz w:val="16"/>
              </w:rPr>
              <w:t>147/387 (38.0; 33.3–42.9)</w:t>
            </w:r>
          </w:p>
        </w:tc>
        <w:tc>
          <w:tcPr>
            <w:tcW w:w="1701" w:type="dxa"/>
            <w:tcBorders>
              <w:bottom w:val="single" w:sz="8" w:space="0" w:color="000000"/>
            </w:tcBorders>
          </w:tcPr>
          <w:p w14:paraId="3FDE57F0" w14:textId="77777777" w:rsidR="00C975E4" w:rsidRDefault="00000000">
            <w:pPr>
              <w:keepNext w:val="0"/>
              <w:spacing w:after="0"/>
              <w:jc w:val="center"/>
            </w:pPr>
            <w:r>
              <w:rPr>
                <w:sz w:val="16"/>
              </w:rPr>
              <w:t>−0.1 (−9.4 to 9.6); P=1.00</w:t>
            </w:r>
          </w:p>
        </w:tc>
        <w:tc>
          <w:tcPr>
            <w:tcW w:w="1644" w:type="dxa"/>
            <w:tcBorders>
              <w:bottom w:val="single" w:sz="8" w:space="0" w:color="000000"/>
            </w:tcBorders>
          </w:tcPr>
          <w:p w14:paraId="4FE056F9" w14:textId="77777777" w:rsidR="00C975E4" w:rsidRDefault="00000000">
            <w:pPr>
              <w:keepNext w:val="0"/>
              <w:spacing w:after="0"/>
              <w:jc w:val="center"/>
            </w:pPr>
            <w:r>
              <w:rPr>
                <w:sz w:val="16"/>
              </w:rPr>
              <w:t>0.73 (0.44–1.21); P=0.22</w:t>
            </w:r>
          </w:p>
        </w:tc>
        <w:tc>
          <w:tcPr>
            <w:tcW w:w="1587" w:type="dxa"/>
            <w:tcBorders>
              <w:bottom w:val="single" w:sz="8" w:space="0" w:color="000000"/>
            </w:tcBorders>
          </w:tcPr>
          <w:p w14:paraId="6C755E8E" w14:textId="77777777" w:rsidR="00C975E4" w:rsidRDefault="00000000">
            <w:pPr>
              <w:keepNext w:val="0"/>
              <w:spacing w:after="0"/>
              <w:jc w:val="center"/>
            </w:pPr>
            <w:r>
              <w:rPr>
                <w:sz w:val="16"/>
              </w:rPr>
              <w:t>134/325 (41.2; 36.0–46.7)</w:t>
            </w:r>
          </w:p>
        </w:tc>
        <w:tc>
          <w:tcPr>
            <w:tcW w:w="1587" w:type="dxa"/>
            <w:tcBorders>
              <w:bottom w:val="single" w:sz="8" w:space="0" w:color="000000"/>
            </w:tcBorders>
          </w:tcPr>
          <w:p w14:paraId="6DB94E17" w14:textId="77777777" w:rsidR="00C975E4" w:rsidRDefault="00000000">
            <w:pPr>
              <w:keepNext w:val="0"/>
              <w:spacing w:after="0"/>
              <w:jc w:val="center"/>
            </w:pPr>
            <w:r>
              <w:rPr>
                <w:sz w:val="16"/>
              </w:rPr>
              <w:t>163/387 (42.1; 37.3–47.1)</w:t>
            </w:r>
          </w:p>
        </w:tc>
        <w:tc>
          <w:tcPr>
            <w:tcW w:w="1701" w:type="dxa"/>
            <w:tcBorders>
              <w:bottom w:val="single" w:sz="8" w:space="0" w:color="000000"/>
            </w:tcBorders>
          </w:tcPr>
          <w:p w14:paraId="78F5C6C2" w14:textId="77777777" w:rsidR="00C975E4" w:rsidRDefault="00000000">
            <w:pPr>
              <w:keepNext w:val="0"/>
              <w:spacing w:after="0"/>
              <w:jc w:val="center"/>
            </w:pPr>
            <w:r>
              <w:rPr>
                <w:sz w:val="16"/>
              </w:rPr>
              <w:t>−0.9 (−8.1 to 6.4); P=0.82</w:t>
            </w:r>
          </w:p>
        </w:tc>
        <w:tc>
          <w:tcPr>
            <w:tcW w:w="1644" w:type="dxa"/>
            <w:tcBorders>
              <w:bottom w:val="single" w:sz="8" w:space="0" w:color="000000"/>
            </w:tcBorders>
          </w:tcPr>
          <w:p w14:paraId="07D6EACE" w14:textId="77777777" w:rsidR="00C975E4" w:rsidRDefault="00000000">
            <w:pPr>
              <w:keepNext w:val="0"/>
              <w:spacing w:after="0"/>
              <w:jc w:val="center"/>
            </w:pPr>
            <w:r>
              <w:rPr>
                <w:sz w:val="16"/>
              </w:rPr>
              <w:t>0.95 (0.67–1.34); P=0.77</w:t>
            </w:r>
          </w:p>
        </w:tc>
      </w:tr>
    </w:tbl>
    <w:p w14:paraId="58A8A349" w14:textId="77777777" w:rsidR="00C975E4" w:rsidRDefault="00000000">
      <w:pPr>
        <w:spacing w:before="60"/>
      </w:pPr>
      <w:r>
        <w:rPr>
          <w:sz w:val="17"/>
        </w:rPr>
        <w:t xml:space="preserve">Cells show events/n (%; Wilson 95% CI). Crude differences are percentage points with Newcombe 95% CIs and Fisher exact P values. IPTW odds ratios used the same ATT weights and multiple imputation as the primary comparison (Figure S1); for subsets, the propensity model was refitted within the subset. </w:t>
      </w:r>
      <w:r>
        <w:rPr>
          <w:sz w:val="17"/>
        </w:rPr>
        <w:t xml:space="preserve">Study-defined moderate or greater (analysis grade</w:t>
      </w:r>
      <w:r>
        <w:rPr>
          <w:sz w:val="17"/>
        </w:rPr>
        <w:t xml:space="preserve"> ≥2</w:t>
      </w:r>
      <w:r>
        <w:rPr>
          <w:sz w:val="17"/>
        </w:rPr>
        <w:t xml:space="preserve">)</w:t>
      </w:r>
      <w:r>
        <w:rPr>
          <w:sz w:val="17"/>
        </w:rPr>
        <w:t xml:space="preserve"> includes</w:t>
      </w:r>
      <w:r>
        <w:rPr>
          <w:sz w:val="17"/>
        </w:rPr>
        <w:t xml:space="preserve"> report-labelled</w:t>
      </w:r>
      <w:r>
        <w:rPr>
          <w:sz w:val="17"/>
        </w:rPr>
        <w:t xml:space="preserve"> mild-to-moderate </w:t>
      </w:r>
      <w:r>
        <w:rPr>
          <w:sz w:val="17"/>
        </w:rPr>
        <w:t xml:space="preserve">regurgitation.</w:t>
      </w:r>
      <w:r>
        <w:rPr>
          <w:sz w:val="17"/>
        </w:rPr>
        <w:t xml:space="preserve"> The alternative mapping assigns mild-to-moderate to grade 1 instead of grade 2.</w:t>
      </w:r>
      <w:r>
        <w:rPr>
          <w:sz w:val="17"/>
        </w:rPr>
        <w:t xml:space="preserve"> ATT indicates average treatment effect in the treated; IPTW, inverse probability of treatment weighting; MR, mitral regurgitation; OR, odds ratio; TR, tricuspid regurgitation.</w:t>
      </w:r>
    </w:p>
    <w:p w14:paraId="588D1DAE" w14:textId="77777777" w:rsidR="00C975E4" w:rsidRDefault="00C975E4">
      <w:pPr>
        <w:sectPr w:rsidR="00C975E4">
          <w:pgSz w:w="16838" w:h="11906" w:orient="landscape"/>
          <w:pgMar w:top="1020" w:right="1020" w:bottom="1020" w:left="1020" w:header="720" w:footer="720" w:gutter="0"/>
          <w:cols w:space="720"/>
          <w:docGrid w:linePitch="360"/>
        </w:sectPr>
      </w:pPr>
    </w:p>
    <w:p w14:paraId="38B88736" w14:textId="77777777" w:rsidR="00E4519B" w:rsidRDefault="00000000">
      <w:pPr>
        <w:keepNext/>
        <w:spacing w:after="8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tbl>
      <w:tblPr>
        <w:tblW w:w="8505" w:type="dxa"/>
        <w:tblLayout w:type="fixed"/>
        <w:tblLook w:val="04A0" w:firstRow="1" w:lastRow="0" w:firstColumn="1" w:lastColumn="0" w:noHBand="0" w:noVBand="1"/>
      </w:tblPr>
      <w:tblGrid>
        <w:gridCol w:w="3402"/>
        <w:gridCol w:w="2835"/>
        <w:gridCol w:w="2268"/>
      </w:tblGrid>
      <w:tr w:rsidR="00C975E4" w14:paraId="146C91D0" w14:textId="77777777">
        <w:trPr>
          <w:cantSplit/>
          <w:tblHeader/>
        </w:trPr>
        <w:tc>
          <w:tcPr>
            <w:tcW w:w="3402" w:type="dxa"/>
            <w:tcBorders>
              <w:top w:val="single" w:sz="8" w:space="0" w:color="000000"/>
              <w:bottom w:val="single" w:sz="8" w:space="0" w:color="000000"/>
            </w:tcBorders>
          </w:tcPr>
          <w:p w14:paraId="1A27E4C8"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07808F0C"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69FC7049"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601202E2" w14:textId="77777777">
        <w:trPr>
          <w:cantSplit/>
        </w:trPr>
        <w:tc>
          <w:tcPr>
            <w:tcW w:w="2268" w:type="dxa"/>
            <w:gridSpan w:val="3"/>
          </w:tcPr>
          <w:p w14:paraId="2422A49E" w14:textId="77777777" w:rsidR="00C975E4" w:rsidRDefault="00000000">
            <w:pPr>
              <w:keepNext w:val="0"/>
              <w:spacing w:after="0"/>
            </w:pPr>
            <w:r>
              <w:rPr>
                <w:b/>
                <w:sz w:val="16"/>
              </w:rPr>
              <w:t>A. Improvement and phenotype</w:t>
            </w:r>
          </w:p>
        </w:tc>
      </w:tr>
      <w:tr w:rsidR="00C975E4" w14:paraId="2C00AB94" w14:textId="77777777">
        <w:trPr>
          <w:cantSplit/>
        </w:trPr>
        <w:tc>
          <w:tcPr>
            <w:tcW w:w="3402" w:type="dxa"/>
          </w:tcPr>
          <w:p w14:paraId="2E058EDD" w14:textId="77777777" w:rsidR="00C975E4" w:rsidRDefault="00000000">
            <w:pPr>
              <w:keepNext w:val="0"/>
              <w:spacing w:after="0"/>
            </w:pPr>
            <w:r>
              <w:rPr>
                <w:sz w:val="16"/>
              </w:rPr>
              <w:t>Valve series; improved, n (%)</w:t>
            </w:r>
          </w:p>
        </w:tc>
        <w:tc>
          <w:tcPr>
            <w:tcW w:w="2835" w:type="dxa"/>
          </w:tcPr>
          <w:p w14:paraId="26468A4E" w14:textId="77777777" w:rsidR="00C975E4" w:rsidRDefault="00000000">
            <w:pPr>
              <w:keepNext w:val="0"/>
              <w:spacing w:after="0"/>
              <w:jc w:val="center"/>
            </w:pPr>
            <w:r>
              <w:rPr>
                <w:sz w:val="16"/>
              </w:rPr>
              <w:t>178; 86 (48.3)</w:t>
            </w:r>
          </w:p>
        </w:tc>
        <w:tc>
          <w:tcPr>
            <w:tcW w:w="2268" w:type="dxa"/>
          </w:tcPr>
          <w:p w14:paraId="7B3499E4" w14:textId="77777777" w:rsidR="00C975E4" w:rsidRDefault="00000000">
            <w:pPr>
              <w:keepNext w:val="0"/>
              <w:spacing w:after="0"/>
              <w:jc w:val="center"/>
            </w:pPr>
            <w:r>
              <w:rPr>
                <w:sz w:val="16"/>
              </w:rPr>
              <w:t>307; 176 (57.3)</w:t>
            </w:r>
          </w:p>
        </w:tc>
      </w:tr>
      <w:tr w:rsidR="00C975E4" w14:paraId="0DAEA17F" w14:textId="77777777">
        <w:trPr>
          <w:cantSplit/>
        </w:trPr>
        <w:tc>
          <w:tcPr>
            <w:tcW w:w="3402" w:type="dxa"/>
          </w:tcPr>
          <w:p w14:paraId="30C307E3" w14:textId="77777777" w:rsidR="00C975E4" w:rsidRDefault="00000000">
            <w:pPr>
              <w:keepNext w:val="0"/>
              <w:spacing w:after="0"/>
            </w:pPr>
            <w:r>
              <w:rPr>
                <w:sz w:val="16"/>
              </w:rPr>
              <w:t>Regressed to grade ≤1, n (%)</w:t>
            </w:r>
          </w:p>
        </w:tc>
        <w:tc>
          <w:tcPr>
            <w:tcW w:w="2835" w:type="dxa"/>
          </w:tcPr>
          <w:p w14:paraId="45124F01" w14:textId="77777777" w:rsidR="00C975E4" w:rsidRDefault="00000000">
            <w:pPr>
              <w:keepNext w:val="0"/>
              <w:spacing w:after="0"/>
              <w:jc w:val="center"/>
            </w:pPr>
            <w:r>
              <w:rPr>
                <w:sz w:val="16"/>
              </w:rPr>
              <w:t>77 (43.3)</w:t>
            </w:r>
          </w:p>
        </w:tc>
        <w:tc>
          <w:tcPr>
            <w:tcW w:w="2268" w:type="dxa"/>
          </w:tcPr>
          <w:p w14:paraId="6A6DB466" w14:textId="77777777" w:rsidR="00C975E4" w:rsidRDefault="00000000">
            <w:pPr>
              <w:keepNext w:val="0"/>
              <w:spacing w:after="0"/>
              <w:jc w:val="center"/>
            </w:pPr>
            <w:r>
              <w:rPr>
                <w:sz w:val="16"/>
              </w:rPr>
              <w:t>150 (48.9)</w:t>
            </w:r>
          </w:p>
        </w:tc>
      </w:tr>
      <w:tr w:rsidR="00C975E4" w14:paraId="7C413AB8" w14:textId="77777777">
        <w:trPr>
          <w:cantSplit/>
        </w:trPr>
        <w:tc>
          <w:tcPr>
            <w:tcW w:w="3402" w:type="dxa"/>
          </w:tcPr>
          <w:p w14:paraId="7F7642F3" w14:textId="77777777" w:rsidR="00C975E4" w:rsidRDefault="00000000">
            <w:pPr>
              <w:keepNext w:val="0"/>
              <w:spacing w:after="0"/>
            </w:pPr>
            <w:r>
              <w:rPr>
                <w:sz w:val="16"/>
              </w:rPr>
              <w:t>Improved, isolated / combined, %</w:t>
            </w:r>
          </w:p>
        </w:tc>
        <w:tc>
          <w:tcPr>
            <w:tcW w:w="2835" w:type="dxa"/>
          </w:tcPr>
          <w:p w14:paraId="76F35EDB" w14:textId="77777777" w:rsidR="00C975E4" w:rsidRDefault="00000000">
            <w:pPr>
              <w:keepNext w:val="0"/>
              <w:spacing w:after="0"/>
              <w:jc w:val="center"/>
            </w:pPr>
            <w:r>
              <w:rPr>
                <w:sz w:val="16"/>
              </w:rPr>
              <w:t>44.4 / 49.3</w:t>
            </w:r>
          </w:p>
        </w:tc>
        <w:tc>
          <w:tcPr>
            <w:tcW w:w="2268" w:type="dxa"/>
          </w:tcPr>
          <w:p w14:paraId="718AFE0D" w14:textId="77777777" w:rsidR="00C975E4" w:rsidRDefault="00000000">
            <w:pPr>
              <w:keepNext w:val="0"/>
              <w:spacing w:after="0"/>
              <w:jc w:val="center"/>
            </w:pPr>
            <w:r>
              <w:rPr>
                <w:sz w:val="16"/>
              </w:rPr>
              <w:t>55.3 / 58.2</w:t>
            </w:r>
          </w:p>
        </w:tc>
      </w:tr>
      <w:tr w:rsidR="00C975E4" w14:paraId="2C44EE15" w14:textId="77777777">
        <w:trPr>
          <w:cantSplit/>
        </w:trPr>
        <w:tc>
          <w:tcPr>
            <w:tcW w:w="3402" w:type="dxa"/>
          </w:tcPr>
          <w:p w14:paraId="6D76AABD" w14:textId="77777777" w:rsidR="00C975E4" w:rsidRDefault="00000000">
            <w:pPr>
              <w:keepNext w:val="0"/>
              <w:spacing w:after="0"/>
            </w:pPr>
            <w:r>
              <w:rPr>
                <w:sz w:val="16"/>
              </w:rPr>
              <w:t>Isolated vs combined, adjusted OR (95% CI)*</w:t>
            </w:r>
          </w:p>
        </w:tc>
        <w:tc>
          <w:tcPr>
            <w:tcW w:w="2835" w:type="dxa"/>
          </w:tcPr>
          <w:p w14:paraId="7C810546" w14:textId="77777777" w:rsidR="00C975E4" w:rsidRDefault="00000000">
            <w:pPr>
              <w:keepNext w:val="0"/>
              <w:spacing w:after="0"/>
              <w:jc w:val="center"/>
            </w:pPr>
            <w:r>
              <w:rPr>
                <w:sz w:val="16"/>
              </w:rPr>
              <w:t>0.95 (0.39–2.31)</w:t>
            </w:r>
          </w:p>
        </w:tc>
        <w:tc>
          <w:tcPr>
            <w:tcW w:w="2268" w:type="dxa"/>
          </w:tcPr>
          <w:p w14:paraId="7CB44EEE" w14:textId="77777777" w:rsidR="00C975E4" w:rsidRDefault="00000000">
            <w:pPr>
              <w:keepNext w:val="0"/>
              <w:spacing w:after="0"/>
              <w:jc w:val="center"/>
            </w:pPr>
            <w:r>
              <w:rPr>
                <w:sz w:val="16"/>
              </w:rPr>
              <w:t>0.67 (0.38–1.19)</w:t>
            </w:r>
          </w:p>
        </w:tc>
      </w:tr>
      <w:tr w:rsidR="00C975E4" w14:paraId="0621DF57" w14:textId="77777777">
        <w:trPr>
          <w:cantSplit/>
        </w:trPr>
        <w:tc>
          <w:tcPr>
            <w:tcW w:w="2268" w:type="dxa"/>
            <w:gridSpan w:val="3"/>
          </w:tcPr>
          <w:p w14:paraId="6B6E6B93" w14:textId="77777777" w:rsidR="00C975E4" w:rsidRDefault="00000000">
            <w:pPr>
              <w:keepNext w:val="0"/>
              <w:spacing w:after="0"/>
            </w:pPr>
            <w:r>
              <w:rPr>
                <w:b/>
                <w:sz w:val="16"/>
              </w:rPr>
              <w:t>B. Baseline factors, adjusted OR (95% CI)*</w:t>
            </w:r>
          </w:p>
        </w:tc>
      </w:tr>
      <w:tr w:rsidR="00C975E4" w14:paraId="6BB85585" w14:textId="77777777">
        <w:trPr>
          <w:cantSplit/>
        </w:trPr>
        <w:tc>
          <w:tcPr>
            <w:tcW w:w="3402" w:type="dxa"/>
          </w:tcPr>
          <w:p w14:paraId="5C81C686" w14:textId="77777777" w:rsidR="00C975E4" w:rsidRDefault="00000000">
            <w:pPr>
              <w:keepNext w:val="0"/>
              <w:spacing w:after="0"/>
            </w:pPr>
            <w:r>
              <w:rPr>
                <w:sz w:val="16"/>
              </w:rPr>
              <w:t>BMI, 26 vs 22 kg/m²</w:t>
            </w:r>
          </w:p>
        </w:tc>
        <w:tc>
          <w:tcPr>
            <w:tcW w:w="2835" w:type="dxa"/>
          </w:tcPr>
          <w:p w14:paraId="79A9EC2D" w14:textId="77777777" w:rsidR="00C975E4" w:rsidRDefault="00000000">
            <w:pPr>
              <w:keepNext w:val="0"/>
              <w:spacing w:after="0"/>
              <w:jc w:val="center"/>
            </w:pPr>
            <w:r>
              <w:rPr>
                <w:sz w:val="16"/>
              </w:rPr>
              <w:t>1.66 (1.07–2.58)</w:t>
            </w:r>
          </w:p>
        </w:tc>
        <w:tc>
          <w:tcPr>
            <w:tcW w:w="2268" w:type="dxa"/>
          </w:tcPr>
          <w:p w14:paraId="06D670F7" w14:textId="77777777" w:rsidR="00C975E4" w:rsidRDefault="00000000">
            <w:pPr>
              <w:keepNext w:val="0"/>
              <w:spacing w:after="0"/>
              <w:jc w:val="center"/>
            </w:pPr>
            <w:r>
              <w:rPr>
                <w:sz w:val="16"/>
              </w:rPr>
              <w:t>1.66 (1.17–2.35)</w:t>
            </w:r>
          </w:p>
        </w:tc>
      </w:tr>
      <w:tr w:rsidR="00C975E4" w14:paraId="204058E3" w14:textId="77777777">
        <w:trPr>
          <w:cantSplit/>
        </w:trPr>
        <w:tc>
          <w:tcPr>
            <w:tcW w:w="3402" w:type="dxa"/>
          </w:tcPr>
          <w:p w14:paraId="19B5CC73" w14:textId="77777777" w:rsidR="00C975E4" w:rsidRDefault="00000000">
            <w:pPr>
              <w:keepNext w:val="0"/>
              <w:spacing w:after="0"/>
            </w:pPr>
            <w:r>
              <w:rPr>
                <w:sz w:val="16"/>
              </w:rPr>
              <w:t>LV end-diastolic diameter</w:t>
            </w:r>
          </w:p>
        </w:tc>
        <w:tc>
          <w:tcPr>
            <w:tcW w:w="2835" w:type="dxa"/>
          </w:tcPr>
          <w:p w14:paraId="6E71184A" w14:textId="77777777" w:rsidR="00C975E4" w:rsidRDefault="00000000">
            <w:pPr>
              <w:keepNext w:val="0"/>
              <w:spacing w:after="0"/>
              <w:jc w:val="center"/>
            </w:pPr>
            <w:r>
              <w:rPr>
                <w:sz w:val="16"/>
              </w:rPr>
              <w:t>0.74 (0.49–1.10)</w:t>
            </w:r>
          </w:p>
        </w:tc>
        <w:tc>
          <w:tcPr>
            <w:tcW w:w="2268" w:type="dxa"/>
          </w:tcPr>
          <w:p w14:paraId="03BDB7C9" w14:textId="77777777" w:rsidR="00C975E4" w:rsidRDefault="00000000">
            <w:pPr>
              <w:keepNext w:val="0"/>
              <w:spacing w:after="0"/>
              <w:jc w:val="center"/>
            </w:pPr>
            <w:r>
              <w:rPr>
                <w:sz w:val="16"/>
              </w:rPr>
              <w:t>1.44 (1.03–2.02)</w:t>
            </w:r>
          </w:p>
        </w:tc>
      </w:tr>
      <w:tr w:rsidR="00C975E4" w14:paraId="1AE18C79" w14:textId="77777777">
        <w:trPr>
          <w:cantSplit/>
        </w:trPr>
        <w:tc>
          <w:tcPr>
            <w:tcW w:w="3402" w:type="dxa"/>
          </w:tcPr>
          <w:p w14:paraId="5F9EBF26" w14:textId="77777777" w:rsidR="00C975E4" w:rsidRDefault="00000000">
            <w:pPr>
              <w:keepNext w:val="0"/>
              <w:spacing w:after="0"/>
            </w:pPr>
            <w:r>
              <w:rPr>
                <w:sz w:val="16"/>
              </w:rPr>
              <w:t>RA diameter, 47 vs 37 mm</w:t>
            </w:r>
          </w:p>
        </w:tc>
        <w:tc>
          <w:tcPr>
            <w:tcW w:w="2835" w:type="dxa"/>
          </w:tcPr>
          <w:p w14:paraId="681807F8" w14:textId="77777777" w:rsidR="00C975E4" w:rsidRDefault="00000000">
            <w:pPr>
              <w:keepNext w:val="0"/>
              <w:spacing w:after="0"/>
              <w:jc w:val="center"/>
            </w:pPr>
            <w:r>
              <w:rPr>
                <w:sz w:val="16"/>
              </w:rPr>
              <w:t>0.79 (0.44–1.42)</w:t>
            </w:r>
          </w:p>
        </w:tc>
        <w:tc>
          <w:tcPr>
            <w:tcW w:w="2268" w:type="dxa"/>
          </w:tcPr>
          <w:p w14:paraId="7CF695E6" w14:textId="77777777" w:rsidR="00C975E4" w:rsidRDefault="00000000">
            <w:pPr>
              <w:keepNext w:val="0"/>
              <w:spacing w:after="0"/>
              <w:jc w:val="center"/>
            </w:pPr>
            <w:r>
              <w:rPr>
                <w:sz w:val="16"/>
              </w:rPr>
              <w:t>0.49 (0.30–0.78)</w:t>
            </w:r>
          </w:p>
        </w:tc>
      </w:tr>
      <w:tr w:rsidR="00C975E4" w14:paraId="447A6AC5" w14:textId="77777777">
        <w:trPr>
          <w:cantSplit/>
        </w:trPr>
        <w:tc>
          <w:tcPr>
            <w:tcW w:w="3402" w:type="dxa"/>
          </w:tcPr>
          <w:p w14:paraId="59D6B16E" w14:textId="77777777" w:rsidR="00C975E4" w:rsidRDefault="00000000">
            <w:pPr>
              <w:keepNext w:val="0"/>
              <w:spacing w:after="0"/>
            </w:pPr>
            <w:r>
              <w:rPr>
                <w:sz w:val="16"/>
              </w:rPr>
              <w:t>Baseline TR peak velocity, 2.9 vs 2.4 m/s</w:t>
            </w:r>
          </w:p>
        </w:tc>
        <w:tc>
          <w:tcPr>
            <w:tcW w:w="2835" w:type="dxa"/>
          </w:tcPr>
          <w:p w14:paraId="1C61C100" w14:textId="77777777" w:rsidR="00C975E4" w:rsidRDefault="00000000">
            <w:pPr>
              <w:keepNext w:val="0"/>
              <w:spacing w:after="0"/>
              <w:jc w:val="center"/>
            </w:pPr>
            <w:r>
              <w:rPr>
                <w:sz w:val="16"/>
              </w:rPr>
              <w:t>1.06 (0.68–1.65)</w:t>
            </w:r>
          </w:p>
        </w:tc>
        <w:tc>
          <w:tcPr>
            <w:tcW w:w="2268" w:type="dxa"/>
          </w:tcPr>
          <w:p w14:paraId="6D35D006" w14:textId="77777777" w:rsidR="00C975E4" w:rsidRDefault="00000000">
            <w:pPr>
              <w:keepNext w:val="0"/>
              <w:spacing w:after="0"/>
              <w:jc w:val="center"/>
            </w:pPr>
            <w:r>
              <w:rPr>
                <w:sz w:val="16"/>
              </w:rPr>
              <w:t>0.93 (0.66–1.30)</w:t>
            </w:r>
          </w:p>
        </w:tc>
      </w:tr>
      <w:tr w:rsidR="00C975E4" w14:paraId="7BDDBCC3" w14:textId="77777777">
        <w:trPr>
          <w:cantSplit/>
        </w:trPr>
        <w:tc>
          <w:tcPr>
            <w:tcW w:w="2268" w:type="dxa"/>
            <w:gridSpan w:val="3"/>
          </w:tcPr>
          <w:p w14:paraId="275ED352" w14:textId="77777777" w:rsidR="00C975E4" w:rsidRDefault="00000000">
            <w:pPr>
              <w:keepNext w:val="0"/>
              <w:spacing w:after="0"/>
            </w:pPr>
            <w:r>
              <w:rPr>
                <w:b/>
                <w:sz w:val="16"/>
              </w:rPr>
              <w:t>C. Concurrent correlates at 1 month, OR (95% CI)†</w:t>
            </w:r>
          </w:p>
        </w:tc>
      </w:tr>
      <w:tr w:rsidR="00C975E4" w14:paraId="5D9849C4" w14:textId="77777777">
        <w:trPr>
          <w:cantSplit/>
        </w:trPr>
        <w:tc>
          <w:tcPr>
            <w:tcW w:w="3402" w:type="dxa"/>
          </w:tcPr>
          <w:p w14:paraId="049F8C17" w14:textId="77777777" w:rsidR="00C975E4" w:rsidRDefault="00000000">
            <w:pPr>
              <w:keepNext w:val="0"/>
              <w:spacing w:after="0"/>
            </w:pPr>
            <w:r>
              <w:rPr>
                <w:sz w:val="16"/>
              </w:rPr>
              <w:t>SR at 1 month</w:t>
            </w:r>
          </w:p>
        </w:tc>
        <w:tc>
          <w:tcPr>
            <w:tcW w:w="2835" w:type="dxa"/>
          </w:tcPr>
          <w:p w14:paraId="77CDFC95" w14:textId="77777777" w:rsidR="00C975E4" w:rsidRDefault="00000000">
            <w:pPr>
              <w:keepNext w:val="0"/>
              <w:spacing w:after="0"/>
              <w:jc w:val="center"/>
            </w:pPr>
            <w:r>
              <w:rPr>
                <w:sz w:val="16"/>
              </w:rPr>
              <w:t>2.83 (1.20–6.72)</w:t>
            </w:r>
          </w:p>
        </w:tc>
        <w:tc>
          <w:tcPr>
            <w:tcW w:w="2268" w:type="dxa"/>
          </w:tcPr>
          <w:p w14:paraId="345FE31B" w14:textId="77777777" w:rsidR="00C975E4" w:rsidRDefault="00000000">
            <w:pPr>
              <w:keepNext w:val="0"/>
              <w:spacing w:after="0"/>
              <w:jc w:val="center"/>
            </w:pPr>
            <w:r>
              <w:rPr>
                <w:sz w:val="16"/>
              </w:rPr>
              <w:t>6.20 (3.39–11.37)</w:t>
            </w:r>
          </w:p>
        </w:tc>
      </w:tr>
      <w:tr w:rsidR="00C975E4" w14:paraId="486ABB3C" w14:textId="77777777">
        <w:trPr>
          <w:cantSplit/>
        </w:trPr>
        <w:tc>
          <w:tcPr>
            <w:tcW w:w="3402" w:type="dxa"/>
          </w:tcPr>
          <w:p w14:paraId="3652BE91" w14:textId="77777777" w:rsidR="00C975E4" w:rsidRDefault="00000000">
            <w:pPr>
              <w:keepNext w:val="0"/>
              <w:spacing w:after="0"/>
            </w:pPr>
            <w:r>
              <w:rPr>
                <w:sz w:val="16"/>
              </w:rPr>
              <w:t>SR, paroxysmal AF</w:t>
            </w:r>
          </w:p>
        </w:tc>
        <w:tc>
          <w:tcPr>
            <w:tcW w:w="2835" w:type="dxa"/>
          </w:tcPr>
          <w:p w14:paraId="1F659CC4" w14:textId="77777777" w:rsidR="00C975E4" w:rsidRDefault="00000000">
            <w:pPr>
              <w:keepNext w:val="0"/>
              <w:spacing w:after="0"/>
              <w:jc w:val="center"/>
            </w:pPr>
            <w:r>
              <w:rPr>
                <w:sz w:val="16"/>
              </w:rPr>
              <w:t>1.94 (0.28–13.54)</w:t>
            </w:r>
          </w:p>
        </w:tc>
        <w:tc>
          <w:tcPr>
            <w:tcW w:w="2268" w:type="dxa"/>
          </w:tcPr>
          <w:p w14:paraId="183BC7BF" w14:textId="77777777" w:rsidR="00C975E4" w:rsidRDefault="00000000">
            <w:pPr>
              <w:keepNext w:val="0"/>
              <w:spacing w:after="0"/>
              <w:jc w:val="center"/>
            </w:pPr>
            <w:r>
              <w:rPr>
                <w:sz w:val="16"/>
              </w:rPr>
              <w:t>0.54 (0.13–2.18)</w:t>
            </w:r>
          </w:p>
        </w:tc>
      </w:tr>
      <w:tr w:rsidR="00C975E4" w14:paraId="2D4CE3C5" w14:textId="77777777">
        <w:trPr>
          <w:cantSplit/>
        </w:trPr>
        <w:tc>
          <w:tcPr>
            <w:tcW w:w="3402" w:type="dxa"/>
          </w:tcPr>
          <w:p w14:paraId="419DC643" w14:textId="77777777" w:rsidR="00C975E4" w:rsidRDefault="00000000">
            <w:pPr>
              <w:keepNext w:val="0"/>
              <w:spacing w:after="0"/>
            </w:pPr>
            <w:r>
              <w:rPr>
                <w:sz w:val="16"/>
              </w:rPr>
              <w:t>SR, persistent AF</w:t>
            </w:r>
          </w:p>
        </w:tc>
        <w:tc>
          <w:tcPr>
            <w:tcW w:w="2835" w:type="dxa"/>
          </w:tcPr>
          <w:p w14:paraId="5CCBCD88" w14:textId="77777777" w:rsidR="00C975E4" w:rsidRDefault="00000000">
            <w:pPr>
              <w:keepNext w:val="0"/>
              <w:spacing w:after="0"/>
              <w:jc w:val="center"/>
            </w:pPr>
            <w:r>
              <w:rPr>
                <w:sz w:val="16"/>
              </w:rPr>
              <w:t>3.07 (1.25–7.56)</w:t>
            </w:r>
          </w:p>
        </w:tc>
        <w:tc>
          <w:tcPr>
            <w:tcW w:w="2268" w:type="dxa"/>
          </w:tcPr>
          <w:p w14:paraId="1198C867" w14:textId="77777777" w:rsidR="00C975E4" w:rsidRDefault="00000000">
            <w:pPr>
              <w:keepNext w:val="0"/>
              <w:spacing w:after="0"/>
              <w:jc w:val="center"/>
            </w:pPr>
            <w:r>
              <w:rPr>
                <w:sz w:val="16"/>
              </w:rPr>
              <w:t>10.13 (5.07–20.26)</w:t>
            </w:r>
          </w:p>
        </w:tc>
      </w:tr>
      <w:tr w:rsidR="00C975E4" w14:paraId="6162451B" w14:textId="77777777">
        <w:trPr>
          <w:cantSplit/>
        </w:trPr>
        <w:tc>
          <w:tcPr>
            <w:tcW w:w="3402" w:type="dxa"/>
          </w:tcPr>
          <w:p w14:paraId="79CAD9ED" w14:textId="77777777" w:rsidR="00C975E4" w:rsidRDefault="00000000">
            <w:pPr>
              <w:keepNext w:val="0"/>
              <w:spacing w:after="0"/>
            </w:pPr>
            <w:r>
              <w:rPr>
                <w:sz w:val="16"/>
              </w:rPr>
              <w:t>SR × AF type, P</w:t>
            </w:r>
          </w:p>
        </w:tc>
        <w:tc>
          <w:tcPr>
            <w:tcW w:w="2835" w:type="dxa"/>
          </w:tcPr>
          <w:p w14:paraId="76173F5F" w14:textId="77777777" w:rsidR="00C975E4" w:rsidRDefault="00000000">
            <w:pPr>
              <w:keepNext w:val="0"/>
              <w:spacing w:after="0"/>
              <w:jc w:val="center"/>
            </w:pPr>
            <w:r>
              <w:rPr>
                <w:sz w:val="16"/>
              </w:rPr>
              <w:t>0.66</w:t>
            </w:r>
          </w:p>
        </w:tc>
        <w:tc>
          <w:tcPr>
            <w:tcW w:w="2268" w:type="dxa"/>
          </w:tcPr>
          <w:p w14:paraId="74E71D77" w14:textId="77777777" w:rsidR="00C975E4" w:rsidRDefault="00000000">
            <w:pPr>
              <w:keepNext w:val="0"/>
              <w:spacing w:after="0"/>
              <w:jc w:val="center"/>
            </w:pPr>
            <w:r>
              <w:rPr>
                <w:sz w:val="16"/>
              </w:rPr>
              <w:t>&lt;0.001</w:t>
            </w:r>
          </w:p>
        </w:tc>
      </w:tr>
      <w:tr w:rsidR="00C975E4" w14:paraId="65F205E0" w14:textId="77777777">
        <w:trPr>
          <w:cantSplit/>
        </w:trPr>
        <w:tc>
          <w:tcPr>
            <w:tcW w:w="3402" w:type="dxa"/>
          </w:tcPr>
          <w:p w14:paraId="120205C9" w14:textId="77777777" w:rsidR="00C975E4" w:rsidRDefault="00000000">
            <w:pPr>
              <w:keepNext w:val="0"/>
              <w:spacing w:after="0"/>
            </w:pPr>
            <w:r>
              <w:rPr>
                <w:sz w:val="16"/>
              </w:rPr>
              <w:t>Improved with / without SR, %</w:t>
            </w:r>
          </w:p>
        </w:tc>
        <w:tc>
          <w:tcPr>
            <w:tcW w:w="2835" w:type="dxa"/>
          </w:tcPr>
          <w:p w14:paraId="72A4B5DA" w14:textId="77777777" w:rsidR="00C975E4" w:rsidRDefault="00000000">
            <w:pPr>
              <w:keepNext w:val="0"/>
              <w:spacing w:after="0"/>
              <w:jc w:val="center"/>
            </w:pPr>
            <w:r>
              <w:rPr>
                <w:sz w:val="16"/>
              </w:rPr>
              <w:t>53.5 / 35.3</w:t>
            </w:r>
          </w:p>
        </w:tc>
        <w:tc>
          <w:tcPr>
            <w:tcW w:w="2268" w:type="dxa"/>
          </w:tcPr>
          <w:p w14:paraId="33E15120" w14:textId="77777777" w:rsidR="00C975E4" w:rsidRDefault="00000000">
            <w:pPr>
              <w:keepNext w:val="0"/>
              <w:spacing w:after="0"/>
              <w:jc w:val="center"/>
            </w:pPr>
            <w:r>
              <w:rPr>
                <w:sz w:val="16"/>
              </w:rPr>
              <w:t>70.3 / 32.4</w:t>
            </w:r>
          </w:p>
        </w:tc>
      </w:tr>
      <w:tr w:rsidR="00C975E4" w14:paraId="1935ECDD" w14:textId="77777777">
        <w:trPr>
          <w:cantSplit/>
        </w:trPr>
        <w:tc>
          <w:tcPr>
            <w:tcW w:w="3402" w:type="dxa"/>
          </w:tcPr>
          <w:p w14:paraId="10D846A2" w14:textId="77777777" w:rsidR="00C975E4" w:rsidRDefault="00000000">
            <w:pPr>
              <w:keepNext w:val="0"/>
              <w:spacing w:after="0"/>
            </w:pPr>
            <w:r>
              <w:rPr>
                <w:sz w:val="16"/>
              </w:rPr>
              <w:t>Persistent AF: improved with / without SR, %</w:t>
            </w:r>
          </w:p>
        </w:tc>
        <w:tc>
          <w:tcPr>
            <w:tcW w:w="2835" w:type="dxa"/>
          </w:tcPr>
          <w:p w14:paraId="541A69AD" w14:textId="77777777" w:rsidR="00C975E4" w:rsidRDefault="00000000">
            <w:pPr>
              <w:keepNext w:val="0"/>
              <w:spacing w:after="0"/>
              <w:jc w:val="center"/>
            </w:pPr>
            <w:r>
              <w:rPr>
                <w:sz w:val="16"/>
              </w:rPr>
              <w:t>60.0 / 38.1</w:t>
            </w:r>
          </w:p>
        </w:tc>
        <w:tc>
          <w:tcPr>
            <w:tcW w:w="2268" w:type="dxa"/>
          </w:tcPr>
          <w:p w14:paraId="1454EDDD" w14:textId="77777777" w:rsidR="00C975E4" w:rsidRDefault="00000000">
            <w:pPr>
              <w:keepNext w:val="0"/>
              <w:spacing w:after="0"/>
              <w:jc w:val="center"/>
            </w:pPr>
            <w:r>
              <w:rPr>
                <w:sz w:val="16"/>
              </w:rPr>
              <w:t>75.0 / 28.0</w:t>
            </w:r>
          </w:p>
        </w:tc>
      </w:tr>
      <w:tr w:rsidR="00C975E4" w14:paraId="2244FB3B" w14:textId="77777777">
        <w:trPr>
          <w:cantSplit/>
        </w:trPr>
        <w:tc>
          <w:tcPr>
            <w:tcW w:w="3402" w:type="dxa"/>
          </w:tcPr>
          <w:p w14:paraId="44CC88E4" w14:textId="77777777" w:rsidR="00C975E4" w:rsidRDefault="00000000">
            <w:pPr>
              <w:keepNext w:val="0"/>
              <w:spacing w:after="0"/>
            </w:pPr>
            <w:r>
              <w:rPr>
                <w:sz w:val="16"/>
              </w:rPr>
              <w:t>LA reduction, per 5 mm‡</w:t>
            </w:r>
          </w:p>
        </w:tc>
        <w:tc>
          <w:tcPr>
            <w:tcW w:w="2835" w:type="dxa"/>
          </w:tcPr>
          <w:p w14:paraId="75AC6BEA" w14:textId="77777777" w:rsidR="00C975E4" w:rsidRDefault="00000000">
            <w:pPr>
              <w:keepNext w:val="0"/>
              <w:spacing w:after="0"/>
              <w:jc w:val="center"/>
            </w:pPr>
            <w:r>
              <w:rPr>
                <w:sz w:val="16"/>
              </w:rPr>
              <w:t>3.02 (1.79–5.08)</w:t>
            </w:r>
          </w:p>
        </w:tc>
        <w:tc>
          <w:tcPr>
            <w:tcW w:w="2268" w:type="dxa"/>
          </w:tcPr>
          <w:p w14:paraId="72B4EF15" w14:textId="77777777" w:rsidR="00C975E4" w:rsidRDefault="00000000">
            <w:pPr>
              <w:keepNext w:val="0"/>
              <w:spacing w:after="0"/>
              <w:jc w:val="center"/>
            </w:pPr>
            <w:r>
              <w:rPr>
                <w:sz w:val="16"/>
              </w:rPr>
              <w:t>1.60 (1.13–2.26)</w:t>
            </w:r>
          </w:p>
        </w:tc>
      </w:tr>
      <w:tr w:rsidR="00C975E4" w14:paraId="2F48639B" w14:textId="77777777">
        <w:trPr>
          <w:cantSplit/>
        </w:trPr>
        <w:tc>
          <w:tcPr>
            <w:tcW w:w="3402" w:type="dxa"/>
          </w:tcPr>
          <w:p w14:paraId="4B66D0FD" w14:textId="77777777" w:rsidR="00C975E4" w:rsidRDefault="00000000">
            <w:pPr>
              <w:keepNext w:val="0"/>
              <w:spacing w:after="0"/>
            </w:pPr>
            <w:r>
              <w:rPr>
                <w:sz w:val="16"/>
              </w:rPr>
              <w:t>RA reduction, per 5 mm‡</w:t>
            </w:r>
          </w:p>
        </w:tc>
        <w:tc>
          <w:tcPr>
            <w:tcW w:w="2835" w:type="dxa"/>
          </w:tcPr>
          <w:p w14:paraId="426C497C" w14:textId="77777777" w:rsidR="00C975E4" w:rsidRDefault="00000000">
            <w:pPr>
              <w:keepNext w:val="0"/>
              <w:spacing w:after="0"/>
              <w:jc w:val="center"/>
            </w:pPr>
            <w:r>
              <w:rPr>
                <w:sz w:val="16"/>
              </w:rPr>
              <w:t>1.55 (1.03–2.32)</w:t>
            </w:r>
          </w:p>
        </w:tc>
        <w:tc>
          <w:tcPr>
            <w:tcW w:w="2268" w:type="dxa"/>
          </w:tcPr>
          <w:p w14:paraId="4F4BF024" w14:textId="77777777" w:rsidR="00C975E4" w:rsidRDefault="00000000">
            <w:pPr>
              <w:keepNext w:val="0"/>
              <w:spacing w:after="0"/>
              <w:jc w:val="center"/>
            </w:pPr>
            <w:r>
              <w:rPr>
                <w:sz w:val="16"/>
              </w:rPr>
              <w:t>2.96 (2.12–4.14)</w:t>
            </w:r>
          </w:p>
        </w:tc>
      </w:tr>
      <w:tr w:rsidR="00C975E4" w14:paraId="511860D6" w14:textId="77777777">
        <w:trPr>
          <w:cantSplit/>
        </w:trPr>
        <w:tc>
          <w:tcPr>
            <w:tcW w:w="3402" w:type="dxa"/>
          </w:tcPr>
          <w:p w14:paraId="0721F293" w14:textId="77777777" w:rsidR="00C975E4" w:rsidRDefault="00000000">
            <w:pPr>
              <w:keepNext w:val="0"/>
              <w:spacing w:after="0"/>
            </w:pPr>
            <w:r>
              <w:rPr>
                <w:sz w:val="16"/>
              </w:rPr>
              <w:t>LA vs RA reduction, P</w:t>
            </w:r>
          </w:p>
        </w:tc>
        <w:tc>
          <w:tcPr>
            <w:tcW w:w="2835" w:type="dxa"/>
          </w:tcPr>
          <w:p w14:paraId="3C63ACE5" w14:textId="77777777" w:rsidR="00C975E4" w:rsidRDefault="00000000">
            <w:pPr>
              <w:keepNext w:val="0"/>
              <w:spacing w:after="0"/>
              <w:jc w:val="center"/>
            </w:pPr>
            <w:r>
              <w:rPr>
                <w:sz w:val="16"/>
              </w:rPr>
              <w:t>0.034</w:t>
            </w:r>
          </w:p>
        </w:tc>
        <w:tc>
          <w:tcPr>
            <w:tcW w:w="2268" w:type="dxa"/>
          </w:tcPr>
          <w:p w14:paraId="56ECAF92" w14:textId="77777777" w:rsidR="00C975E4" w:rsidRDefault="00000000">
            <w:pPr>
              <w:keepNext w:val="0"/>
              <w:spacing w:after="0"/>
              <w:jc w:val="center"/>
            </w:pPr>
            <w:r>
              <w:rPr>
                <w:sz w:val="16"/>
              </w:rPr>
              <w:t>0.012</w:t>
            </w:r>
          </w:p>
        </w:tc>
      </w:tr>
      <w:tr w:rsidR="00C975E4" w14:paraId="6E1642D1" w14:textId="77777777">
        <w:trPr>
          <w:cantSplit/>
        </w:trPr>
        <w:tc>
          <w:tcPr>
            <w:tcW w:w="3402" w:type="dxa"/>
          </w:tcPr>
          <w:p w14:paraId="2F47C1B1" w14:textId="77777777" w:rsidR="00C975E4" w:rsidRDefault="00000000">
            <w:pPr>
              <w:keepNext w:val="0"/>
              <w:spacing w:after="0"/>
            </w:pPr>
            <w:r>
              <w:rPr>
                <w:sz w:val="16"/>
              </w:rPr>
              <w:t>Change in TRV, per 0.2 m/s</w:t>
            </w:r>
          </w:p>
        </w:tc>
        <w:tc>
          <w:tcPr>
            <w:tcW w:w="2835" w:type="dxa"/>
          </w:tcPr>
          <w:p w14:paraId="6EDE75DF" w14:textId="77777777" w:rsidR="00C975E4" w:rsidRDefault="00000000">
            <w:pPr>
              <w:keepNext w:val="0"/>
              <w:spacing w:after="0"/>
              <w:jc w:val="center"/>
            </w:pPr>
            <w:r>
              <w:rPr>
                <w:sz w:val="16"/>
              </w:rPr>
              <w:t>0.89 (0.73–1.07)</w:t>
            </w:r>
          </w:p>
        </w:tc>
        <w:tc>
          <w:tcPr>
            <w:tcW w:w="2268" w:type="dxa"/>
          </w:tcPr>
          <w:p w14:paraId="675CCC4B" w14:textId="77777777" w:rsidR="00C975E4" w:rsidRDefault="00000000">
            <w:pPr>
              <w:keepNext w:val="0"/>
              <w:spacing w:after="0"/>
              <w:jc w:val="center"/>
            </w:pPr>
            <w:r>
              <w:rPr>
                <w:sz w:val="16"/>
              </w:rPr>
              <w:t>0.72 (0.62–0.84)</w:t>
            </w:r>
          </w:p>
        </w:tc>
      </w:tr>
      <w:tr w:rsidR="00C975E4" w14:paraId="5CB28925" w14:textId="77777777">
        <w:trPr>
          <w:cantSplit/>
        </w:trPr>
        <w:tc>
          <w:tcPr>
            <w:tcW w:w="3402" w:type="dxa"/>
          </w:tcPr>
          <w:p w14:paraId="670E4981" w14:textId="77777777" w:rsidR="00C975E4" w:rsidRDefault="00000000">
            <w:pPr>
              <w:keepNext w:val="0"/>
              <w:spacing w:after="0"/>
            </w:pPr>
            <w:r>
              <w:rPr>
                <w:sz w:val="16"/>
              </w:rPr>
              <w:t>Change in TRV, no measurable jet counted as no change</w:t>
            </w:r>
          </w:p>
        </w:tc>
        <w:tc>
          <w:tcPr>
            <w:tcW w:w="2835" w:type="dxa"/>
          </w:tcPr>
          <w:p w14:paraId="2A26C430" w14:textId="77777777" w:rsidR="00C975E4" w:rsidRDefault="00000000">
            <w:pPr>
              <w:keepNext w:val="0"/>
              <w:spacing w:after="0"/>
              <w:jc w:val="center"/>
            </w:pPr>
            <w:r>
              <w:rPr>
                <w:sz w:val="16"/>
              </w:rPr>
              <w:t>0.90 (0.75–1.09)</w:t>
            </w:r>
          </w:p>
        </w:tc>
        <w:tc>
          <w:tcPr>
            <w:tcW w:w="2268" w:type="dxa"/>
          </w:tcPr>
          <w:p w14:paraId="2C41359D" w14:textId="77777777" w:rsidR="00C975E4" w:rsidRDefault="00000000">
            <w:pPr>
              <w:keepNext w:val="0"/>
              <w:spacing w:after="0"/>
              <w:jc w:val="center"/>
            </w:pPr>
            <w:r>
              <w:rPr>
                <w:sz w:val="16"/>
              </w:rPr>
              <w:t>0.73 (0.63–0.84)</w:t>
            </w:r>
          </w:p>
        </w:tc>
      </w:tr>
      <w:tr w:rsidR="00C975E4" w14:paraId="7EF385D4" w14:textId="77777777">
        <w:trPr>
          <w:cantSplit/>
        </w:trPr>
        <w:tc>
          <w:tcPr>
            <w:tcW w:w="2268" w:type="dxa"/>
            <w:gridSpan w:val="3"/>
          </w:tcPr>
          <w:p w14:paraId="48444AB9" w14:textId="77777777" w:rsidR="00C975E4" w:rsidRDefault="00000000">
            <w:pPr>
              <w:keepNext w:val="0"/>
              <w:spacing w:after="0"/>
            </w:pPr>
            <w:r>
              <w:rPr>
                <w:b/>
                <w:sz w:val="16"/>
              </w:rPr>
              <w:t xml:space="preserve">D. Persistence at </w:t>
            </w:r>
            <w:r>
              <w:rPr>
                <w:b/>
                <w:sz w:val="16"/>
              </w:rPr>
              <w:t xml:space="preserve">1</w:t>
            </w:r>
            <w:r>
              <w:rPr>
                <w:b/>
                <w:sz w:val="16"/>
              </w:rPr>
              <w:t xml:space="preserve"> </w:t>
            </w:r>
            <w:r>
              <w:rPr>
                <w:b/>
                <w:sz w:val="16"/>
              </w:rPr>
              <w:t xml:space="preserve">year</w:t>
            </w:r>
            <w:r>
              <w:rPr>
                <w:b/>
                <w:sz w:val="16"/>
              </w:rPr>
              <w:t xml:space="preserve"> (clinically indicated TTE)</w:t>
            </w:r>
          </w:p>
        </w:tc>
      </w:tr>
      <w:tr w:rsidR="00C975E4" w14:paraId="4D6B2426" w14:textId="77777777">
        <w:trPr>
          <w:cantSplit/>
        </w:trPr>
        <w:tc>
          <w:tcPr>
            <w:tcW w:w="3402" w:type="dxa"/>
          </w:tcPr>
          <w:p w14:paraId="5F620210" w14:textId="77777777" w:rsidR="00C975E4" w:rsidRDefault="00000000">
            <w:pPr>
              <w:keepNext w:val="0"/>
              <w:spacing w:after="0"/>
            </w:pPr>
            <w:r>
              <w:rPr>
                <w:sz w:val="16"/>
              </w:rPr>
              <w:t>Series with late TTE; improved from baseline, n (%)</w:t>
            </w:r>
          </w:p>
        </w:tc>
        <w:tc>
          <w:tcPr>
            <w:tcW w:w="2835" w:type="dxa"/>
          </w:tcPr>
          <w:p w14:paraId="4DF5F6CE" w14:textId="77777777" w:rsidR="00C975E4" w:rsidRDefault="00000000">
            <w:pPr>
              <w:keepNext w:val="0"/>
              <w:spacing w:after="0"/>
              <w:jc w:val="center"/>
            </w:pPr>
            <w:r>
              <w:rPr>
                <w:sz w:val="16"/>
              </w:rPr>
              <w:t>52; 29 (55.8)</w:t>
            </w:r>
          </w:p>
        </w:tc>
        <w:tc>
          <w:tcPr>
            <w:tcW w:w="2268" w:type="dxa"/>
          </w:tcPr>
          <w:p w14:paraId="700A1240" w14:textId="77777777" w:rsidR="00C975E4" w:rsidRDefault="00000000">
            <w:pPr>
              <w:keepNext w:val="0"/>
              <w:spacing w:after="0"/>
              <w:jc w:val="center"/>
            </w:pPr>
            <w:r>
              <w:rPr>
                <w:sz w:val="16"/>
              </w:rPr>
              <w:t>97; 68 (70.1)</w:t>
            </w:r>
          </w:p>
        </w:tc>
      </w:tr>
      <w:tr w:rsidR="00C975E4" w14:paraId="29AAE3F7" w14:textId="77777777">
        <w:trPr>
          <w:cantSplit/>
        </w:trPr>
        <w:tc>
          <w:tcPr>
            <w:tcW w:w="3402" w:type="dxa"/>
          </w:tcPr>
          <w:p w14:paraId="2256AC3C" w14:textId="77777777" w:rsidR="00C975E4" w:rsidRDefault="00000000">
            <w:pPr>
              <w:keepNext w:val="0"/>
              <w:spacing w:after="0"/>
            </w:pPr>
            <w:r>
              <w:rPr>
                <w:sz w:val="16"/>
              </w:rPr>
              <w:t>Improved at 1 month and still improved, n/N (%)</w:t>
            </w:r>
          </w:p>
        </w:tc>
        <w:tc>
          <w:tcPr>
            <w:tcW w:w="2835" w:type="dxa"/>
          </w:tcPr>
          <w:p w14:paraId="721A38E2" w14:textId="77777777" w:rsidR="00C975E4" w:rsidRDefault="00000000">
            <w:pPr>
              <w:keepNext w:val="0"/>
              <w:spacing w:after="0"/>
              <w:jc w:val="center"/>
            </w:pPr>
            <w:r>
              <w:rPr>
                <w:sz w:val="16"/>
              </w:rPr>
              <w:t>22/25 (88.0)</w:t>
            </w:r>
          </w:p>
        </w:tc>
        <w:tc>
          <w:tcPr>
            <w:tcW w:w="2268" w:type="dxa"/>
          </w:tcPr>
          <w:p w14:paraId="7305340E" w14:textId="77777777" w:rsidR="00C975E4" w:rsidRDefault="00000000">
            <w:pPr>
              <w:keepNext w:val="0"/>
              <w:spacing w:after="0"/>
              <w:jc w:val="center"/>
            </w:pPr>
            <w:r>
              <w:rPr>
                <w:sz w:val="16"/>
              </w:rPr>
              <w:t>49/55 (89.1)</w:t>
            </w:r>
          </w:p>
        </w:tc>
      </w:tr>
      <w:tr w:rsidR="00C975E4" w14:paraId="7205D397" w14:textId="77777777">
        <w:trPr>
          <w:cantSplit/>
        </w:trPr>
        <w:tc>
          <w:tcPr>
            <w:tcW w:w="3402" w:type="dxa"/>
          </w:tcPr>
          <w:p w14:paraId="1BF83D58" w14:textId="77777777" w:rsidR="00C975E4" w:rsidRDefault="00000000">
            <w:pPr>
              <w:keepNext w:val="0"/>
              <w:spacing w:after="0"/>
            </w:pPr>
            <w:r>
              <w:rPr>
                <w:sz w:val="16"/>
              </w:rPr>
              <w:t>Events per degree of freedom (12-factor model)</w:t>
            </w:r>
          </w:p>
        </w:tc>
        <w:tc>
          <w:tcPr>
            <w:tcW w:w="2835" w:type="dxa"/>
          </w:tcPr>
          <w:p w14:paraId="1D561ECE" w14:textId="77777777" w:rsidR="00C975E4" w:rsidRDefault="00000000">
            <w:pPr>
              <w:keepNext w:val="0"/>
              <w:spacing w:after="0"/>
              <w:jc w:val="center"/>
            </w:pPr>
            <w:r>
              <w:rPr>
                <w:sz w:val="16"/>
              </w:rPr>
              <w:t>6.6</w:t>
            </w:r>
          </w:p>
        </w:tc>
        <w:tc>
          <w:tcPr>
            <w:tcW w:w="2268" w:type="dxa"/>
          </w:tcPr>
          <w:p w14:paraId="0BE88368" w14:textId="77777777" w:rsidR="00C975E4" w:rsidRDefault="00000000">
            <w:pPr>
              <w:keepNext w:val="0"/>
              <w:spacing w:after="0"/>
              <w:jc w:val="center"/>
            </w:pPr>
            <w:r>
              <w:rPr>
                <w:sz w:val="16"/>
              </w:rPr>
              <w:t>13.5</w:t>
            </w:r>
          </w:p>
        </w:tc>
      </w:tr>
    </w:tbl>
    <w:p w14:paraId="64934B81" w14:textId="77777777" w:rsidR="00E4519B" w:rsidRDefault="00000000">
      <w:pPr>
        <w:spacing w:before="60"/>
      </w:pPr>
      <w:r>
        <w:rPr>
          <w:sz w:val="17"/>
        </w:rPr>
        <w:t xml:space="preserve">Valve series with study-defined moderate-or-greater baseline regurgitation (analysis grade ≥2); these analyses were post hoc. *12-factor model of Table S6 fitted in this subset (baseline grade entered as 3 versus 2; contrasts as in Table S6: LV, 51 vs 45 mm for MR and 50 vs 45 mm for TR; multiple imputation; patient-clustered standard errors); the OR for phenotype compares isolated with combined disease. †SR, atrial size change, or TRV change added to the 12-factor model as in Table S</w:t>
      </w:r>
      <w:r>
        <w:rPr>
          <w:sz w:val="17"/>
        </w:rPr>
        <w:t xml:space="preserve">8</w:t>
      </w:r>
      <w:r>
        <w:rPr>
          <w:sz w:val="17"/>
        </w:rPr>
        <w:t xml:space="preserve">; SR by AF type from a model with an SR × persistent AF interaction. ‡LA and RA changes entered together. D: observed proportions. With 86 MR events, MR estimates are imprecise. In combined MR/TR procedures with both valves grade ≥2 (n=98), both valves improved in 40, TR only in 19, MR only in 10, and neither in 29 (observed/expected joint improvement, 1.33). AF indicates atrial fibrillation; BMI, body mass index; LA, left atrial; LV, left ventricular; MR, mitral regurgitation; OR, odds ratio; RA, right atrial; SR, sinus rhythm; TR, tricuspid regurgitation; TRV, peak tricuspid regurgitant velocity; TTE, transthoracic echocardiography. The study-defined moderate category includes report-labelled mild-to-moderate regurgitation. Main </w:t>
      </w:r>
      <w:r>
        <w:rPr>
          <w:sz w:val="17"/>
        </w:rPr>
        <w:t xml:space="preserve">Figure</w:t>
      </w:r>
      <w:r>
        <w:rPr>
          <w:sz w:val="17"/>
        </w:rPr>
        <w:t xml:space="preserve"> </w:t>
      </w:r>
      <w:r>
        <w:rPr>
          <w:sz w:val="17"/>
        </w:rPr>
        <w:t xml:space="preserve">2D</w:t>
      </w:r>
      <w:r>
        <w:rPr>
          <w:sz w:val="17"/>
        </w:rPr>
        <w:t xml:space="preserve"> presents the study-defined moderate-or-greater category. Reduction in grade and mild-or-less residual regurgitation are different endpoints; neither directly measures avoidance of valve intervention.</w:t>
      </w:r>
    </w:p>
    <w:p w14:paraId="01C47340" w14:textId="77777777" w:rsidR="00C975E4" w:rsidRDefault="00C975E4">
      <w:pPr>
        <w:sectPr w:rsidR="00C975E4">
          <w:pgSz w:w="11906" w:h="16838"/>
          <w:pgMar w:top="1134" w:right="1134" w:bottom="1134" w:left="1134" w:header="720" w:footer="720" w:gutter="0"/>
          <w:cols w:space="720"/>
          <w:docGrid w:linePitch="360"/>
        </w:sectPr>
      </w:pPr>
    </w:p>
    <w:p w14:paraId="68861A7D" w14:textId="77777777" w:rsidR="00C975E4" w:rsidRDefault="00000000">
      <w:pPr>
        <w:keepNext/>
        <w:spacing w:after="80"/>
      </w:pPr>
      <w:r>
        <w:rPr>
          <w:b/>
        </w:rPr>
        <w:lastRenderedPageBreak/>
        <w:t>Table S6. Baseline factors associated with ≥1-grade MR and TR improvement at 1 month: 12-factor model (unadjusted associations, sensitivity analyses, and model diagnostics)</w:t>
      </w:r>
    </w:p>
    <w:tbl>
      <w:tblPr>
        <w:tblW w:w="13267" w:type="dxa"/>
        <w:tblLayout w:type="fixed"/>
        <w:tblLook w:val="04A0" w:firstRow="1" w:lastRow="0" w:firstColumn="1" w:lastColumn="0" w:noHBand="0" w:noVBand="1"/>
      </w:tblPr>
      <w:tblGrid>
        <w:gridCol w:w="3175"/>
        <w:gridCol w:w="2154"/>
        <w:gridCol w:w="1871"/>
        <w:gridCol w:w="794"/>
        <w:gridCol w:w="1871"/>
        <w:gridCol w:w="794"/>
        <w:gridCol w:w="1474"/>
        <w:gridCol w:w="1134"/>
      </w:tblGrid>
      <w:tr w:rsidR="00C975E4" w14:paraId="2CF1DF8A" w14:textId="77777777">
        <w:trPr>
          <w:cantSplit/>
        </w:trPr>
        <w:tc>
          <w:tcPr>
            <w:tcW w:w="3175" w:type="dxa"/>
            <w:tcBorders>
              <w:top w:val="single" w:sz="8" w:space="0" w:color="000000"/>
              <w:bottom w:val="single" w:sz="8" w:space="0" w:color="000000"/>
            </w:tcBorders>
          </w:tcPr>
          <w:p w14:paraId="7BB32F1C" w14:textId="77777777" w:rsidR="00C975E4" w:rsidRDefault="00000000">
            <w:pPr>
              <w:keepNext/>
              <w:spacing w:after="0"/>
            </w:pPr>
            <w:r>
              <w:rPr>
                <w:b/>
                <w:sz w:val="15"/>
              </w:rPr>
              <w:t>Factor</w:t>
            </w:r>
          </w:p>
        </w:tc>
        <w:tc>
          <w:tcPr>
            <w:tcW w:w="2154" w:type="dxa"/>
            <w:tcBorders>
              <w:top w:val="single" w:sz="8" w:space="0" w:color="000000"/>
              <w:bottom w:val="single" w:sz="8" w:space="0" w:color="000000"/>
            </w:tcBorders>
          </w:tcPr>
          <w:p w14:paraId="24234620" w14:textId="77777777" w:rsidR="00C975E4" w:rsidRDefault="00000000">
            <w:pPr>
              <w:keepNext/>
              <w:spacing w:after="0"/>
              <w:jc w:val="center"/>
            </w:pPr>
            <w:r>
              <w:rPr>
                <w:b/>
                <w:sz w:val="15"/>
              </w:rPr>
              <w:t>Contrast (MR / TR)</w:t>
            </w:r>
          </w:p>
        </w:tc>
        <w:tc>
          <w:tcPr>
            <w:tcW w:w="1871" w:type="dxa"/>
            <w:tcBorders>
              <w:top w:val="single" w:sz="8" w:space="0" w:color="000000"/>
              <w:bottom w:val="single" w:sz="8" w:space="0" w:color="000000"/>
            </w:tcBorders>
          </w:tcPr>
          <w:p w14:paraId="78460453" w14:textId="77777777" w:rsidR="00C975E4" w:rsidRDefault="00000000">
            <w:pPr>
              <w:keepNext/>
              <w:spacing w:after="0"/>
              <w:jc w:val="center"/>
            </w:pPr>
            <w:r>
              <w:rPr>
                <w:b/>
                <w:sz w:val="15"/>
              </w:rPr>
              <w:t>MR: OR (95% CI)</w:t>
            </w:r>
          </w:p>
        </w:tc>
        <w:tc>
          <w:tcPr>
            <w:tcW w:w="794" w:type="dxa"/>
            <w:tcBorders>
              <w:top w:val="single" w:sz="8" w:space="0" w:color="000000"/>
              <w:bottom w:val="single" w:sz="8" w:space="0" w:color="000000"/>
            </w:tcBorders>
          </w:tcPr>
          <w:p w14:paraId="3120E807" w14:textId="77777777" w:rsidR="00C975E4" w:rsidRDefault="00000000">
            <w:pPr>
              <w:keepNext/>
              <w:spacing w:after="0"/>
              <w:jc w:val="center"/>
            </w:pPr>
            <w:r>
              <w:rPr>
                <w:b/>
                <w:sz w:val="15"/>
              </w:rPr>
              <w:t>P</w:t>
            </w:r>
          </w:p>
        </w:tc>
        <w:tc>
          <w:tcPr>
            <w:tcW w:w="1871" w:type="dxa"/>
            <w:tcBorders>
              <w:top w:val="single" w:sz="8" w:space="0" w:color="000000"/>
              <w:bottom w:val="single" w:sz="8" w:space="0" w:color="000000"/>
            </w:tcBorders>
          </w:tcPr>
          <w:p w14:paraId="56722264" w14:textId="77777777" w:rsidR="00C975E4" w:rsidRDefault="00000000">
            <w:pPr>
              <w:keepNext/>
              <w:spacing w:after="0"/>
              <w:jc w:val="center"/>
            </w:pPr>
            <w:r>
              <w:rPr>
                <w:b/>
                <w:sz w:val="15"/>
              </w:rPr>
              <w:t>TR: OR (95% CI)</w:t>
            </w:r>
          </w:p>
        </w:tc>
        <w:tc>
          <w:tcPr>
            <w:tcW w:w="794" w:type="dxa"/>
            <w:tcBorders>
              <w:top w:val="single" w:sz="8" w:space="0" w:color="000000"/>
              <w:bottom w:val="single" w:sz="8" w:space="0" w:color="000000"/>
            </w:tcBorders>
          </w:tcPr>
          <w:p w14:paraId="739E4BF6" w14:textId="77777777" w:rsidR="00C975E4" w:rsidRDefault="00000000">
            <w:pPr>
              <w:keepNext/>
              <w:spacing w:after="0"/>
              <w:jc w:val="center"/>
            </w:pPr>
            <w:r>
              <w:rPr>
                <w:b/>
                <w:sz w:val="15"/>
              </w:rPr>
              <w:t>P</w:t>
            </w:r>
          </w:p>
        </w:tc>
        <w:tc>
          <w:tcPr>
            <w:tcW w:w="1474" w:type="dxa"/>
            <w:tcBorders>
              <w:top w:val="single" w:sz="8" w:space="0" w:color="000000"/>
              <w:bottom w:val="single" w:sz="8" w:space="0" w:color="000000"/>
            </w:tcBorders>
          </w:tcPr>
          <w:p w14:paraId="1AD52351" w14:textId="77777777" w:rsidR="00C975E4" w:rsidRDefault="00000000">
            <w:pPr>
              <w:keepNext/>
              <w:spacing w:after="0"/>
              <w:jc w:val="center"/>
            </w:pPr>
            <w:r>
              <w:rPr>
                <w:b/>
                <w:sz w:val="15"/>
              </w:rPr>
              <w:t>q, MR / TR</w:t>
            </w:r>
          </w:p>
        </w:tc>
        <w:tc>
          <w:tcPr>
            <w:tcW w:w="1134" w:type="dxa"/>
            <w:tcBorders>
              <w:top w:val="single" w:sz="8" w:space="0" w:color="000000"/>
              <w:bottom w:val="single" w:sz="8" w:space="0" w:color="000000"/>
            </w:tcBorders>
          </w:tcPr>
          <w:p w14:paraId="7DB89325" w14:textId="77777777" w:rsidR="00C975E4" w:rsidRDefault="00000000">
            <w:pPr>
              <w:keepNext/>
              <w:spacing w:after="0"/>
              <w:jc w:val="center"/>
            </w:pPr>
            <w:r>
              <w:rPr>
                <w:b/>
                <w:sz w:val="15"/>
              </w:rPr>
              <w:t>Factor × valve P</w:t>
            </w:r>
          </w:p>
        </w:tc>
      </w:tr>
      <w:tr w:rsidR="00C975E4" w14:paraId="29E7674F" w14:textId="77777777">
        <w:trPr>
          <w:cantSplit/>
        </w:trPr>
        <w:tc>
          <w:tcPr>
            <w:tcW w:w="1134" w:type="dxa"/>
            <w:gridSpan w:val="8"/>
          </w:tcPr>
          <w:p w14:paraId="56197697" w14:textId="77777777" w:rsidR="00C975E4" w:rsidRDefault="00000000">
            <w:pPr>
              <w:keepNext w:val="0"/>
              <w:spacing w:after="0"/>
            </w:pPr>
            <w:r>
              <w:rPr>
                <w:b/>
                <w:sz w:val="15"/>
              </w:rPr>
              <w:t>A. Main analysis: one valve-level logistic model including 12 baseline factors (multiple imputation)</w:t>
            </w:r>
          </w:p>
        </w:tc>
      </w:tr>
      <w:tr w:rsidR="00C975E4" w14:paraId="2F654350" w14:textId="77777777">
        <w:trPr>
          <w:cantSplit/>
        </w:trPr>
        <w:tc>
          <w:tcPr>
            <w:tcW w:w="1134" w:type="dxa"/>
            <w:gridSpan w:val="8"/>
          </w:tcPr>
          <w:p w14:paraId="2D72FD1E" w14:textId="77777777" w:rsidR="00C975E4" w:rsidRDefault="00000000">
            <w:pPr>
              <w:keepNext w:val="0"/>
              <w:spacing w:after="0"/>
            </w:pPr>
            <w:r>
              <w:rPr>
                <w:b/>
                <w:sz w:val="15"/>
              </w:rPr>
              <w:t>Patient characteristics</w:t>
            </w:r>
          </w:p>
        </w:tc>
      </w:tr>
      <w:tr w:rsidR="00C975E4" w14:paraId="18814BD1" w14:textId="77777777">
        <w:trPr>
          <w:cantSplit/>
        </w:trPr>
        <w:tc>
          <w:tcPr>
            <w:tcW w:w="3175" w:type="dxa"/>
          </w:tcPr>
          <w:p w14:paraId="5AD41E9D" w14:textId="77777777" w:rsidR="00C975E4" w:rsidRDefault="00000000">
            <w:pPr>
              <w:keepNext w:val="0"/>
              <w:spacing w:after="0"/>
            </w:pPr>
            <w:r>
              <w:rPr>
                <w:sz w:val="15"/>
              </w:rPr>
              <w:t>Age, y</w:t>
            </w:r>
          </w:p>
        </w:tc>
        <w:tc>
          <w:tcPr>
            <w:tcW w:w="2154" w:type="dxa"/>
          </w:tcPr>
          <w:p w14:paraId="16A762FA" w14:textId="77777777" w:rsidR="00C975E4" w:rsidRDefault="00000000">
            <w:pPr>
              <w:keepNext w:val="0"/>
              <w:spacing w:after="0"/>
              <w:jc w:val="center"/>
            </w:pPr>
            <w:r>
              <w:rPr>
                <w:sz w:val="15"/>
              </w:rPr>
              <w:t>74.3 vs 60.5 / 74.0 vs 60.1</w:t>
            </w:r>
          </w:p>
        </w:tc>
        <w:tc>
          <w:tcPr>
            <w:tcW w:w="1871" w:type="dxa"/>
          </w:tcPr>
          <w:p w14:paraId="2E8CC08D" w14:textId="77777777" w:rsidR="00C975E4" w:rsidRDefault="00000000">
            <w:pPr>
              <w:keepNext w:val="0"/>
              <w:spacing w:after="0"/>
              <w:jc w:val="center"/>
            </w:pPr>
            <w:r>
              <w:rPr>
                <w:sz w:val="15"/>
              </w:rPr>
              <w:t>0.78 (0.59–1.03)</w:t>
            </w:r>
          </w:p>
        </w:tc>
        <w:tc>
          <w:tcPr>
            <w:tcW w:w="794" w:type="dxa"/>
          </w:tcPr>
          <w:p w14:paraId="68C3AFBF" w14:textId="77777777" w:rsidR="00C975E4" w:rsidRDefault="00000000">
            <w:pPr>
              <w:keepNext w:val="0"/>
              <w:spacing w:after="0"/>
              <w:jc w:val="center"/>
            </w:pPr>
            <w:r>
              <w:rPr>
                <w:sz w:val="15"/>
              </w:rPr>
              <w:t>0.083</w:t>
            </w:r>
          </w:p>
        </w:tc>
        <w:tc>
          <w:tcPr>
            <w:tcW w:w="1871" w:type="dxa"/>
          </w:tcPr>
          <w:p w14:paraId="363A1A03" w14:textId="77777777" w:rsidR="00C975E4" w:rsidRDefault="00000000">
            <w:pPr>
              <w:keepNext w:val="0"/>
              <w:spacing w:after="0"/>
              <w:jc w:val="center"/>
            </w:pPr>
            <w:r>
              <w:rPr>
                <w:sz w:val="15"/>
              </w:rPr>
              <w:t>0.80 (0.63–1.01)</w:t>
            </w:r>
          </w:p>
        </w:tc>
        <w:tc>
          <w:tcPr>
            <w:tcW w:w="794" w:type="dxa"/>
          </w:tcPr>
          <w:p w14:paraId="6E04C6F2" w14:textId="77777777" w:rsidR="00C975E4" w:rsidRDefault="00000000">
            <w:pPr>
              <w:keepNext w:val="0"/>
              <w:spacing w:after="0"/>
              <w:jc w:val="center"/>
            </w:pPr>
            <w:r>
              <w:rPr>
                <w:sz w:val="15"/>
              </w:rPr>
              <w:t>0.063</w:t>
            </w:r>
          </w:p>
        </w:tc>
        <w:tc>
          <w:tcPr>
            <w:tcW w:w="1474" w:type="dxa"/>
          </w:tcPr>
          <w:p w14:paraId="4851144B" w14:textId="77777777" w:rsidR="00C975E4" w:rsidRDefault="00000000">
            <w:pPr>
              <w:keepNext w:val="0"/>
              <w:spacing w:after="0"/>
              <w:jc w:val="center"/>
            </w:pPr>
            <w:r>
              <w:rPr>
                <w:sz w:val="15"/>
              </w:rPr>
              <w:t>0.15 / 0.15</w:t>
            </w:r>
          </w:p>
        </w:tc>
        <w:tc>
          <w:tcPr>
            <w:tcW w:w="1134" w:type="dxa"/>
          </w:tcPr>
          <w:p w14:paraId="69846E1D" w14:textId="77777777" w:rsidR="00C975E4" w:rsidRDefault="00000000">
            <w:pPr>
              <w:keepNext w:val="0"/>
              <w:spacing w:after="0"/>
              <w:jc w:val="center"/>
            </w:pPr>
            <w:r>
              <w:rPr>
                <w:sz w:val="15"/>
              </w:rPr>
              <w:t>0.85</w:t>
            </w:r>
          </w:p>
        </w:tc>
      </w:tr>
      <w:tr w:rsidR="00C975E4" w14:paraId="7A64D86B" w14:textId="77777777">
        <w:trPr>
          <w:cantSplit/>
        </w:trPr>
        <w:tc>
          <w:tcPr>
            <w:tcW w:w="3175" w:type="dxa"/>
          </w:tcPr>
          <w:p w14:paraId="33465F60" w14:textId="77777777" w:rsidR="00C975E4" w:rsidRDefault="00000000">
            <w:pPr>
              <w:keepNext w:val="0"/>
              <w:spacing w:after="0"/>
            </w:pPr>
            <w:r>
              <w:rPr>
                <w:sz w:val="15"/>
              </w:rPr>
              <w:t>Female sex</w:t>
            </w:r>
          </w:p>
        </w:tc>
        <w:tc>
          <w:tcPr>
            <w:tcW w:w="2154" w:type="dxa"/>
          </w:tcPr>
          <w:p w14:paraId="2DC5C689" w14:textId="77777777" w:rsidR="00C975E4" w:rsidRDefault="00000000">
            <w:pPr>
              <w:keepNext w:val="0"/>
              <w:spacing w:after="0"/>
              <w:jc w:val="center"/>
            </w:pPr>
            <w:r>
              <w:rPr>
                <w:sz w:val="15"/>
              </w:rPr>
              <w:t>yes vs no</w:t>
            </w:r>
          </w:p>
        </w:tc>
        <w:tc>
          <w:tcPr>
            <w:tcW w:w="1871" w:type="dxa"/>
          </w:tcPr>
          <w:p w14:paraId="175E3563" w14:textId="77777777" w:rsidR="00C975E4" w:rsidRDefault="00000000">
            <w:pPr>
              <w:keepNext w:val="0"/>
              <w:spacing w:after="0"/>
              <w:jc w:val="center"/>
            </w:pPr>
            <w:r>
              <w:rPr>
                <w:sz w:val="15"/>
              </w:rPr>
              <w:t>0.53 (0.35–0.79)</w:t>
            </w:r>
          </w:p>
        </w:tc>
        <w:tc>
          <w:tcPr>
            <w:tcW w:w="794" w:type="dxa"/>
          </w:tcPr>
          <w:p w14:paraId="1432D29C" w14:textId="77777777" w:rsidR="00C975E4" w:rsidRDefault="00000000">
            <w:pPr>
              <w:keepNext w:val="0"/>
              <w:spacing w:after="0"/>
              <w:jc w:val="center"/>
            </w:pPr>
            <w:r>
              <w:rPr>
                <w:sz w:val="15"/>
              </w:rPr>
              <w:t>0.002</w:t>
            </w:r>
          </w:p>
        </w:tc>
        <w:tc>
          <w:tcPr>
            <w:tcW w:w="1871" w:type="dxa"/>
          </w:tcPr>
          <w:p w14:paraId="7CC6749F" w14:textId="77777777" w:rsidR="00C975E4" w:rsidRDefault="00000000">
            <w:pPr>
              <w:keepNext w:val="0"/>
              <w:spacing w:after="0"/>
              <w:jc w:val="center"/>
            </w:pPr>
            <w:r>
              <w:rPr>
                <w:sz w:val="15"/>
              </w:rPr>
              <w:t>0.87 (0.62–1.22)</w:t>
            </w:r>
          </w:p>
        </w:tc>
        <w:tc>
          <w:tcPr>
            <w:tcW w:w="794" w:type="dxa"/>
          </w:tcPr>
          <w:p w14:paraId="647502AD" w14:textId="77777777" w:rsidR="00C975E4" w:rsidRDefault="00000000">
            <w:pPr>
              <w:keepNext w:val="0"/>
              <w:spacing w:after="0"/>
              <w:jc w:val="center"/>
            </w:pPr>
            <w:r>
              <w:rPr>
                <w:sz w:val="15"/>
              </w:rPr>
              <w:t>0.42</w:t>
            </w:r>
          </w:p>
        </w:tc>
        <w:tc>
          <w:tcPr>
            <w:tcW w:w="1474" w:type="dxa"/>
          </w:tcPr>
          <w:p w14:paraId="77F49DE8" w14:textId="77777777" w:rsidR="00C975E4" w:rsidRDefault="00000000">
            <w:pPr>
              <w:keepNext w:val="0"/>
              <w:spacing w:after="0"/>
              <w:jc w:val="center"/>
            </w:pPr>
            <w:r>
              <w:rPr>
                <w:sz w:val="15"/>
              </w:rPr>
              <w:t>0.012 / 0.63</w:t>
            </w:r>
          </w:p>
        </w:tc>
        <w:tc>
          <w:tcPr>
            <w:tcW w:w="1134" w:type="dxa"/>
          </w:tcPr>
          <w:p w14:paraId="7E5ABF2B" w14:textId="77777777" w:rsidR="00C975E4" w:rsidRDefault="00000000">
            <w:pPr>
              <w:keepNext w:val="0"/>
              <w:spacing w:after="0"/>
              <w:jc w:val="center"/>
            </w:pPr>
            <w:r>
              <w:rPr>
                <w:sz w:val="15"/>
              </w:rPr>
              <w:t>0.037</w:t>
            </w:r>
          </w:p>
        </w:tc>
      </w:tr>
      <w:tr w:rsidR="00C975E4" w14:paraId="2AAB713F" w14:textId="77777777">
        <w:trPr>
          <w:cantSplit/>
        </w:trPr>
        <w:tc>
          <w:tcPr>
            <w:tcW w:w="3175" w:type="dxa"/>
          </w:tcPr>
          <w:p w14:paraId="09CF6E32" w14:textId="77777777" w:rsidR="00C975E4" w:rsidRDefault="00000000">
            <w:pPr>
              <w:keepNext w:val="0"/>
              <w:spacing w:after="0"/>
            </w:pPr>
            <w:r>
              <w:rPr>
                <w:sz w:val="15"/>
              </w:rPr>
              <w:t>BMI, kg/m²</w:t>
            </w:r>
          </w:p>
        </w:tc>
        <w:tc>
          <w:tcPr>
            <w:tcW w:w="2154" w:type="dxa"/>
          </w:tcPr>
          <w:p w14:paraId="75C3283C" w14:textId="77777777" w:rsidR="00C975E4" w:rsidRDefault="00000000">
            <w:pPr>
              <w:keepNext w:val="0"/>
              <w:spacing w:after="0"/>
              <w:jc w:val="center"/>
            </w:pPr>
            <w:r>
              <w:rPr>
                <w:sz w:val="15"/>
              </w:rPr>
              <w:t>26.2 vs 22.2 / 26.2 vs 22.1</w:t>
            </w:r>
          </w:p>
        </w:tc>
        <w:tc>
          <w:tcPr>
            <w:tcW w:w="1871" w:type="dxa"/>
          </w:tcPr>
          <w:p w14:paraId="5AEB8F37" w14:textId="77777777" w:rsidR="00C975E4" w:rsidRDefault="00000000">
            <w:pPr>
              <w:keepNext w:val="0"/>
              <w:spacing w:after="0"/>
              <w:jc w:val="center"/>
            </w:pPr>
            <w:r>
              <w:rPr>
                <w:sz w:val="15"/>
              </w:rPr>
              <w:t>1.38 (1.08–1.77)</w:t>
            </w:r>
          </w:p>
        </w:tc>
        <w:tc>
          <w:tcPr>
            <w:tcW w:w="794" w:type="dxa"/>
          </w:tcPr>
          <w:p w14:paraId="19E20FC4" w14:textId="77777777" w:rsidR="00C975E4" w:rsidRDefault="00000000">
            <w:pPr>
              <w:keepNext w:val="0"/>
              <w:spacing w:after="0"/>
              <w:jc w:val="center"/>
            </w:pPr>
            <w:r>
              <w:rPr>
                <w:sz w:val="15"/>
              </w:rPr>
              <w:t>0.011</w:t>
            </w:r>
          </w:p>
        </w:tc>
        <w:tc>
          <w:tcPr>
            <w:tcW w:w="1871" w:type="dxa"/>
          </w:tcPr>
          <w:p w14:paraId="1083A36E" w14:textId="77777777" w:rsidR="00C975E4" w:rsidRDefault="00000000">
            <w:pPr>
              <w:keepNext w:val="0"/>
              <w:spacing w:after="0"/>
              <w:jc w:val="center"/>
            </w:pPr>
            <w:r>
              <w:rPr>
                <w:sz w:val="15"/>
              </w:rPr>
              <w:t>1.58 (1.24–2.02)</w:t>
            </w:r>
          </w:p>
        </w:tc>
        <w:tc>
          <w:tcPr>
            <w:tcW w:w="794" w:type="dxa"/>
          </w:tcPr>
          <w:p w14:paraId="2521628B" w14:textId="77777777" w:rsidR="00C975E4" w:rsidRDefault="00000000">
            <w:pPr>
              <w:keepNext w:val="0"/>
              <w:spacing w:after="0"/>
              <w:jc w:val="center"/>
            </w:pPr>
            <w:r>
              <w:rPr>
                <w:sz w:val="15"/>
              </w:rPr>
              <w:t>&lt;0.001</w:t>
            </w:r>
          </w:p>
        </w:tc>
        <w:tc>
          <w:tcPr>
            <w:tcW w:w="1474" w:type="dxa"/>
          </w:tcPr>
          <w:p w14:paraId="0CCE2F16" w14:textId="77777777" w:rsidR="00C975E4" w:rsidRDefault="00000000">
            <w:pPr>
              <w:keepNext w:val="0"/>
              <w:spacing w:after="0"/>
              <w:jc w:val="center"/>
            </w:pPr>
            <w:r>
              <w:rPr>
                <w:sz w:val="15"/>
              </w:rPr>
              <w:t>0.044 / 0.003</w:t>
            </w:r>
          </w:p>
        </w:tc>
        <w:tc>
          <w:tcPr>
            <w:tcW w:w="1134" w:type="dxa"/>
          </w:tcPr>
          <w:p w14:paraId="5CF1287F" w14:textId="77777777" w:rsidR="00C975E4" w:rsidRDefault="00000000">
            <w:pPr>
              <w:keepNext w:val="0"/>
              <w:spacing w:after="0"/>
              <w:jc w:val="center"/>
            </w:pPr>
            <w:r>
              <w:rPr>
                <w:sz w:val="15"/>
              </w:rPr>
              <w:t>0.43</w:t>
            </w:r>
          </w:p>
        </w:tc>
      </w:tr>
      <w:tr w:rsidR="00C975E4" w14:paraId="1443FDDD" w14:textId="77777777">
        <w:trPr>
          <w:cantSplit/>
        </w:trPr>
        <w:tc>
          <w:tcPr>
            <w:tcW w:w="3175" w:type="dxa"/>
          </w:tcPr>
          <w:p w14:paraId="0E2440F3" w14:textId="77777777" w:rsidR="00C975E4" w:rsidRDefault="00000000">
            <w:pPr>
              <w:keepNext w:val="0"/>
              <w:spacing w:after="0"/>
            </w:pPr>
            <w:r>
              <w:rPr>
                <w:sz w:val="15"/>
              </w:rPr>
              <w:t>Persistent AF</w:t>
            </w:r>
          </w:p>
        </w:tc>
        <w:tc>
          <w:tcPr>
            <w:tcW w:w="2154" w:type="dxa"/>
          </w:tcPr>
          <w:p w14:paraId="1FDC738F" w14:textId="77777777" w:rsidR="00C975E4" w:rsidRDefault="00000000">
            <w:pPr>
              <w:keepNext w:val="0"/>
              <w:spacing w:after="0"/>
              <w:jc w:val="center"/>
            </w:pPr>
            <w:r>
              <w:rPr>
                <w:sz w:val="15"/>
              </w:rPr>
              <w:t>yes vs no</w:t>
            </w:r>
          </w:p>
        </w:tc>
        <w:tc>
          <w:tcPr>
            <w:tcW w:w="1871" w:type="dxa"/>
          </w:tcPr>
          <w:p w14:paraId="674A0126" w14:textId="77777777" w:rsidR="00C975E4" w:rsidRDefault="00000000">
            <w:pPr>
              <w:keepNext w:val="0"/>
              <w:spacing w:after="0"/>
              <w:jc w:val="center"/>
            </w:pPr>
            <w:r>
              <w:rPr>
                <w:sz w:val="15"/>
              </w:rPr>
              <w:t>0.86 (0.54–1.36)</w:t>
            </w:r>
          </w:p>
        </w:tc>
        <w:tc>
          <w:tcPr>
            <w:tcW w:w="794" w:type="dxa"/>
          </w:tcPr>
          <w:p w14:paraId="1D1B0498" w14:textId="77777777" w:rsidR="00C975E4" w:rsidRDefault="00000000">
            <w:pPr>
              <w:keepNext w:val="0"/>
              <w:spacing w:after="0"/>
              <w:jc w:val="center"/>
            </w:pPr>
            <w:r>
              <w:rPr>
                <w:sz w:val="15"/>
              </w:rPr>
              <w:t>0.51</w:t>
            </w:r>
          </w:p>
        </w:tc>
        <w:tc>
          <w:tcPr>
            <w:tcW w:w="1871" w:type="dxa"/>
          </w:tcPr>
          <w:p w14:paraId="308C0360" w14:textId="77777777" w:rsidR="00C975E4" w:rsidRDefault="00000000">
            <w:pPr>
              <w:keepNext w:val="0"/>
              <w:spacing w:after="0"/>
              <w:jc w:val="center"/>
            </w:pPr>
            <w:r>
              <w:rPr>
                <w:sz w:val="15"/>
              </w:rPr>
              <w:t>1.21 (0.81–1.80)</w:t>
            </w:r>
          </w:p>
        </w:tc>
        <w:tc>
          <w:tcPr>
            <w:tcW w:w="794" w:type="dxa"/>
          </w:tcPr>
          <w:p w14:paraId="066A50A5" w14:textId="77777777" w:rsidR="00C975E4" w:rsidRDefault="00000000">
            <w:pPr>
              <w:keepNext w:val="0"/>
              <w:spacing w:after="0"/>
              <w:jc w:val="center"/>
            </w:pPr>
            <w:r>
              <w:rPr>
                <w:sz w:val="15"/>
              </w:rPr>
              <w:t>0.35</w:t>
            </w:r>
          </w:p>
        </w:tc>
        <w:tc>
          <w:tcPr>
            <w:tcW w:w="1474" w:type="dxa"/>
          </w:tcPr>
          <w:p w14:paraId="37A48A75" w14:textId="77777777" w:rsidR="00C975E4" w:rsidRDefault="00000000">
            <w:pPr>
              <w:keepNext w:val="0"/>
              <w:spacing w:after="0"/>
              <w:jc w:val="center"/>
            </w:pPr>
            <w:r>
              <w:rPr>
                <w:sz w:val="15"/>
              </w:rPr>
              <w:t>0.68 / 0.57</w:t>
            </w:r>
          </w:p>
        </w:tc>
        <w:tc>
          <w:tcPr>
            <w:tcW w:w="1134" w:type="dxa"/>
          </w:tcPr>
          <w:p w14:paraId="3E606D0A" w14:textId="77777777" w:rsidR="00C975E4" w:rsidRDefault="00000000">
            <w:pPr>
              <w:keepNext w:val="0"/>
              <w:spacing w:after="0"/>
              <w:jc w:val="center"/>
            </w:pPr>
            <w:r>
              <w:rPr>
                <w:sz w:val="15"/>
              </w:rPr>
              <w:t>0.23</w:t>
            </w:r>
          </w:p>
        </w:tc>
      </w:tr>
      <w:tr w:rsidR="00C975E4" w14:paraId="28472243" w14:textId="77777777">
        <w:trPr>
          <w:cantSplit/>
        </w:trPr>
        <w:tc>
          <w:tcPr>
            <w:tcW w:w="1134" w:type="dxa"/>
            <w:gridSpan w:val="8"/>
          </w:tcPr>
          <w:p w14:paraId="0F6EC9FA" w14:textId="77777777" w:rsidR="00C975E4" w:rsidRDefault="00000000">
            <w:pPr>
              <w:keepNext w:val="0"/>
              <w:spacing w:after="0"/>
            </w:pPr>
            <w:r>
              <w:rPr>
                <w:b/>
                <w:sz w:val="15"/>
              </w:rPr>
              <w:t>TR peak velocity and chamber size and function (unindexed)</w:t>
            </w:r>
          </w:p>
        </w:tc>
      </w:tr>
      <w:tr w:rsidR="00C975E4" w14:paraId="2AD49224" w14:textId="77777777">
        <w:trPr>
          <w:cantSplit/>
        </w:trPr>
        <w:tc>
          <w:tcPr>
            <w:tcW w:w="3175" w:type="dxa"/>
          </w:tcPr>
          <w:p w14:paraId="4BFA1EC9" w14:textId="77777777" w:rsidR="00C975E4" w:rsidRDefault="00000000">
            <w:pPr>
              <w:keepNext w:val="0"/>
              <w:spacing w:after="0"/>
            </w:pPr>
            <w:r>
              <w:rPr>
                <w:sz w:val="15"/>
              </w:rPr>
              <w:t>TR peak velocity, m/s</w:t>
            </w:r>
          </w:p>
        </w:tc>
        <w:tc>
          <w:tcPr>
            <w:tcW w:w="2154" w:type="dxa"/>
          </w:tcPr>
          <w:p w14:paraId="557BD292" w14:textId="77777777" w:rsidR="00C975E4" w:rsidRDefault="00000000">
            <w:pPr>
              <w:keepNext w:val="0"/>
              <w:spacing w:after="0"/>
              <w:jc w:val="center"/>
            </w:pPr>
            <w:r>
              <w:rPr>
                <w:sz w:val="15"/>
              </w:rPr>
              <w:t>2.9 vs 2.4</w:t>
            </w:r>
          </w:p>
        </w:tc>
        <w:tc>
          <w:tcPr>
            <w:tcW w:w="1871" w:type="dxa"/>
          </w:tcPr>
          <w:p w14:paraId="0A4A04CF" w14:textId="77777777" w:rsidR="00C975E4" w:rsidRDefault="00000000">
            <w:pPr>
              <w:keepNext w:val="0"/>
              <w:spacing w:after="0"/>
              <w:jc w:val="center"/>
            </w:pPr>
            <w:r>
              <w:rPr>
                <w:sz w:val="15"/>
              </w:rPr>
              <w:t>1.02 (0.78–1.35)</w:t>
            </w:r>
          </w:p>
        </w:tc>
        <w:tc>
          <w:tcPr>
            <w:tcW w:w="794" w:type="dxa"/>
          </w:tcPr>
          <w:p w14:paraId="54A71D8A" w14:textId="77777777" w:rsidR="00C975E4" w:rsidRDefault="00000000">
            <w:pPr>
              <w:keepNext w:val="0"/>
              <w:spacing w:after="0"/>
              <w:jc w:val="center"/>
            </w:pPr>
            <w:r>
              <w:rPr>
                <w:sz w:val="15"/>
              </w:rPr>
              <w:t>0.88</w:t>
            </w:r>
          </w:p>
        </w:tc>
        <w:tc>
          <w:tcPr>
            <w:tcW w:w="1871" w:type="dxa"/>
          </w:tcPr>
          <w:p w14:paraId="2A2514A5" w14:textId="77777777" w:rsidR="00C975E4" w:rsidRDefault="00000000">
            <w:pPr>
              <w:keepNext w:val="0"/>
              <w:spacing w:after="0"/>
              <w:jc w:val="center"/>
            </w:pPr>
            <w:r>
              <w:rPr>
                <w:sz w:val="15"/>
              </w:rPr>
              <w:t>0.79 (0.62–1.01)</w:t>
            </w:r>
          </w:p>
        </w:tc>
        <w:tc>
          <w:tcPr>
            <w:tcW w:w="794" w:type="dxa"/>
          </w:tcPr>
          <w:p w14:paraId="6B95CBCA" w14:textId="77777777" w:rsidR="00C975E4" w:rsidRDefault="00000000">
            <w:pPr>
              <w:keepNext w:val="0"/>
              <w:spacing w:after="0"/>
              <w:jc w:val="center"/>
            </w:pPr>
            <w:r>
              <w:rPr>
                <w:sz w:val="15"/>
              </w:rPr>
              <w:t>0.062</w:t>
            </w:r>
          </w:p>
        </w:tc>
        <w:tc>
          <w:tcPr>
            <w:tcW w:w="1474" w:type="dxa"/>
          </w:tcPr>
          <w:p w14:paraId="6CB7FA05" w14:textId="77777777" w:rsidR="00C975E4" w:rsidRDefault="00000000">
            <w:pPr>
              <w:keepNext w:val="0"/>
              <w:spacing w:after="0"/>
              <w:jc w:val="center"/>
            </w:pPr>
            <w:r>
              <w:rPr>
                <w:sz w:val="15"/>
              </w:rPr>
              <w:t>0.96 / 0.15</w:t>
            </w:r>
          </w:p>
        </w:tc>
        <w:tc>
          <w:tcPr>
            <w:tcW w:w="1134" w:type="dxa"/>
          </w:tcPr>
          <w:p w14:paraId="68FF7266" w14:textId="77777777" w:rsidR="00C975E4" w:rsidRDefault="00000000">
            <w:pPr>
              <w:keepNext w:val="0"/>
              <w:spacing w:after="0"/>
              <w:jc w:val="center"/>
            </w:pPr>
            <w:r>
              <w:rPr>
                <w:sz w:val="15"/>
              </w:rPr>
              <w:t>0.13</w:t>
            </w:r>
          </w:p>
        </w:tc>
      </w:tr>
      <w:tr w:rsidR="00C975E4" w14:paraId="5A2D2957" w14:textId="77777777">
        <w:trPr>
          <w:cantSplit/>
        </w:trPr>
        <w:tc>
          <w:tcPr>
            <w:tcW w:w="3175" w:type="dxa"/>
          </w:tcPr>
          <w:p w14:paraId="37F735D0" w14:textId="77777777" w:rsidR="00C975E4" w:rsidRDefault="00000000">
            <w:pPr>
              <w:keepNext w:val="0"/>
              <w:spacing w:after="0"/>
            </w:pPr>
            <w:r>
              <w:rPr>
                <w:sz w:val="15"/>
              </w:rPr>
              <w:t>LA diameter, mm</w:t>
            </w:r>
          </w:p>
        </w:tc>
        <w:tc>
          <w:tcPr>
            <w:tcW w:w="2154" w:type="dxa"/>
          </w:tcPr>
          <w:p w14:paraId="21D83206" w14:textId="77777777" w:rsidR="00C975E4" w:rsidRDefault="00000000">
            <w:pPr>
              <w:keepNext w:val="0"/>
              <w:spacing w:after="0"/>
              <w:jc w:val="center"/>
            </w:pPr>
            <w:r>
              <w:rPr>
                <w:sz w:val="15"/>
              </w:rPr>
              <w:t>46.0 vs 39.0 / 45.0 vs 38.0</w:t>
            </w:r>
          </w:p>
        </w:tc>
        <w:tc>
          <w:tcPr>
            <w:tcW w:w="1871" w:type="dxa"/>
          </w:tcPr>
          <w:p w14:paraId="7E03D243" w14:textId="77777777" w:rsidR="00C975E4" w:rsidRDefault="00000000">
            <w:pPr>
              <w:keepNext w:val="0"/>
              <w:spacing w:after="0"/>
              <w:jc w:val="center"/>
            </w:pPr>
            <w:r>
              <w:rPr>
                <w:sz w:val="15"/>
              </w:rPr>
              <w:t>0.76 (0.57–1.02)</w:t>
            </w:r>
          </w:p>
        </w:tc>
        <w:tc>
          <w:tcPr>
            <w:tcW w:w="794" w:type="dxa"/>
          </w:tcPr>
          <w:p w14:paraId="73A65C7B" w14:textId="77777777" w:rsidR="00C975E4" w:rsidRDefault="00000000">
            <w:pPr>
              <w:keepNext w:val="0"/>
              <w:spacing w:after="0"/>
              <w:jc w:val="center"/>
            </w:pPr>
            <w:r>
              <w:rPr>
                <w:sz w:val="15"/>
              </w:rPr>
              <w:t>0.065</w:t>
            </w:r>
          </w:p>
        </w:tc>
        <w:tc>
          <w:tcPr>
            <w:tcW w:w="1871" w:type="dxa"/>
          </w:tcPr>
          <w:p w14:paraId="5036DC89" w14:textId="77777777" w:rsidR="00C975E4" w:rsidRDefault="00000000">
            <w:pPr>
              <w:keepNext w:val="0"/>
              <w:spacing w:after="0"/>
              <w:jc w:val="center"/>
            </w:pPr>
            <w:r>
              <w:rPr>
                <w:sz w:val="15"/>
              </w:rPr>
              <w:t>0.91 (0.70–1.18)</w:t>
            </w:r>
          </w:p>
        </w:tc>
        <w:tc>
          <w:tcPr>
            <w:tcW w:w="794" w:type="dxa"/>
          </w:tcPr>
          <w:p w14:paraId="63B7455D" w14:textId="77777777" w:rsidR="00C975E4" w:rsidRDefault="00000000">
            <w:pPr>
              <w:keepNext w:val="0"/>
              <w:spacing w:after="0"/>
              <w:jc w:val="center"/>
            </w:pPr>
            <w:r>
              <w:rPr>
                <w:sz w:val="15"/>
              </w:rPr>
              <w:t>0.47</w:t>
            </w:r>
          </w:p>
        </w:tc>
        <w:tc>
          <w:tcPr>
            <w:tcW w:w="1474" w:type="dxa"/>
          </w:tcPr>
          <w:p w14:paraId="08ECF993" w14:textId="77777777" w:rsidR="00C975E4" w:rsidRDefault="00000000">
            <w:pPr>
              <w:keepNext w:val="0"/>
              <w:spacing w:after="0"/>
              <w:jc w:val="center"/>
            </w:pPr>
            <w:r>
              <w:rPr>
                <w:sz w:val="15"/>
              </w:rPr>
              <w:t>0.15 / 0.66</w:t>
            </w:r>
          </w:p>
        </w:tc>
        <w:tc>
          <w:tcPr>
            <w:tcW w:w="1134" w:type="dxa"/>
          </w:tcPr>
          <w:p w14:paraId="062F2864" w14:textId="77777777" w:rsidR="00C975E4" w:rsidRDefault="00000000">
            <w:pPr>
              <w:keepNext w:val="0"/>
              <w:spacing w:after="0"/>
              <w:jc w:val="center"/>
            </w:pPr>
            <w:r>
              <w:rPr>
                <w:sz w:val="15"/>
              </w:rPr>
              <w:t>0.33</w:t>
            </w:r>
          </w:p>
        </w:tc>
      </w:tr>
      <w:tr w:rsidR="00C975E4" w14:paraId="24F9BC83" w14:textId="77777777">
        <w:trPr>
          <w:cantSplit/>
        </w:trPr>
        <w:tc>
          <w:tcPr>
            <w:tcW w:w="3175" w:type="dxa"/>
          </w:tcPr>
          <w:p w14:paraId="1197E479" w14:textId="77777777" w:rsidR="00C975E4" w:rsidRDefault="00000000">
            <w:pPr>
              <w:keepNext w:val="0"/>
              <w:spacing w:after="0"/>
            </w:pPr>
            <w:r>
              <w:rPr>
                <w:sz w:val="15"/>
              </w:rPr>
              <w:t>RA diameter, mm</w:t>
            </w:r>
          </w:p>
        </w:tc>
        <w:tc>
          <w:tcPr>
            <w:tcW w:w="2154" w:type="dxa"/>
          </w:tcPr>
          <w:p w14:paraId="0B249EB9" w14:textId="77777777" w:rsidR="00C975E4" w:rsidRDefault="00000000">
            <w:pPr>
              <w:keepNext w:val="0"/>
              <w:spacing w:after="0"/>
              <w:jc w:val="center"/>
            </w:pPr>
            <w:r>
              <w:rPr>
                <w:sz w:val="15"/>
              </w:rPr>
              <w:t>47.0 vs 37.0</w:t>
            </w:r>
          </w:p>
        </w:tc>
        <w:tc>
          <w:tcPr>
            <w:tcW w:w="1871" w:type="dxa"/>
          </w:tcPr>
          <w:p w14:paraId="16E9CB7E" w14:textId="77777777" w:rsidR="00C975E4" w:rsidRDefault="00000000">
            <w:pPr>
              <w:keepNext w:val="0"/>
              <w:spacing w:after="0"/>
              <w:jc w:val="center"/>
            </w:pPr>
            <w:r>
              <w:rPr>
                <w:sz w:val="15"/>
              </w:rPr>
              <w:t>1.00 (0.71–1.42)</w:t>
            </w:r>
          </w:p>
        </w:tc>
        <w:tc>
          <w:tcPr>
            <w:tcW w:w="794" w:type="dxa"/>
          </w:tcPr>
          <w:p w14:paraId="223061AA" w14:textId="77777777" w:rsidR="00C975E4" w:rsidRDefault="00000000">
            <w:pPr>
              <w:keepNext w:val="0"/>
              <w:spacing w:after="0"/>
              <w:jc w:val="center"/>
            </w:pPr>
            <w:r>
              <w:rPr>
                <w:sz w:val="15"/>
              </w:rPr>
              <w:t>0.98</w:t>
            </w:r>
          </w:p>
        </w:tc>
        <w:tc>
          <w:tcPr>
            <w:tcW w:w="1871" w:type="dxa"/>
          </w:tcPr>
          <w:p w14:paraId="351F75C6" w14:textId="77777777" w:rsidR="00C975E4" w:rsidRDefault="00000000">
            <w:pPr>
              <w:keepNext w:val="0"/>
              <w:spacing w:after="0"/>
              <w:jc w:val="center"/>
            </w:pPr>
            <w:r>
              <w:rPr>
                <w:sz w:val="15"/>
              </w:rPr>
              <w:t>0.62 (0.45–0.84)</w:t>
            </w:r>
          </w:p>
        </w:tc>
        <w:tc>
          <w:tcPr>
            <w:tcW w:w="794" w:type="dxa"/>
          </w:tcPr>
          <w:p w14:paraId="12F5FD8E" w14:textId="77777777" w:rsidR="00C975E4" w:rsidRDefault="00000000">
            <w:pPr>
              <w:keepNext w:val="0"/>
              <w:spacing w:after="0"/>
              <w:jc w:val="center"/>
            </w:pPr>
            <w:r>
              <w:rPr>
                <w:sz w:val="15"/>
              </w:rPr>
              <w:t>0.003</w:t>
            </w:r>
          </w:p>
        </w:tc>
        <w:tc>
          <w:tcPr>
            <w:tcW w:w="1474" w:type="dxa"/>
          </w:tcPr>
          <w:p w14:paraId="020CF526" w14:textId="77777777" w:rsidR="00C975E4" w:rsidRDefault="00000000">
            <w:pPr>
              <w:keepNext w:val="0"/>
              <w:spacing w:after="0"/>
              <w:jc w:val="center"/>
            </w:pPr>
            <w:r>
              <w:rPr>
                <w:sz w:val="15"/>
              </w:rPr>
              <w:t>0.98 / 0.012</w:t>
            </w:r>
          </w:p>
        </w:tc>
        <w:tc>
          <w:tcPr>
            <w:tcW w:w="1134" w:type="dxa"/>
          </w:tcPr>
          <w:p w14:paraId="46256DFF" w14:textId="77777777" w:rsidR="00C975E4" w:rsidRDefault="00000000">
            <w:pPr>
              <w:keepNext w:val="0"/>
              <w:spacing w:after="0"/>
              <w:jc w:val="center"/>
            </w:pPr>
            <w:r>
              <w:rPr>
                <w:sz w:val="15"/>
              </w:rPr>
              <w:t>0.022</w:t>
            </w:r>
          </w:p>
        </w:tc>
      </w:tr>
      <w:tr w:rsidR="00C975E4" w14:paraId="1A473CD8" w14:textId="77777777">
        <w:trPr>
          <w:cantSplit/>
        </w:trPr>
        <w:tc>
          <w:tcPr>
            <w:tcW w:w="3175" w:type="dxa"/>
          </w:tcPr>
          <w:p w14:paraId="1BC1B526" w14:textId="77777777" w:rsidR="00C975E4" w:rsidRDefault="00000000">
            <w:pPr>
              <w:keepNext w:val="0"/>
              <w:spacing w:after="0"/>
            </w:pPr>
            <w:r>
              <w:rPr>
                <w:sz w:val="15"/>
              </w:rPr>
              <w:t>LV end-diastolic diameter, mm</w:t>
            </w:r>
          </w:p>
        </w:tc>
        <w:tc>
          <w:tcPr>
            <w:tcW w:w="2154" w:type="dxa"/>
          </w:tcPr>
          <w:p w14:paraId="714F3830" w14:textId="77777777" w:rsidR="00C975E4" w:rsidRDefault="00000000">
            <w:pPr>
              <w:keepNext w:val="0"/>
              <w:spacing w:after="0"/>
              <w:jc w:val="center"/>
            </w:pPr>
            <w:r>
              <w:rPr>
                <w:sz w:val="15"/>
              </w:rPr>
              <w:t>51.0 vs 45.0 / 50.0 vs 45.0</w:t>
            </w:r>
          </w:p>
        </w:tc>
        <w:tc>
          <w:tcPr>
            <w:tcW w:w="1871" w:type="dxa"/>
          </w:tcPr>
          <w:p w14:paraId="072B6AEC" w14:textId="77777777" w:rsidR="00C975E4" w:rsidRDefault="00000000">
            <w:pPr>
              <w:keepNext w:val="0"/>
              <w:spacing w:after="0"/>
              <w:jc w:val="center"/>
            </w:pPr>
            <w:r>
              <w:rPr>
                <w:sz w:val="15"/>
              </w:rPr>
              <w:t>0.80 (0.62–1.03)</w:t>
            </w:r>
          </w:p>
        </w:tc>
        <w:tc>
          <w:tcPr>
            <w:tcW w:w="794" w:type="dxa"/>
          </w:tcPr>
          <w:p w14:paraId="27B19F5A" w14:textId="77777777" w:rsidR="00C975E4" w:rsidRDefault="00000000">
            <w:pPr>
              <w:keepNext w:val="0"/>
              <w:spacing w:after="0"/>
              <w:jc w:val="center"/>
            </w:pPr>
            <w:r>
              <w:rPr>
                <w:sz w:val="15"/>
              </w:rPr>
              <w:t>0.079</w:t>
            </w:r>
          </w:p>
        </w:tc>
        <w:tc>
          <w:tcPr>
            <w:tcW w:w="1871" w:type="dxa"/>
          </w:tcPr>
          <w:p w14:paraId="643AFB56" w14:textId="77777777" w:rsidR="00C975E4" w:rsidRDefault="00000000">
            <w:pPr>
              <w:keepNext w:val="0"/>
              <w:spacing w:after="0"/>
              <w:jc w:val="center"/>
            </w:pPr>
            <w:r>
              <w:rPr>
                <w:sz w:val="15"/>
              </w:rPr>
              <w:t>1.39 (1.12–1.72)</w:t>
            </w:r>
          </w:p>
        </w:tc>
        <w:tc>
          <w:tcPr>
            <w:tcW w:w="794" w:type="dxa"/>
          </w:tcPr>
          <w:p w14:paraId="45C9028F" w14:textId="77777777" w:rsidR="00C975E4" w:rsidRDefault="00000000">
            <w:pPr>
              <w:keepNext w:val="0"/>
              <w:spacing w:after="0"/>
              <w:jc w:val="center"/>
            </w:pPr>
            <w:r>
              <w:rPr>
                <w:sz w:val="15"/>
              </w:rPr>
              <w:t>0.003</w:t>
            </w:r>
          </w:p>
        </w:tc>
        <w:tc>
          <w:tcPr>
            <w:tcW w:w="1474" w:type="dxa"/>
          </w:tcPr>
          <w:p w14:paraId="4B740C81" w14:textId="77777777" w:rsidR="00C975E4" w:rsidRDefault="00000000">
            <w:pPr>
              <w:keepNext w:val="0"/>
              <w:spacing w:after="0"/>
              <w:jc w:val="center"/>
            </w:pPr>
            <w:r>
              <w:rPr>
                <w:sz w:val="15"/>
              </w:rPr>
              <w:t>0.15 / 0.012</w:t>
            </w:r>
          </w:p>
        </w:tc>
        <w:tc>
          <w:tcPr>
            <w:tcW w:w="1134" w:type="dxa"/>
          </w:tcPr>
          <w:p w14:paraId="3E108190" w14:textId="77777777" w:rsidR="00C975E4" w:rsidRDefault="00000000">
            <w:pPr>
              <w:keepNext w:val="0"/>
              <w:spacing w:after="0"/>
              <w:jc w:val="center"/>
            </w:pPr>
            <w:r>
              <w:rPr>
                <w:sz w:val="15"/>
              </w:rPr>
              <w:t>&lt;0.001</w:t>
            </w:r>
          </w:p>
        </w:tc>
      </w:tr>
      <w:tr w:rsidR="00C975E4" w14:paraId="60C8F01E" w14:textId="77777777">
        <w:trPr>
          <w:cantSplit/>
        </w:trPr>
        <w:tc>
          <w:tcPr>
            <w:tcW w:w="3175" w:type="dxa"/>
          </w:tcPr>
          <w:p w14:paraId="39F5E18B" w14:textId="77777777" w:rsidR="00C975E4" w:rsidRDefault="00000000">
            <w:pPr>
              <w:keepNext w:val="0"/>
              <w:spacing w:after="0"/>
            </w:pPr>
            <w:r>
              <w:rPr>
                <w:sz w:val="15"/>
              </w:rPr>
              <w:t>RV diameter, mm</w:t>
            </w:r>
          </w:p>
        </w:tc>
        <w:tc>
          <w:tcPr>
            <w:tcW w:w="2154" w:type="dxa"/>
          </w:tcPr>
          <w:p w14:paraId="28DA5861" w14:textId="77777777" w:rsidR="00C975E4" w:rsidRDefault="00000000">
            <w:pPr>
              <w:keepNext w:val="0"/>
              <w:spacing w:after="0"/>
              <w:jc w:val="center"/>
            </w:pPr>
            <w:r>
              <w:rPr>
                <w:sz w:val="15"/>
              </w:rPr>
              <w:t>24.0 vs 21.0</w:t>
            </w:r>
          </w:p>
        </w:tc>
        <w:tc>
          <w:tcPr>
            <w:tcW w:w="1871" w:type="dxa"/>
          </w:tcPr>
          <w:p w14:paraId="5B7D54A2" w14:textId="77777777" w:rsidR="00C975E4" w:rsidRDefault="00000000">
            <w:pPr>
              <w:keepNext w:val="0"/>
              <w:spacing w:after="0"/>
              <w:jc w:val="center"/>
            </w:pPr>
            <w:r>
              <w:rPr>
                <w:sz w:val="15"/>
              </w:rPr>
              <w:t>0.99 (0.79–1.24)</w:t>
            </w:r>
          </w:p>
        </w:tc>
        <w:tc>
          <w:tcPr>
            <w:tcW w:w="794" w:type="dxa"/>
          </w:tcPr>
          <w:p w14:paraId="7224AB0F" w14:textId="77777777" w:rsidR="00C975E4" w:rsidRDefault="00000000">
            <w:pPr>
              <w:keepNext w:val="0"/>
              <w:spacing w:after="0"/>
              <w:jc w:val="center"/>
            </w:pPr>
            <w:r>
              <w:rPr>
                <w:sz w:val="15"/>
              </w:rPr>
              <w:t>0.93</w:t>
            </w:r>
          </w:p>
        </w:tc>
        <w:tc>
          <w:tcPr>
            <w:tcW w:w="1871" w:type="dxa"/>
          </w:tcPr>
          <w:p w14:paraId="03C340FC" w14:textId="77777777" w:rsidR="00C975E4" w:rsidRDefault="00000000">
            <w:pPr>
              <w:keepNext w:val="0"/>
              <w:spacing w:after="0"/>
              <w:jc w:val="center"/>
            </w:pPr>
            <w:r>
              <w:rPr>
                <w:sz w:val="15"/>
              </w:rPr>
              <w:t>0.82 (0.67–1.00)</w:t>
            </w:r>
          </w:p>
        </w:tc>
        <w:tc>
          <w:tcPr>
            <w:tcW w:w="794" w:type="dxa"/>
          </w:tcPr>
          <w:p w14:paraId="74A0B1A0" w14:textId="77777777" w:rsidR="00C975E4" w:rsidRDefault="00000000">
            <w:pPr>
              <w:keepNext w:val="0"/>
              <w:spacing w:after="0"/>
              <w:jc w:val="center"/>
            </w:pPr>
            <w:r>
              <w:rPr>
                <w:sz w:val="15"/>
              </w:rPr>
              <w:t>0.050</w:t>
            </w:r>
          </w:p>
        </w:tc>
        <w:tc>
          <w:tcPr>
            <w:tcW w:w="1474" w:type="dxa"/>
          </w:tcPr>
          <w:p w14:paraId="53CB3C29" w14:textId="77777777" w:rsidR="00C975E4" w:rsidRDefault="00000000">
            <w:pPr>
              <w:keepNext w:val="0"/>
              <w:spacing w:after="0"/>
              <w:jc w:val="center"/>
            </w:pPr>
            <w:r>
              <w:rPr>
                <w:sz w:val="15"/>
              </w:rPr>
              <w:t>0.97 / 0.15</w:t>
            </w:r>
          </w:p>
        </w:tc>
        <w:tc>
          <w:tcPr>
            <w:tcW w:w="1134" w:type="dxa"/>
          </w:tcPr>
          <w:p w14:paraId="36CFE675" w14:textId="77777777" w:rsidR="00C975E4" w:rsidRDefault="00000000">
            <w:pPr>
              <w:keepNext w:val="0"/>
              <w:spacing w:after="0"/>
              <w:jc w:val="center"/>
            </w:pPr>
            <w:r>
              <w:rPr>
                <w:sz w:val="15"/>
              </w:rPr>
              <w:t>0.15</w:t>
            </w:r>
          </w:p>
        </w:tc>
      </w:tr>
      <w:tr w:rsidR="00C975E4" w14:paraId="498ACD20" w14:textId="77777777">
        <w:trPr>
          <w:cantSplit/>
        </w:trPr>
        <w:tc>
          <w:tcPr>
            <w:tcW w:w="3175" w:type="dxa"/>
          </w:tcPr>
          <w:p w14:paraId="17B09208" w14:textId="77777777" w:rsidR="00C975E4" w:rsidRDefault="00000000">
            <w:pPr>
              <w:keepNext w:val="0"/>
              <w:spacing w:after="0"/>
            </w:pPr>
            <w:r>
              <w:rPr>
                <w:sz w:val="15"/>
              </w:rPr>
              <w:t>LVEF, %</w:t>
            </w:r>
          </w:p>
        </w:tc>
        <w:tc>
          <w:tcPr>
            <w:tcW w:w="2154" w:type="dxa"/>
          </w:tcPr>
          <w:p w14:paraId="6BDEFC4B" w14:textId="77777777" w:rsidR="00C975E4" w:rsidRDefault="00000000">
            <w:pPr>
              <w:keepNext w:val="0"/>
              <w:spacing w:after="0"/>
              <w:jc w:val="center"/>
            </w:pPr>
            <w:r>
              <w:rPr>
                <w:sz w:val="15"/>
              </w:rPr>
              <w:t>68.0 vs 57.0 / 68.0 vs 58.0</w:t>
            </w:r>
          </w:p>
        </w:tc>
        <w:tc>
          <w:tcPr>
            <w:tcW w:w="1871" w:type="dxa"/>
          </w:tcPr>
          <w:p w14:paraId="6481BCB5" w14:textId="77777777" w:rsidR="00C975E4" w:rsidRDefault="00000000">
            <w:pPr>
              <w:keepNext w:val="0"/>
              <w:spacing w:after="0"/>
              <w:jc w:val="center"/>
            </w:pPr>
            <w:r>
              <w:rPr>
                <w:sz w:val="15"/>
              </w:rPr>
              <w:t>0.94 (0.74–1.20)</w:t>
            </w:r>
          </w:p>
        </w:tc>
        <w:tc>
          <w:tcPr>
            <w:tcW w:w="794" w:type="dxa"/>
          </w:tcPr>
          <w:p w14:paraId="60316882" w14:textId="77777777" w:rsidR="00C975E4" w:rsidRDefault="00000000">
            <w:pPr>
              <w:keepNext w:val="0"/>
              <w:spacing w:after="0"/>
              <w:jc w:val="center"/>
            </w:pPr>
            <w:r>
              <w:rPr>
                <w:sz w:val="15"/>
              </w:rPr>
              <w:t>0.61</w:t>
            </w:r>
          </w:p>
        </w:tc>
        <w:tc>
          <w:tcPr>
            <w:tcW w:w="1871" w:type="dxa"/>
          </w:tcPr>
          <w:p w14:paraId="62832D9F" w14:textId="77777777" w:rsidR="00C975E4" w:rsidRDefault="00000000">
            <w:pPr>
              <w:keepNext w:val="0"/>
              <w:spacing w:after="0"/>
              <w:jc w:val="center"/>
            </w:pPr>
            <w:r>
              <w:rPr>
                <w:sz w:val="15"/>
              </w:rPr>
              <w:t>0.83 (0.67–1.02)</w:t>
            </w:r>
          </w:p>
        </w:tc>
        <w:tc>
          <w:tcPr>
            <w:tcW w:w="794" w:type="dxa"/>
          </w:tcPr>
          <w:p w14:paraId="5D7A2A44" w14:textId="77777777" w:rsidR="00C975E4" w:rsidRDefault="00000000">
            <w:pPr>
              <w:keepNext w:val="0"/>
              <w:spacing w:after="0"/>
              <w:jc w:val="center"/>
            </w:pPr>
            <w:r>
              <w:rPr>
                <w:sz w:val="15"/>
              </w:rPr>
              <w:t>0.071</w:t>
            </w:r>
          </w:p>
        </w:tc>
        <w:tc>
          <w:tcPr>
            <w:tcW w:w="1474" w:type="dxa"/>
          </w:tcPr>
          <w:p w14:paraId="32B4560F" w14:textId="77777777" w:rsidR="00C975E4" w:rsidRDefault="00000000">
            <w:pPr>
              <w:keepNext w:val="0"/>
              <w:spacing w:after="0"/>
              <w:jc w:val="center"/>
            </w:pPr>
            <w:r>
              <w:rPr>
                <w:sz w:val="15"/>
              </w:rPr>
              <w:t>0.72 / 0.15</w:t>
            </w:r>
          </w:p>
        </w:tc>
        <w:tc>
          <w:tcPr>
            <w:tcW w:w="1134" w:type="dxa"/>
          </w:tcPr>
          <w:p w14:paraId="4B5651BE" w14:textId="77777777" w:rsidR="00C975E4" w:rsidRDefault="00000000">
            <w:pPr>
              <w:keepNext w:val="0"/>
              <w:spacing w:after="0"/>
              <w:jc w:val="center"/>
            </w:pPr>
            <w:r>
              <w:rPr>
                <w:sz w:val="15"/>
              </w:rPr>
              <w:t>0.33</w:t>
            </w:r>
          </w:p>
        </w:tc>
      </w:tr>
      <w:tr w:rsidR="00C975E4" w14:paraId="38FD910B" w14:textId="77777777">
        <w:trPr>
          <w:cantSplit/>
        </w:trPr>
        <w:tc>
          <w:tcPr>
            <w:tcW w:w="1134" w:type="dxa"/>
            <w:gridSpan w:val="8"/>
          </w:tcPr>
          <w:p w14:paraId="6CEC1C10" w14:textId="77777777" w:rsidR="00C975E4" w:rsidRDefault="00000000">
            <w:pPr>
              <w:keepNext w:val="0"/>
              <w:spacing w:after="0"/>
            </w:pPr>
            <w:r>
              <w:rPr>
                <w:b/>
                <w:sz w:val="15"/>
              </w:rPr>
              <w:t>Regurgitation</w:t>
            </w:r>
          </w:p>
        </w:tc>
      </w:tr>
      <w:tr w:rsidR="00C975E4" w14:paraId="5D36588A" w14:textId="77777777">
        <w:trPr>
          <w:cantSplit/>
        </w:trPr>
        <w:tc>
          <w:tcPr>
            <w:tcW w:w="3175" w:type="dxa"/>
          </w:tcPr>
          <w:p w14:paraId="72B216CE" w14:textId="77777777" w:rsidR="00C975E4" w:rsidRDefault="00000000">
            <w:pPr>
              <w:keepNext w:val="0"/>
              <w:spacing w:after="0"/>
            </w:pPr>
            <w:r>
              <w:rPr>
                <w:sz w:val="15"/>
              </w:rPr>
              <w:t>Baseline grade 2 vs 1</w:t>
            </w:r>
          </w:p>
        </w:tc>
        <w:tc>
          <w:tcPr>
            <w:tcW w:w="2154" w:type="dxa"/>
          </w:tcPr>
          <w:p w14:paraId="3521C570" w14:textId="77777777" w:rsidR="00C975E4" w:rsidRDefault="00000000">
            <w:pPr>
              <w:keepNext w:val="0"/>
              <w:spacing w:after="0"/>
              <w:jc w:val="center"/>
            </w:pPr>
            <w:r>
              <w:rPr>
                <w:sz w:val="15"/>
              </w:rPr>
              <w:t>—</w:t>
            </w:r>
          </w:p>
        </w:tc>
        <w:tc>
          <w:tcPr>
            <w:tcW w:w="1871" w:type="dxa"/>
          </w:tcPr>
          <w:p w14:paraId="6BA0230A" w14:textId="77777777" w:rsidR="00C975E4" w:rsidRDefault="00000000">
            <w:pPr>
              <w:keepNext w:val="0"/>
              <w:spacing w:after="0"/>
              <w:jc w:val="center"/>
            </w:pPr>
            <w:r>
              <w:rPr>
                <w:sz w:val="15"/>
              </w:rPr>
              <w:t>1.33 (0.88–2.03)</w:t>
            </w:r>
          </w:p>
        </w:tc>
        <w:tc>
          <w:tcPr>
            <w:tcW w:w="794" w:type="dxa"/>
          </w:tcPr>
          <w:p w14:paraId="796D302A" w14:textId="77777777" w:rsidR="00C975E4" w:rsidRDefault="00000000">
            <w:pPr>
              <w:keepNext w:val="0"/>
              <w:spacing w:after="0"/>
              <w:jc w:val="center"/>
            </w:pPr>
            <w:r>
              <w:rPr>
                <w:sz w:val="15"/>
              </w:rPr>
              <w:t>0.14</w:t>
            </w:r>
          </w:p>
        </w:tc>
        <w:tc>
          <w:tcPr>
            <w:tcW w:w="1871" w:type="dxa"/>
          </w:tcPr>
          <w:p w14:paraId="6CDDACEC" w14:textId="77777777" w:rsidR="00C975E4" w:rsidRDefault="00000000">
            <w:pPr>
              <w:keepNext w:val="0"/>
              <w:spacing w:after="0"/>
              <w:jc w:val="center"/>
            </w:pPr>
            <w:r>
              <w:rPr>
                <w:sz w:val="15"/>
              </w:rPr>
              <w:t>2.05 (1.40–3.01)</w:t>
            </w:r>
          </w:p>
        </w:tc>
        <w:tc>
          <w:tcPr>
            <w:tcW w:w="794" w:type="dxa"/>
          </w:tcPr>
          <w:p w14:paraId="0F3FC8B5" w14:textId="77777777" w:rsidR="00C975E4" w:rsidRDefault="00000000">
            <w:pPr>
              <w:keepNext w:val="0"/>
              <w:spacing w:after="0"/>
              <w:jc w:val="center"/>
            </w:pPr>
            <w:r>
              <w:rPr>
                <w:sz w:val="15"/>
              </w:rPr>
              <w:t>&lt;0.001</w:t>
            </w:r>
          </w:p>
        </w:tc>
        <w:tc>
          <w:tcPr>
            <w:tcW w:w="1474" w:type="dxa"/>
          </w:tcPr>
          <w:p w14:paraId="1D037BAF" w14:textId="77777777" w:rsidR="00C975E4" w:rsidRDefault="00000000">
            <w:pPr>
              <w:keepNext w:val="0"/>
              <w:spacing w:after="0"/>
              <w:jc w:val="center"/>
            </w:pPr>
            <w:r>
              <w:rPr>
                <w:sz w:val="15"/>
              </w:rPr>
              <w:t>0.23 / &lt;0.001</w:t>
            </w:r>
          </w:p>
        </w:tc>
        <w:tc>
          <w:tcPr>
            <w:tcW w:w="1134" w:type="dxa"/>
          </w:tcPr>
          <w:p w14:paraId="29AC9755" w14:textId="77777777" w:rsidR="00C975E4" w:rsidRDefault="00000000">
            <w:pPr>
              <w:keepNext w:val="0"/>
              <w:spacing w:after="0"/>
              <w:jc w:val="center"/>
            </w:pPr>
            <w:r>
              <w:rPr>
                <w:sz w:val="15"/>
              </w:rPr>
              <w:t>—</w:t>
            </w:r>
          </w:p>
        </w:tc>
      </w:tr>
      <w:tr w:rsidR="00C975E4" w14:paraId="19A4BBC9" w14:textId="77777777">
        <w:trPr>
          <w:cantSplit/>
        </w:trPr>
        <w:tc>
          <w:tcPr>
            <w:tcW w:w="3175" w:type="dxa"/>
          </w:tcPr>
          <w:p w14:paraId="08EF9CF9" w14:textId="77777777" w:rsidR="00C975E4" w:rsidRDefault="00000000">
            <w:pPr>
              <w:keepNext w:val="0"/>
              <w:spacing w:after="0"/>
            </w:pPr>
            <w:r>
              <w:rPr>
                <w:sz w:val="15"/>
              </w:rPr>
              <w:t>Baseline grade ≥3 vs 1</w:t>
            </w:r>
          </w:p>
        </w:tc>
        <w:tc>
          <w:tcPr>
            <w:tcW w:w="2154" w:type="dxa"/>
          </w:tcPr>
          <w:p w14:paraId="6B65B314" w14:textId="77777777" w:rsidR="00C975E4" w:rsidRDefault="00000000">
            <w:pPr>
              <w:keepNext w:val="0"/>
              <w:spacing w:after="0"/>
              <w:jc w:val="center"/>
            </w:pPr>
            <w:r>
              <w:rPr>
                <w:sz w:val="15"/>
              </w:rPr>
              <w:t>—</w:t>
            </w:r>
          </w:p>
        </w:tc>
        <w:tc>
          <w:tcPr>
            <w:tcW w:w="1871" w:type="dxa"/>
          </w:tcPr>
          <w:p w14:paraId="3793F011" w14:textId="77777777" w:rsidR="00C975E4" w:rsidRDefault="00000000">
            <w:pPr>
              <w:keepNext w:val="0"/>
              <w:spacing w:after="0"/>
              <w:jc w:val="center"/>
            </w:pPr>
            <w:r>
              <w:rPr>
                <w:sz w:val="15"/>
              </w:rPr>
              <w:t>2.50 (0.88–7.13)</w:t>
            </w:r>
          </w:p>
        </w:tc>
        <w:tc>
          <w:tcPr>
            <w:tcW w:w="794" w:type="dxa"/>
          </w:tcPr>
          <w:p w14:paraId="416D81EF" w14:textId="77777777" w:rsidR="00C975E4" w:rsidRDefault="00C975E4">
            <w:pPr>
              <w:keepNext w:val="0"/>
              <w:spacing w:after="0"/>
              <w:jc w:val="center"/>
            </w:pPr>
          </w:p>
        </w:tc>
        <w:tc>
          <w:tcPr>
            <w:tcW w:w="1871" w:type="dxa"/>
          </w:tcPr>
          <w:p w14:paraId="211E8BC9" w14:textId="77777777" w:rsidR="00C975E4" w:rsidRDefault="00000000">
            <w:pPr>
              <w:keepNext w:val="0"/>
              <w:spacing w:after="0"/>
              <w:jc w:val="center"/>
            </w:pPr>
            <w:r>
              <w:rPr>
                <w:sz w:val="15"/>
              </w:rPr>
              <w:t>4.76 (2.43–9.32)</w:t>
            </w:r>
          </w:p>
        </w:tc>
        <w:tc>
          <w:tcPr>
            <w:tcW w:w="794" w:type="dxa"/>
          </w:tcPr>
          <w:p w14:paraId="2BE56F51" w14:textId="77777777" w:rsidR="00C975E4" w:rsidRDefault="00C975E4">
            <w:pPr>
              <w:keepNext w:val="0"/>
              <w:spacing w:after="0"/>
              <w:jc w:val="center"/>
            </w:pPr>
          </w:p>
        </w:tc>
        <w:tc>
          <w:tcPr>
            <w:tcW w:w="1474" w:type="dxa"/>
          </w:tcPr>
          <w:p w14:paraId="1BEC5357" w14:textId="77777777" w:rsidR="00C975E4" w:rsidRDefault="00C975E4">
            <w:pPr>
              <w:keepNext w:val="0"/>
              <w:spacing w:after="0"/>
              <w:jc w:val="center"/>
            </w:pPr>
          </w:p>
        </w:tc>
        <w:tc>
          <w:tcPr>
            <w:tcW w:w="1134" w:type="dxa"/>
          </w:tcPr>
          <w:p w14:paraId="5445ED12" w14:textId="77777777" w:rsidR="00C975E4" w:rsidRDefault="00C975E4">
            <w:pPr>
              <w:keepNext w:val="0"/>
              <w:spacing w:after="0"/>
              <w:jc w:val="center"/>
            </w:pPr>
          </w:p>
        </w:tc>
      </w:tr>
      <w:tr w:rsidR="00C975E4" w14:paraId="338E8D78" w14:textId="77777777">
        <w:trPr>
          <w:cantSplit/>
        </w:trPr>
        <w:tc>
          <w:tcPr>
            <w:tcW w:w="3175" w:type="dxa"/>
          </w:tcPr>
          <w:p w14:paraId="5FC4C53D" w14:textId="77777777" w:rsidR="00C975E4" w:rsidRDefault="00000000">
            <w:pPr>
              <w:keepNext w:val="0"/>
              <w:spacing w:after="0"/>
            </w:pPr>
            <w:r>
              <w:rPr>
                <w:sz w:val="15"/>
              </w:rPr>
              <w:t>Combined MR+TR (vs isolated)</w:t>
            </w:r>
          </w:p>
        </w:tc>
        <w:tc>
          <w:tcPr>
            <w:tcW w:w="2154" w:type="dxa"/>
          </w:tcPr>
          <w:p w14:paraId="1ACFB058" w14:textId="77777777" w:rsidR="00C975E4" w:rsidRDefault="00000000">
            <w:pPr>
              <w:keepNext w:val="0"/>
              <w:spacing w:after="0"/>
              <w:jc w:val="center"/>
            </w:pPr>
            <w:r>
              <w:rPr>
                <w:sz w:val="15"/>
              </w:rPr>
              <w:t>yes vs no</w:t>
            </w:r>
          </w:p>
        </w:tc>
        <w:tc>
          <w:tcPr>
            <w:tcW w:w="1871" w:type="dxa"/>
          </w:tcPr>
          <w:p w14:paraId="2CACEB20" w14:textId="77777777" w:rsidR="00C975E4" w:rsidRDefault="00000000">
            <w:pPr>
              <w:keepNext w:val="0"/>
              <w:spacing w:after="0"/>
              <w:jc w:val="center"/>
            </w:pPr>
            <w:r>
              <w:rPr>
                <w:sz w:val="15"/>
              </w:rPr>
              <w:t>1.12 (0.69–1.82)</w:t>
            </w:r>
          </w:p>
        </w:tc>
        <w:tc>
          <w:tcPr>
            <w:tcW w:w="794" w:type="dxa"/>
          </w:tcPr>
          <w:p w14:paraId="00C4E539" w14:textId="77777777" w:rsidR="00C975E4" w:rsidRDefault="00000000">
            <w:pPr>
              <w:keepNext w:val="0"/>
              <w:spacing w:after="0"/>
              <w:jc w:val="center"/>
            </w:pPr>
            <w:r>
              <w:rPr>
                <w:sz w:val="15"/>
              </w:rPr>
              <w:t>0.63</w:t>
            </w:r>
          </w:p>
        </w:tc>
        <w:tc>
          <w:tcPr>
            <w:tcW w:w="1871" w:type="dxa"/>
          </w:tcPr>
          <w:p w14:paraId="1C9A70D5" w14:textId="77777777" w:rsidR="00C975E4" w:rsidRDefault="00000000">
            <w:pPr>
              <w:keepNext w:val="0"/>
              <w:spacing w:after="0"/>
              <w:jc w:val="center"/>
            </w:pPr>
            <w:r>
              <w:rPr>
                <w:sz w:val="15"/>
              </w:rPr>
              <w:t>1.09 (0.77–1.56)</w:t>
            </w:r>
          </w:p>
        </w:tc>
        <w:tc>
          <w:tcPr>
            <w:tcW w:w="794" w:type="dxa"/>
          </w:tcPr>
          <w:p w14:paraId="6BE76CE6" w14:textId="77777777" w:rsidR="00C975E4" w:rsidRDefault="00000000">
            <w:pPr>
              <w:keepNext w:val="0"/>
              <w:spacing w:after="0"/>
              <w:jc w:val="center"/>
            </w:pPr>
            <w:r>
              <w:rPr>
                <w:sz w:val="15"/>
              </w:rPr>
              <w:t>0.63</w:t>
            </w:r>
          </w:p>
        </w:tc>
        <w:tc>
          <w:tcPr>
            <w:tcW w:w="1474" w:type="dxa"/>
          </w:tcPr>
          <w:p w14:paraId="2849B0E0" w14:textId="77777777" w:rsidR="00C975E4" w:rsidRDefault="00000000">
            <w:pPr>
              <w:keepNext w:val="0"/>
              <w:spacing w:after="0"/>
              <w:jc w:val="center"/>
            </w:pPr>
            <w:r>
              <w:rPr>
                <w:sz w:val="15"/>
              </w:rPr>
              <w:t>0.72 / 0.72</w:t>
            </w:r>
          </w:p>
        </w:tc>
        <w:tc>
          <w:tcPr>
            <w:tcW w:w="1134" w:type="dxa"/>
          </w:tcPr>
          <w:p w14:paraId="2E134017" w14:textId="77777777" w:rsidR="00C975E4" w:rsidRDefault="00000000">
            <w:pPr>
              <w:keepNext w:val="0"/>
              <w:spacing w:after="0"/>
              <w:jc w:val="center"/>
            </w:pPr>
            <w:r>
              <w:rPr>
                <w:sz w:val="15"/>
              </w:rPr>
              <w:t>0.92</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2C3BE768" w14:textId="77777777">
        <w:trPr>
          <w:cantSplit/>
          <w:tblHeader/>
        </w:trPr>
        <w:tc>
          <w:tcPr>
            <w:tcW w:w="4195" w:type="dxa"/>
            <w:tcBorders>
              <w:top w:val="single" w:sz="8" w:space="0" w:color="000000"/>
              <w:bottom w:val="single" w:sz="8" w:space="0" w:color="000000"/>
            </w:tcBorders>
          </w:tcPr>
          <w:p w14:paraId="743C9245" w14:textId="77777777" w:rsidR="00C975E4" w:rsidRDefault="00000000">
            <w:pPr>
              <w:keepNext/>
              <w:spacing w:after="0"/>
            </w:pPr>
            <w:r>
              <w:rPr>
                <w:b/>
                <w:sz w:val="15"/>
              </w:rPr>
              <w:t>Factor (same contrasts as part A)</w:t>
            </w:r>
          </w:p>
        </w:tc>
        <w:tc>
          <w:tcPr>
            <w:tcW w:w="2608" w:type="dxa"/>
            <w:tcBorders>
              <w:top w:val="single" w:sz="8" w:space="0" w:color="000000"/>
              <w:bottom w:val="single" w:sz="8" w:space="0" w:color="000000"/>
            </w:tcBorders>
          </w:tcPr>
          <w:p w14:paraId="52C45C06" w14:textId="77777777" w:rsidR="00C975E4" w:rsidRDefault="00000000">
            <w:pPr>
              <w:keepNext/>
              <w:spacing w:after="0"/>
              <w:jc w:val="center"/>
            </w:pPr>
            <w:r>
              <w:rPr>
                <w:b/>
                <w:sz w:val="15"/>
              </w:rPr>
              <w:t>MR: unadjusted OR (95% CI)</w:t>
            </w:r>
          </w:p>
        </w:tc>
        <w:tc>
          <w:tcPr>
            <w:tcW w:w="1020" w:type="dxa"/>
            <w:tcBorders>
              <w:top w:val="single" w:sz="8" w:space="0" w:color="000000"/>
              <w:bottom w:val="single" w:sz="8" w:space="0" w:color="000000"/>
            </w:tcBorders>
          </w:tcPr>
          <w:p w14:paraId="520B2EDD"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211C894" w14:textId="77777777" w:rsidR="00C975E4" w:rsidRDefault="00000000">
            <w:pPr>
              <w:keepNext/>
              <w:spacing w:after="0"/>
              <w:jc w:val="center"/>
            </w:pPr>
            <w:r>
              <w:rPr>
                <w:b/>
                <w:sz w:val="15"/>
              </w:rPr>
              <w:t>TR: unadjusted OR (95% CI)</w:t>
            </w:r>
          </w:p>
        </w:tc>
        <w:tc>
          <w:tcPr>
            <w:tcW w:w="1020" w:type="dxa"/>
            <w:tcBorders>
              <w:top w:val="single" w:sz="8" w:space="0" w:color="000000"/>
              <w:bottom w:val="single" w:sz="8" w:space="0" w:color="000000"/>
            </w:tcBorders>
          </w:tcPr>
          <w:p w14:paraId="4F4885A5" w14:textId="77777777" w:rsidR="00C975E4" w:rsidRDefault="00000000">
            <w:pPr>
              <w:keepNext/>
              <w:spacing w:after="0"/>
              <w:jc w:val="center"/>
            </w:pPr>
            <w:r>
              <w:rPr>
                <w:b/>
                <w:sz w:val="15"/>
              </w:rPr>
              <w:t>P</w:t>
            </w:r>
          </w:p>
        </w:tc>
      </w:tr>
      <w:tr w:rsidR="00C975E4" w14:paraId="759B5013" w14:textId="77777777">
        <w:trPr>
          <w:cantSplit/>
        </w:trPr>
        <w:tc>
          <w:tcPr>
            <w:tcW w:w="1020" w:type="dxa"/>
            <w:gridSpan w:val="5"/>
          </w:tcPr>
          <w:p w14:paraId="112939CE" w14:textId="77777777" w:rsidR="00C975E4" w:rsidRDefault="00000000">
            <w:pPr>
              <w:keepNext w:val="0"/>
              <w:spacing w:after="0"/>
            </w:pPr>
            <w:r>
              <w:rPr>
                <w:b/>
                <w:sz w:val="15"/>
              </w:rPr>
              <w:t>B. Unadjusted associations (each factor alone, by valve; multiple imputation)</w:t>
            </w:r>
          </w:p>
        </w:tc>
      </w:tr>
      <w:tr w:rsidR="00C975E4" w14:paraId="659D885E" w14:textId="77777777">
        <w:trPr>
          <w:cantSplit/>
        </w:trPr>
        <w:tc>
          <w:tcPr>
            <w:tcW w:w="4195" w:type="dxa"/>
          </w:tcPr>
          <w:p w14:paraId="625BEA9A" w14:textId="77777777" w:rsidR="00C975E4" w:rsidRDefault="00000000">
            <w:pPr>
              <w:keepNext w:val="0"/>
              <w:spacing w:after="0"/>
            </w:pPr>
            <w:r>
              <w:rPr>
                <w:sz w:val="15"/>
              </w:rPr>
              <w:t>Age, y</w:t>
            </w:r>
          </w:p>
        </w:tc>
        <w:tc>
          <w:tcPr>
            <w:tcW w:w="2608" w:type="dxa"/>
          </w:tcPr>
          <w:p w14:paraId="7B43FFF7" w14:textId="77777777" w:rsidR="00C975E4" w:rsidRDefault="00000000">
            <w:pPr>
              <w:keepNext w:val="0"/>
              <w:spacing w:after="0"/>
              <w:jc w:val="center"/>
            </w:pPr>
            <w:r>
              <w:rPr>
                <w:sz w:val="15"/>
              </w:rPr>
              <w:t>0.76 (0.58–0.98)</w:t>
            </w:r>
          </w:p>
        </w:tc>
        <w:tc>
          <w:tcPr>
            <w:tcW w:w="1020" w:type="dxa"/>
          </w:tcPr>
          <w:p w14:paraId="7ABFA7C1" w14:textId="77777777" w:rsidR="00C975E4" w:rsidRDefault="00000000">
            <w:pPr>
              <w:keepNext w:val="0"/>
              <w:spacing w:after="0"/>
              <w:jc w:val="center"/>
            </w:pPr>
            <w:r>
              <w:rPr>
                <w:sz w:val="15"/>
              </w:rPr>
              <w:t>0.036</w:t>
            </w:r>
          </w:p>
        </w:tc>
        <w:tc>
          <w:tcPr>
            <w:tcW w:w="2608" w:type="dxa"/>
          </w:tcPr>
          <w:p w14:paraId="25938F13" w14:textId="77777777" w:rsidR="00C975E4" w:rsidRDefault="00000000">
            <w:pPr>
              <w:keepNext w:val="0"/>
              <w:spacing w:after="0"/>
              <w:jc w:val="center"/>
            </w:pPr>
            <w:r>
              <w:rPr>
                <w:sz w:val="15"/>
              </w:rPr>
              <w:t>0.75 (0.60–0.92)</w:t>
            </w:r>
          </w:p>
        </w:tc>
        <w:tc>
          <w:tcPr>
            <w:tcW w:w="1020" w:type="dxa"/>
          </w:tcPr>
          <w:p w14:paraId="28E49E66" w14:textId="77777777" w:rsidR="00C975E4" w:rsidRDefault="00000000">
            <w:pPr>
              <w:keepNext w:val="0"/>
              <w:spacing w:after="0"/>
              <w:jc w:val="center"/>
            </w:pPr>
            <w:r>
              <w:rPr>
                <w:sz w:val="15"/>
              </w:rPr>
              <w:t>0.008</w:t>
            </w:r>
          </w:p>
        </w:tc>
      </w:tr>
      <w:tr w:rsidR="00C975E4" w14:paraId="54D73587" w14:textId="77777777">
        <w:trPr>
          <w:cantSplit/>
        </w:trPr>
        <w:tc>
          <w:tcPr>
            <w:tcW w:w="4195" w:type="dxa"/>
          </w:tcPr>
          <w:p w14:paraId="67856BC4" w14:textId="77777777" w:rsidR="00C975E4" w:rsidRDefault="00000000">
            <w:pPr>
              <w:keepNext w:val="0"/>
              <w:spacing w:after="0"/>
            </w:pPr>
            <w:r>
              <w:rPr>
                <w:sz w:val="15"/>
              </w:rPr>
              <w:t>Female sex</w:t>
            </w:r>
          </w:p>
        </w:tc>
        <w:tc>
          <w:tcPr>
            <w:tcW w:w="2608" w:type="dxa"/>
          </w:tcPr>
          <w:p w14:paraId="04843472" w14:textId="77777777" w:rsidR="00C975E4" w:rsidRDefault="00000000">
            <w:pPr>
              <w:keepNext w:val="0"/>
              <w:spacing w:after="0"/>
              <w:jc w:val="center"/>
            </w:pPr>
            <w:r>
              <w:rPr>
                <w:sz w:val="15"/>
              </w:rPr>
              <w:t>0.63 (0.45–0.90)</w:t>
            </w:r>
          </w:p>
        </w:tc>
        <w:tc>
          <w:tcPr>
            <w:tcW w:w="1020" w:type="dxa"/>
          </w:tcPr>
          <w:p w14:paraId="5EDC9EA7" w14:textId="77777777" w:rsidR="00C975E4" w:rsidRDefault="00000000">
            <w:pPr>
              <w:keepNext w:val="0"/>
              <w:spacing w:after="0"/>
              <w:jc w:val="center"/>
            </w:pPr>
            <w:r>
              <w:rPr>
                <w:sz w:val="15"/>
              </w:rPr>
              <w:t>0.011</w:t>
            </w:r>
          </w:p>
        </w:tc>
        <w:tc>
          <w:tcPr>
            <w:tcW w:w="2608" w:type="dxa"/>
          </w:tcPr>
          <w:p w14:paraId="50BF5112" w14:textId="77777777" w:rsidR="00C975E4" w:rsidRDefault="00000000">
            <w:pPr>
              <w:keepNext w:val="0"/>
              <w:spacing w:after="0"/>
              <w:jc w:val="center"/>
            </w:pPr>
            <w:r>
              <w:rPr>
                <w:sz w:val="15"/>
              </w:rPr>
              <w:t>0.95 (0.70–1.27)</w:t>
            </w:r>
          </w:p>
        </w:tc>
        <w:tc>
          <w:tcPr>
            <w:tcW w:w="1020" w:type="dxa"/>
          </w:tcPr>
          <w:p w14:paraId="569608AA" w14:textId="77777777" w:rsidR="00C975E4" w:rsidRDefault="00000000">
            <w:pPr>
              <w:keepNext w:val="0"/>
              <w:spacing w:after="0"/>
              <w:jc w:val="center"/>
            </w:pPr>
            <w:r>
              <w:rPr>
                <w:sz w:val="15"/>
              </w:rPr>
              <w:t>0.71</w:t>
            </w:r>
          </w:p>
        </w:tc>
      </w:tr>
      <w:tr w:rsidR="00C975E4" w14:paraId="46305DC0" w14:textId="77777777">
        <w:trPr>
          <w:cantSplit/>
        </w:trPr>
        <w:tc>
          <w:tcPr>
            <w:tcW w:w="4195" w:type="dxa"/>
          </w:tcPr>
          <w:p w14:paraId="5F2D58BA" w14:textId="77777777" w:rsidR="00C975E4" w:rsidRDefault="00000000">
            <w:pPr>
              <w:keepNext w:val="0"/>
              <w:spacing w:after="0"/>
            </w:pPr>
            <w:r>
              <w:rPr>
                <w:sz w:val="15"/>
              </w:rPr>
              <w:t>BMI, kg/m²</w:t>
            </w:r>
          </w:p>
        </w:tc>
        <w:tc>
          <w:tcPr>
            <w:tcW w:w="2608" w:type="dxa"/>
          </w:tcPr>
          <w:p w14:paraId="69B1CBDB" w14:textId="77777777" w:rsidR="00C975E4" w:rsidRDefault="00000000">
            <w:pPr>
              <w:keepNext w:val="0"/>
              <w:spacing w:after="0"/>
              <w:jc w:val="center"/>
            </w:pPr>
            <w:r>
              <w:rPr>
                <w:sz w:val="15"/>
              </w:rPr>
              <w:t>1.27 (1.02–1.58)</w:t>
            </w:r>
          </w:p>
        </w:tc>
        <w:tc>
          <w:tcPr>
            <w:tcW w:w="1020" w:type="dxa"/>
          </w:tcPr>
          <w:p w14:paraId="64E68D2A" w14:textId="77777777" w:rsidR="00C975E4" w:rsidRDefault="00000000">
            <w:pPr>
              <w:keepNext w:val="0"/>
              <w:spacing w:after="0"/>
              <w:jc w:val="center"/>
            </w:pPr>
            <w:r>
              <w:rPr>
                <w:sz w:val="15"/>
              </w:rPr>
              <w:t>0.036</w:t>
            </w:r>
          </w:p>
        </w:tc>
        <w:tc>
          <w:tcPr>
            <w:tcW w:w="2608" w:type="dxa"/>
          </w:tcPr>
          <w:p w14:paraId="7BC260B7" w14:textId="77777777" w:rsidR="00C975E4" w:rsidRDefault="00000000">
            <w:pPr>
              <w:keepNext w:val="0"/>
              <w:spacing w:after="0"/>
              <w:jc w:val="center"/>
            </w:pPr>
            <w:r>
              <w:rPr>
                <w:sz w:val="15"/>
              </w:rPr>
              <w:t>1.43 (1.16–1.76)</w:t>
            </w:r>
          </w:p>
        </w:tc>
        <w:tc>
          <w:tcPr>
            <w:tcW w:w="1020" w:type="dxa"/>
          </w:tcPr>
          <w:p w14:paraId="6B05523A" w14:textId="77777777" w:rsidR="00C975E4" w:rsidRDefault="00000000">
            <w:pPr>
              <w:keepNext w:val="0"/>
              <w:spacing w:after="0"/>
              <w:jc w:val="center"/>
            </w:pPr>
            <w:r>
              <w:rPr>
                <w:sz w:val="15"/>
              </w:rPr>
              <w:t>&lt;0.001</w:t>
            </w:r>
          </w:p>
        </w:tc>
      </w:tr>
      <w:tr w:rsidR="00C975E4" w14:paraId="188C7822" w14:textId="77777777">
        <w:trPr>
          <w:cantSplit/>
        </w:trPr>
        <w:tc>
          <w:tcPr>
            <w:tcW w:w="4195" w:type="dxa"/>
          </w:tcPr>
          <w:p w14:paraId="48897121" w14:textId="77777777" w:rsidR="00C975E4" w:rsidRDefault="00000000">
            <w:pPr>
              <w:keepNext w:val="0"/>
              <w:spacing w:after="0"/>
            </w:pPr>
            <w:r>
              <w:rPr>
                <w:sz w:val="15"/>
              </w:rPr>
              <w:t>Persistent AF</w:t>
            </w:r>
          </w:p>
        </w:tc>
        <w:tc>
          <w:tcPr>
            <w:tcW w:w="2608" w:type="dxa"/>
          </w:tcPr>
          <w:p w14:paraId="5BC5EBC8" w14:textId="77777777" w:rsidR="00C975E4" w:rsidRDefault="00000000">
            <w:pPr>
              <w:keepNext w:val="0"/>
              <w:spacing w:after="0"/>
              <w:jc w:val="center"/>
            </w:pPr>
            <w:r>
              <w:rPr>
                <w:sz w:val="15"/>
              </w:rPr>
              <w:t>0.97 (0.68–1.38)</w:t>
            </w:r>
          </w:p>
        </w:tc>
        <w:tc>
          <w:tcPr>
            <w:tcW w:w="1020" w:type="dxa"/>
          </w:tcPr>
          <w:p w14:paraId="52F34DF8" w14:textId="77777777" w:rsidR="00C975E4" w:rsidRDefault="00000000">
            <w:pPr>
              <w:keepNext w:val="0"/>
              <w:spacing w:after="0"/>
              <w:jc w:val="center"/>
            </w:pPr>
            <w:r>
              <w:rPr>
                <w:sz w:val="15"/>
              </w:rPr>
              <w:t>0.86</w:t>
            </w:r>
          </w:p>
        </w:tc>
        <w:tc>
          <w:tcPr>
            <w:tcW w:w="2608" w:type="dxa"/>
          </w:tcPr>
          <w:p w14:paraId="5B02F5AA" w14:textId="77777777" w:rsidR="00C975E4" w:rsidRDefault="00000000">
            <w:pPr>
              <w:keepNext w:val="0"/>
              <w:spacing w:after="0"/>
              <w:jc w:val="center"/>
            </w:pPr>
            <w:r>
              <w:rPr>
                <w:sz w:val="15"/>
              </w:rPr>
              <w:t>1.29 (0.95–1.75)</w:t>
            </w:r>
          </w:p>
        </w:tc>
        <w:tc>
          <w:tcPr>
            <w:tcW w:w="1020" w:type="dxa"/>
          </w:tcPr>
          <w:p w14:paraId="1B975B0B" w14:textId="77777777" w:rsidR="00C975E4" w:rsidRDefault="00000000">
            <w:pPr>
              <w:keepNext w:val="0"/>
              <w:spacing w:after="0"/>
              <w:jc w:val="center"/>
            </w:pPr>
            <w:r>
              <w:rPr>
                <w:sz w:val="15"/>
              </w:rPr>
              <w:t>0.11</w:t>
            </w:r>
          </w:p>
        </w:tc>
      </w:tr>
      <w:tr w:rsidR="00C975E4" w14:paraId="55396C58" w14:textId="77777777">
        <w:trPr>
          <w:cantSplit/>
        </w:trPr>
        <w:tc>
          <w:tcPr>
            <w:tcW w:w="4195" w:type="dxa"/>
          </w:tcPr>
          <w:p w14:paraId="5FE98099" w14:textId="77777777" w:rsidR="00C975E4" w:rsidRDefault="00000000">
            <w:pPr>
              <w:keepNext w:val="0"/>
              <w:spacing w:after="0"/>
            </w:pPr>
            <w:r>
              <w:rPr>
                <w:sz w:val="15"/>
              </w:rPr>
              <w:t>TR peak velocity, m/s</w:t>
            </w:r>
          </w:p>
        </w:tc>
        <w:tc>
          <w:tcPr>
            <w:tcW w:w="2608" w:type="dxa"/>
          </w:tcPr>
          <w:p w14:paraId="1BF75C07" w14:textId="77777777" w:rsidR="00C975E4" w:rsidRDefault="00000000">
            <w:pPr>
              <w:keepNext w:val="0"/>
              <w:spacing w:after="0"/>
              <w:jc w:val="center"/>
            </w:pPr>
            <w:r>
              <w:rPr>
                <w:sz w:val="15"/>
              </w:rPr>
              <w:t>0.96 (0.77–1.21)</w:t>
            </w:r>
          </w:p>
        </w:tc>
        <w:tc>
          <w:tcPr>
            <w:tcW w:w="1020" w:type="dxa"/>
          </w:tcPr>
          <w:p w14:paraId="7B924857" w14:textId="77777777" w:rsidR="00C975E4" w:rsidRDefault="00000000">
            <w:pPr>
              <w:keepNext w:val="0"/>
              <w:spacing w:after="0"/>
              <w:jc w:val="center"/>
            </w:pPr>
            <w:r>
              <w:rPr>
                <w:sz w:val="15"/>
              </w:rPr>
              <w:t>0.75</w:t>
            </w:r>
          </w:p>
        </w:tc>
        <w:tc>
          <w:tcPr>
            <w:tcW w:w="2608" w:type="dxa"/>
          </w:tcPr>
          <w:p w14:paraId="35EE1C9B" w14:textId="77777777" w:rsidR="00C975E4" w:rsidRDefault="00000000">
            <w:pPr>
              <w:keepNext w:val="0"/>
              <w:spacing w:after="0"/>
              <w:jc w:val="center"/>
            </w:pPr>
            <w:r>
              <w:rPr>
                <w:sz w:val="15"/>
              </w:rPr>
              <w:t>0.83 (0.68–1.02)</w:t>
            </w:r>
          </w:p>
        </w:tc>
        <w:tc>
          <w:tcPr>
            <w:tcW w:w="1020" w:type="dxa"/>
          </w:tcPr>
          <w:p w14:paraId="0ACC2879" w14:textId="77777777" w:rsidR="00C975E4" w:rsidRDefault="00000000">
            <w:pPr>
              <w:keepNext w:val="0"/>
              <w:spacing w:after="0"/>
              <w:jc w:val="center"/>
            </w:pPr>
            <w:r>
              <w:rPr>
                <w:sz w:val="15"/>
              </w:rPr>
              <w:t>0.077</w:t>
            </w:r>
          </w:p>
        </w:tc>
      </w:tr>
      <w:tr w:rsidR="00C975E4" w14:paraId="4623B6D3" w14:textId="77777777">
        <w:trPr>
          <w:cantSplit/>
        </w:trPr>
        <w:tc>
          <w:tcPr>
            <w:tcW w:w="4195" w:type="dxa"/>
          </w:tcPr>
          <w:p w14:paraId="16FE4343" w14:textId="77777777" w:rsidR="00C975E4" w:rsidRDefault="00000000">
            <w:pPr>
              <w:keepNext w:val="0"/>
              <w:spacing w:after="0"/>
            </w:pPr>
            <w:r>
              <w:rPr>
                <w:sz w:val="15"/>
              </w:rPr>
              <w:t>LA diameter, mm</w:t>
            </w:r>
          </w:p>
        </w:tc>
        <w:tc>
          <w:tcPr>
            <w:tcW w:w="2608" w:type="dxa"/>
          </w:tcPr>
          <w:p w14:paraId="33672C45" w14:textId="77777777" w:rsidR="00C975E4" w:rsidRDefault="00000000">
            <w:pPr>
              <w:keepNext w:val="0"/>
              <w:spacing w:after="0"/>
              <w:jc w:val="center"/>
            </w:pPr>
            <w:r>
              <w:rPr>
                <w:sz w:val="15"/>
              </w:rPr>
              <w:t>0.87 (0.70–1.09)</w:t>
            </w:r>
          </w:p>
        </w:tc>
        <w:tc>
          <w:tcPr>
            <w:tcW w:w="1020" w:type="dxa"/>
          </w:tcPr>
          <w:p w14:paraId="181A1F1F" w14:textId="77777777" w:rsidR="00C975E4" w:rsidRDefault="00000000">
            <w:pPr>
              <w:keepNext w:val="0"/>
              <w:spacing w:after="0"/>
              <w:jc w:val="center"/>
            </w:pPr>
            <w:r>
              <w:rPr>
                <w:sz w:val="15"/>
              </w:rPr>
              <w:t>0.23</w:t>
            </w:r>
          </w:p>
        </w:tc>
        <w:tc>
          <w:tcPr>
            <w:tcW w:w="2608" w:type="dxa"/>
          </w:tcPr>
          <w:p w14:paraId="3D28A9C0" w14:textId="77777777" w:rsidR="00C975E4" w:rsidRDefault="00000000">
            <w:pPr>
              <w:keepNext w:val="0"/>
              <w:spacing w:after="0"/>
              <w:jc w:val="center"/>
            </w:pPr>
            <w:r>
              <w:rPr>
                <w:sz w:val="15"/>
              </w:rPr>
              <w:t>1.04 (0.87–1.24)</w:t>
            </w:r>
          </w:p>
        </w:tc>
        <w:tc>
          <w:tcPr>
            <w:tcW w:w="1020" w:type="dxa"/>
          </w:tcPr>
          <w:p w14:paraId="5C04FB26" w14:textId="77777777" w:rsidR="00C975E4" w:rsidRDefault="00000000">
            <w:pPr>
              <w:keepNext w:val="0"/>
              <w:spacing w:after="0"/>
              <w:jc w:val="center"/>
            </w:pPr>
            <w:r>
              <w:rPr>
                <w:sz w:val="15"/>
              </w:rPr>
              <w:t>0.67</w:t>
            </w:r>
          </w:p>
        </w:tc>
      </w:tr>
      <w:tr w:rsidR="00C975E4" w14:paraId="7B8D0A7A" w14:textId="77777777">
        <w:trPr>
          <w:cantSplit/>
        </w:trPr>
        <w:tc>
          <w:tcPr>
            <w:tcW w:w="4195" w:type="dxa"/>
          </w:tcPr>
          <w:p w14:paraId="63298435" w14:textId="77777777" w:rsidR="00C975E4" w:rsidRDefault="00000000">
            <w:pPr>
              <w:keepNext w:val="0"/>
              <w:spacing w:after="0"/>
            </w:pPr>
            <w:r>
              <w:rPr>
                <w:sz w:val="15"/>
              </w:rPr>
              <w:t>RA diameter, mm</w:t>
            </w:r>
          </w:p>
        </w:tc>
        <w:tc>
          <w:tcPr>
            <w:tcW w:w="2608" w:type="dxa"/>
          </w:tcPr>
          <w:p w14:paraId="4AC1D100" w14:textId="77777777" w:rsidR="00C975E4" w:rsidRDefault="00000000">
            <w:pPr>
              <w:keepNext w:val="0"/>
              <w:spacing w:after="0"/>
              <w:jc w:val="center"/>
            </w:pPr>
            <w:r>
              <w:rPr>
                <w:sz w:val="15"/>
              </w:rPr>
              <w:t>1.01 (0.81–1.28)</w:t>
            </w:r>
          </w:p>
        </w:tc>
        <w:tc>
          <w:tcPr>
            <w:tcW w:w="1020" w:type="dxa"/>
          </w:tcPr>
          <w:p w14:paraId="087BCE7C" w14:textId="77777777" w:rsidR="00C975E4" w:rsidRDefault="00000000">
            <w:pPr>
              <w:keepNext w:val="0"/>
              <w:spacing w:after="0"/>
              <w:jc w:val="center"/>
            </w:pPr>
            <w:r>
              <w:rPr>
                <w:sz w:val="15"/>
              </w:rPr>
              <w:t>0.90</w:t>
            </w:r>
          </w:p>
        </w:tc>
        <w:tc>
          <w:tcPr>
            <w:tcW w:w="2608" w:type="dxa"/>
          </w:tcPr>
          <w:p w14:paraId="10AD2A97" w14:textId="77777777" w:rsidR="00C975E4" w:rsidRDefault="00000000">
            <w:pPr>
              <w:keepNext w:val="0"/>
              <w:spacing w:after="0"/>
              <w:jc w:val="center"/>
            </w:pPr>
            <w:r>
              <w:rPr>
                <w:sz w:val="15"/>
              </w:rPr>
              <w:t>0.92 (0.75–1.13)</w:t>
            </w:r>
          </w:p>
        </w:tc>
        <w:tc>
          <w:tcPr>
            <w:tcW w:w="1020" w:type="dxa"/>
          </w:tcPr>
          <w:p w14:paraId="5E479787" w14:textId="77777777" w:rsidR="00C975E4" w:rsidRDefault="00000000">
            <w:pPr>
              <w:keepNext w:val="0"/>
              <w:spacing w:after="0"/>
              <w:jc w:val="center"/>
            </w:pPr>
            <w:r>
              <w:rPr>
                <w:sz w:val="15"/>
              </w:rPr>
              <w:t>0.44</w:t>
            </w:r>
          </w:p>
        </w:tc>
      </w:tr>
      <w:tr w:rsidR="00C975E4" w14:paraId="2F9BB3CC" w14:textId="77777777">
        <w:trPr>
          <w:cantSplit/>
        </w:trPr>
        <w:tc>
          <w:tcPr>
            <w:tcW w:w="4195" w:type="dxa"/>
          </w:tcPr>
          <w:p w14:paraId="6CD7F4DC" w14:textId="77777777" w:rsidR="00C975E4" w:rsidRDefault="00000000">
            <w:pPr>
              <w:keepNext w:val="0"/>
              <w:spacing w:after="0"/>
            </w:pPr>
            <w:r>
              <w:rPr>
                <w:sz w:val="15"/>
              </w:rPr>
              <w:t>LV end-diastolic diameter, mm</w:t>
            </w:r>
          </w:p>
        </w:tc>
        <w:tc>
          <w:tcPr>
            <w:tcW w:w="2608" w:type="dxa"/>
          </w:tcPr>
          <w:p w14:paraId="33D99695" w14:textId="77777777" w:rsidR="00C975E4" w:rsidRDefault="00000000">
            <w:pPr>
              <w:keepNext w:val="0"/>
              <w:spacing w:after="0"/>
              <w:jc w:val="center"/>
            </w:pPr>
            <w:r>
              <w:rPr>
                <w:sz w:val="15"/>
              </w:rPr>
              <w:t>0.94 (0.77–1.14)</w:t>
            </w:r>
          </w:p>
        </w:tc>
        <w:tc>
          <w:tcPr>
            <w:tcW w:w="1020" w:type="dxa"/>
          </w:tcPr>
          <w:p w14:paraId="3D7292F1" w14:textId="77777777" w:rsidR="00C975E4" w:rsidRDefault="00000000">
            <w:pPr>
              <w:keepNext w:val="0"/>
              <w:spacing w:after="0"/>
              <w:jc w:val="center"/>
            </w:pPr>
            <w:r>
              <w:rPr>
                <w:sz w:val="15"/>
              </w:rPr>
              <w:t>0.53</w:t>
            </w:r>
          </w:p>
        </w:tc>
        <w:tc>
          <w:tcPr>
            <w:tcW w:w="2608" w:type="dxa"/>
          </w:tcPr>
          <w:p w14:paraId="6F7C05F5" w14:textId="77777777" w:rsidR="00C975E4" w:rsidRDefault="00000000">
            <w:pPr>
              <w:keepNext w:val="0"/>
              <w:spacing w:after="0"/>
              <w:jc w:val="center"/>
            </w:pPr>
            <w:r>
              <w:rPr>
                <w:sz w:val="15"/>
              </w:rPr>
              <w:t>1.36 (1.15–1.61)</w:t>
            </w:r>
          </w:p>
        </w:tc>
        <w:tc>
          <w:tcPr>
            <w:tcW w:w="1020" w:type="dxa"/>
          </w:tcPr>
          <w:p w14:paraId="03FD831D" w14:textId="77777777" w:rsidR="00C975E4" w:rsidRDefault="00000000">
            <w:pPr>
              <w:keepNext w:val="0"/>
              <w:spacing w:after="0"/>
              <w:jc w:val="center"/>
            </w:pPr>
            <w:r>
              <w:rPr>
                <w:sz w:val="15"/>
              </w:rPr>
              <w:t>&lt;0.001</w:t>
            </w:r>
          </w:p>
        </w:tc>
      </w:tr>
      <w:tr w:rsidR="00C975E4" w14:paraId="4BA08292" w14:textId="77777777">
        <w:trPr>
          <w:cantSplit/>
        </w:trPr>
        <w:tc>
          <w:tcPr>
            <w:tcW w:w="4195" w:type="dxa"/>
          </w:tcPr>
          <w:p w14:paraId="034D5ECC" w14:textId="77777777" w:rsidR="00C975E4" w:rsidRDefault="00000000">
            <w:pPr>
              <w:keepNext w:val="0"/>
              <w:spacing w:after="0"/>
            </w:pPr>
            <w:r>
              <w:rPr>
                <w:sz w:val="15"/>
              </w:rPr>
              <w:t>RV diameter, mm</w:t>
            </w:r>
          </w:p>
        </w:tc>
        <w:tc>
          <w:tcPr>
            <w:tcW w:w="2608" w:type="dxa"/>
          </w:tcPr>
          <w:p w14:paraId="4A3A68BD" w14:textId="77777777" w:rsidR="00C975E4" w:rsidRDefault="00000000">
            <w:pPr>
              <w:keepNext w:val="0"/>
              <w:spacing w:after="0"/>
              <w:jc w:val="center"/>
            </w:pPr>
            <w:r>
              <w:rPr>
                <w:sz w:val="15"/>
              </w:rPr>
              <w:t>1.02 (0.86–1.21)</w:t>
            </w:r>
          </w:p>
        </w:tc>
        <w:tc>
          <w:tcPr>
            <w:tcW w:w="1020" w:type="dxa"/>
          </w:tcPr>
          <w:p w14:paraId="3DD0F015" w14:textId="77777777" w:rsidR="00C975E4" w:rsidRDefault="00000000">
            <w:pPr>
              <w:keepNext w:val="0"/>
              <w:spacing w:after="0"/>
              <w:jc w:val="center"/>
            </w:pPr>
            <w:r>
              <w:rPr>
                <w:sz w:val="15"/>
              </w:rPr>
              <w:t>0.84</w:t>
            </w:r>
          </w:p>
        </w:tc>
        <w:tc>
          <w:tcPr>
            <w:tcW w:w="2608" w:type="dxa"/>
          </w:tcPr>
          <w:p w14:paraId="139722CF" w14:textId="77777777" w:rsidR="00C975E4" w:rsidRDefault="00000000">
            <w:pPr>
              <w:keepNext w:val="0"/>
              <w:spacing w:after="0"/>
              <w:jc w:val="center"/>
            </w:pPr>
            <w:r>
              <w:rPr>
                <w:sz w:val="15"/>
              </w:rPr>
              <w:t>0.94 (0.81–1.10)</w:t>
            </w:r>
          </w:p>
        </w:tc>
        <w:tc>
          <w:tcPr>
            <w:tcW w:w="1020" w:type="dxa"/>
          </w:tcPr>
          <w:p w14:paraId="281F1620" w14:textId="77777777" w:rsidR="00C975E4" w:rsidRDefault="00000000">
            <w:pPr>
              <w:keepNext w:val="0"/>
              <w:spacing w:after="0"/>
              <w:jc w:val="center"/>
            </w:pPr>
            <w:r>
              <w:rPr>
                <w:sz w:val="15"/>
              </w:rPr>
              <w:t>0.43</w:t>
            </w:r>
          </w:p>
        </w:tc>
      </w:tr>
      <w:tr w:rsidR="00C975E4" w14:paraId="31DA74E6" w14:textId="77777777">
        <w:trPr>
          <w:cantSplit/>
        </w:trPr>
        <w:tc>
          <w:tcPr>
            <w:tcW w:w="4195" w:type="dxa"/>
          </w:tcPr>
          <w:p w14:paraId="67BDF6AD" w14:textId="77777777" w:rsidR="00C975E4" w:rsidRDefault="00000000">
            <w:pPr>
              <w:keepNext w:val="0"/>
              <w:spacing w:after="0"/>
            </w:pPr>
            <w:r>
              <w:rPr>
                <w:sz w:val="15"/>
              </w:rPr>
              <w:t>LVEF, %</w:t>
            </w:r>
          </w:p>
        </w:tc>
        <w:tc>
          <w:tcPr>
            <w:tcW w:w="2608" w:type="dxa"/>
          </w:tcPr>
          <w:p w14:paraId="7DAD2A4E" w14:textId="77777777" w:rsidR="00C975E4" w:rsidRDefault="00000000">
            <w:pPr>
              <w:keepNext w:val="0"/>
              <w:spacing w:after="0"/>
              <w:jc w:val="center"/>
            </w:pPr>
            <w:r>
              <w:rPr>
                <w:sz w:val="15"/>
              </w:rPr>
              <w:t>1.00 (0.82–1.22)</w:t>
            </w:r>
          </w:p>
        </w:tc>
        <w:tc>
          <w:tcPr>
            <w:tcW w:w="1020" w:type="dxa"/>
          </w:tcPr>
          <w:p w14:paraId="773CDBE8" w14:textId="77777777" w:rsidR="00C975E4" w:rsidRDefault="00000000">
            <w:pPr>
              <w:keepNext w:val="0"/>
              <w:spacing w:after="0"/>
              <w:jc w:val="center"/>
            </w:pPr>
            <w:r>
              <w:rPr>
                <w:sz w:val="15"/>
              </w:rPr>
              <w:t>0.97</w:t>
            </w:r>
          </w:p>
        </w:tc>
        <w:tc>
          <w:tcPr>
            <w:tcW w:w="2608" w:type="dxa"/>
          </w:tcPr>
          <w:p w14:paraId="74CD50EF" w14:textId="77777777" w:rsidR="00C975E4" w:rsidRDefault="00000000">
            <w:pPr>
              <w:keepNext w:val="0"/>
              <w:spacing w:after="0"/>
              <w:jc w:val="center"/>
            </w:pPr>
            <w:r>
              <w:rPr>
                <w:sz w:val="15"/>
              </w:rPr>
              <w:t>0.76 (0.63–0.90)</w:t>
            </w:r>
          </w:p>
        </w:tc>
        <w:tc>
          <w:tcPr>
            <w:tcW w:w="1020" w:type="dxa"/>
          </w:tcPr>
          <w:p w14:paraId="03A6D232" w14:textId="77777777" w:rsidR="00C975E4" w:rsidRDefault="00000000">
            <w:pPr>
              <w:keepNext w:val="0"/>
              <w:spacing w:after="0"/>
              <w:jc w:val="center"/>
            </w:pPr>
            <w:r>
              <w:rPr>
                <w:sz w:val="15"/>
              </w:rPr>
              <w:t>0.002</w:t>
            </w:r>
          </w:p>
        </w:tc>
      </w:tr>
      <w:tr w:rsidR="00C975E4" w14:paraId="3589AD3B" w14:textId="77777777">
        <w:trPr>
          <w:cantSplit/>
        </w:trPr>
        <w:tc>
          <w:tcPr>
            <w:tcW w:w="4195" w:type="dxa"/>
          </w:tcPr>
          <w:p w14:paraId="24C35FE4" w14:textId="77777777" w:rsidR="00C975E4" w:rsidRDefault="00000000">
            <w:pPr>
              <w:keepNext w:val="0"/>
              <w:spacing w:after="0"/>
            </w:pPr>
            <w:r>
              <w:rPr>
                <w:sz w:val="15"/>
              </w:rPr>
              <w:t>Baseline grade 2 vs 1</w:t>
            </w:r>
          </w:p>
        </w:tc>
        <w:tc>
          <w:tcPr>
            <w:tcW w:w="2608" w:type="dxa"/>
          </w:tcPr>
          <w:p w14:paraId="76427A7A" w14:textId="77777777" w:rsidR="00C975E4" w:rsidRDefault="00000000">
            <w:pPr>
              <w:keepNext w:val="0"/>
              <w:spacing w:after="0"/>
              <w:jc w:val="center"/>
            </w:pPr>
            <w:r>
              <w:rPr>
                <w:sz w:val="15"/>
              </w:rPr>
              <w:t>1.04 (0.71–1.51)</w:t>
            </w:r>
          </w:p>
        </w:tc>
        <w:tc>
          <w:tcPr>
            <w:tcW w:w="1020" w:type="dxa"/>
          </w:tcPr>
          <w:p w14:paraId="6F61938D" w14:textId="77777777" w:rsidR="00C975E4" w:rsidRDefault="00000000">
            <w:pPr>
              <w:keepNext w:val="0"/>
              <w:spacing w:after="0"/>
              <w:jc w:val="center"/>
            </w:pPr>
            <w:r>
              <w:rPr>
                <w:sz w:val="15"/>
              </w:rPr>
              <w:t>0.86</w:t>
            </w:r>
          </w:p>
        </w:tc>
        <w:tc>
          <w:tcPr>
            <w:tcW w:w="2608" w:type="dxa"/>
          </w:tcPr>
          <w:p w14:paraId="0D668462" w14:textId="77777777" w:rsidR="00C975E4" w:rsidRDefault="00000000">
            <w:pPr>
              <w:keepNext w:val="0"/>
              <w:spacing w:after="0"/>
              <w:jc w:val="center"/>
            </w:pPr>
            <w:r>
              <w:rPr>
                <w:sz w:val="15"/>
              </w:rPr>
              <w:t>1.33 (0.96–1.84)</w:t>
            </w:r>
          </w:p>
        </w:tc>
        <w:tc>
          <w:tcPr>
            <w:tcW w:w="1020" w:type="dxa"/>
          </w:tcPr>
          <w:p w14:paraId="30F15654" w14:textId="77777777" w:rsidR="00C975E4" w:rsidRDefault="00000000">
            <w:pPr>
              <w:keepNext w:val="0"/>
              <w:spacing w:after="0"/>
              <w:jc w:val="center"/>
            </w:pPr>
            <w:r>
              <w:rPr>
                <w:sz w:val="15"/>
              </w:rPr>
              <w:t>0.085</w:t>
            </w:r>
          </w:p>
        </w:tc>
      </w:tr>
      <w:tr w:rsidR="00C975E4" w14:paraId="154526B6" w14:textId="77777777">
        <w:trPr>
          <w:cantSplit/>
        </w:trPr>
        <w:tc>
          <w:tcPr>
            <w:tcW w:w="4195" w:type="dxa"/>
          </w:tcPr>
          <w:p w14:paraId="7DC78CAB" w14:textId="77777777" w:rsidR="00C975E4" w:rsidRDefault="00000000">
            <w:pPr>
              <w:keepNext w:val="0"/>
              <w:spacing w:after="0"/>
            </w:pPr>
            <w:r>
              <w:rPr>
                <w:sz w:val="15"/>
              </w:rPr>
              <w:t>Combined MR+TR (vs isolated)</w:t>
            </w:r>
          </w:p>
        </w:tc>
        <w:tc>
          <w:tcPr>
            <w:tcW w:w="2608" w:type="dxa"/>
          </w:tcPr>
          <w:p w14:paraId="6B6C6CF6" w14:textId="77777777" w:rsidR="00C975E4" w:rsidRDefault="00000000">
            <w:pPr>
              <w:keepNext w:val="0"/>
              <w:spacing w:after="0"/>
              <w:jc w:val="center"/>
            </w:pPr>
            <w:r>
              <w:rPr>
                <w:sz w:val="15"/>
              </w:rPr>
              <w:t>0.97 (0.65–1.45)</w:t>
            </w:r>
          </w:p>
        </w:tc>
        <w:tc>
          <w:tcPr>
            <w:tcW w:w="1020" w:type="dxa"/>
          </w:tcPr>
          <w:p w14:paraId="399D0856" w14:textId="77777777" w:rsidR="00C975E4" w:rsidRDefault="00000000">
            <w:pPr>
              <w:keepNext w:val="0"/>
              <w:spacing w:after="0"/>
              <w:jc w:val="center"/>
            </w:pPr>
            <w:r>
              <w:rPr>
                <w:sz w:val="15"/>
              </w:rPr>
              <w:t>0.89</w:t>
            </w:r>
          </w:p>
        </w:tc>
        <w:tc>
          <w:tcPr>
            <w:tcW w:w="2608" w:type="dxa"/>
          </w:tcPr>
          <w:p w14:paraId="5855A588" w14:textId="77777777" w:rsidR="00C975E4" w:rsidRDefault="00000000">
            <w:pPr>
              <w:keepNext w:val="0"/>
              <w:spacing w:after="0"/>
              <w:jc w:val="center"/>
            </w:pPr>
            <w:r>
              <w:rPr>
                <w:sz w:val="15"/>
              </w:rPr>
              <w:t>1.10 (0.82–1.48)</w:t>
            </w:r>
          </w:p>
        </w:tc>
        <w:tc>
          <w:tcPr>
            <w:tcW w:w="1020" w:type="dxa"/>
          </w:tcPr>
          <w:p w14:paraId="68BC2786" w14:textId="77777777" w:rsidR="00C975E4" w:rsidRDefault="00000000">
            <w:pPr>
              <w:keepNext w:val="0"/>
              <w:spacing w:after="0"/>
              <w:jc w:val="center"/>
            </w:pPr>
            <w:r>
              <w:rPr>
                <w:sz w:val="15"/>
              </w:rPr>
              <w:t>0.53</w:t>
            </w:r>
          </w:p>
        </w:tc>
      </w:tr>
    </w:tbl>
    <w:tbl>
      <w:tblPr>
        <w:tblW w:w="12700" w:type="dxa"/>
        <w:tblLayout w:type="fixed"/>
        <w:tblLook w:val="04A0" w:firstRow="1" w:lastRow="0" w:firstColumn="1" w:lastColumn="0" w:noHBand="0" w:noVBand="1"/>
      </w:tblPr>
      <w:tblGrid>
        <w:gridCol w:w="3529"/>
        <w:gridCol w:w="3381"/>
        <w:gridCol w:w="3381"/>
        <w:gridCol w:w="2060"/>
        <w:gridCol w:w="349"/>
      </w:tblGrid>
      <w:tr w:rsidR="00C975E4" w14:paraId="42637DA2" w14:textId="77777777">
        <w:trPr>
          <w:gridAfter w:val="1"/>
          <w:wAfter w:w="360" w:type="dxa"/>
          <w:cantSplit/>
          <w:tblHeader/>
        </w:trPr>
        <w:tc>
          <w:tcPr>
            <w:tcW w:w="3629" w:type="dxa"/>
            <w:tcBorders>
              <w:top w:val="single" w:sz="8" w:space="0" w:color="000000"/>
              <w:bottom w:val="single" w:sz="8" w:space="0" w:color="000000"/>
            </w:tcBorders>
          </w:tcPr>
          <w:p w14:paraId="0090940F" w14:textId="77777777" w:rsidR="00C975E4" w:rsidRDefault="00000000">
            <w:pPr>
              <w:keepNext/>
              <w:spacing w:after="0"/>
            </w:pPr>
            <w:r>
              <w:rPr>
                <w:b/>
                <w:sz w:val="15"/>
              </w:rPr>
              <w:t>Valve: factor</w:t>
            </w:r>
          </w:p>
        </w:tc>
        <w:tc>
          <w:tcPr>
            <w:tcW w:w="3477" w:type="dxa"/>
            <w:tcBorders>
              <w:top w:val="single" w:sz="8" w:space="0" w:color="000000"/>
              <w:bottom w:val="single" w:sz="8" w:space="0" w:color="000000"/>
            </w:tcBorders>
          </w:tcPr>
          <w:p w14:paraId="458CC6E2" w14:textId="77777777" w:rsidR="00C975E4" w:rsidRDefault="00000000">
            <w:pPr>
              <w:keepNext/>
              <w:spacing w:after="0"/>
              <w:jc w:val="center"/>
            </w:pPr>
            <w:r>
              <w:rPr>
                <w:b/>
                <w:sz w:val="15"/>
              </w:rPr>
              <w:t>Restricted cubic splines</w:t>
            </w:r>
          </w:p>
        </w:tc>
        <w:tc>
          <w:tcPr>
            <w:tcW w:w="3477" w:type="dxa"/>
            <w:tcBorders>
              <w:top w:val="single" w:sz="8" w:space="0" w:color="000000"/>
              <w:bottom w:val="single" w:sz="8" w:space="0" w:color="000000"/>
            </w:tcBorders>
          </w:tcPr>
          <w:p w14:paraId="44B6B839" w14:textId="77777777" w:rsidR="00C975E4" w:rsidRDefault="00000000">
            <w:pPr>
              <w:keepNext/>
              <w:spacing w:after="0"/>
              <w:jc w:val="center"/>
            </w:pPr>
            <w:r>
              <w:rPr>
                <w:b/>
                <w:sz w:val="15"/>
              </w:rPr>
              <w:t>Complete cases (n=714)</w:t>
            </w:r>
          </w:p>
        </w:tc>
        <w:tc>
          <w:tcPr>
            <w:tcW w:w="2116" w:type="dxa"/>
            <w:tcBorders>
              <w:top w:val="single" w:sz="8" w:space="0" w:color="000000"/>
              <w:bottom w:val="single" w:sz="8" w:space="0" w:color="000000"/>
            </w:tcBorders>
          </w:tcPr>
          <w:p w14:paraId="30C64C22" w14:textId="77777777" w:rsidR="00C975E4" w:rsidRDefault="00000000">
            <w:pPr>
              <w:keepNext/>
              <w:spacing w:after="0"/>
              <w:jc w:val="center"/>
            </w:pPr>
            <w:r>
              <w:rPr>
                <w:b/>
                <w:sz w:val="15"/>
              </w:rPr>
              <w:t>Ventricular involvement excluded (n=728)</w:t>
            </w:r>
          </w:p>
        </w:tc>
      </w:tr>
      <w:tr w:rsidR="00C975E4" w14:paraId="4EBEF482" w14:textId="77777777">
        <w:trPr>
          <w:cantSplit/>
        </w:trPr>
        <w:tc>
          <w:tcPr>
            <w:tcW w:w="1247" w:type="dxa"/>
            <w:gridSpan w:val="5"/>
          </w:tcPr>
          <w:p w14:paraId="7DD77C0D" w14:textId="77777777" w:rsidR="00C975E4" w:rsidRDefault="00000000">
            <w:pPr>
              <w:keepNext w:val="0"/>
              <w:spacing w:after="0"/>
            </w:pPr>
            <w:r>
              <w:rPr>
                <w:b/>
                <w:sz w:val="15"/>
              </w:rPr>
              <w:t>C. Sensitivity analyses of the 12-factor model: OR (95% CI); P</w:t>
            </w:r>
          </w:p>
        </w:tc>
      </w:tr>
      <w:tr w:rsidR="00C975E4" w14:paraId="1F972F28" w14:textId="77777777">
        <w:trPr>
          <w:cantSplit/>
        </w:trPr>
        <w:tc>
          <w:tcPr>
            <w:tcW w:w="1247" w:type="dxa"/>
            <w:gridSpan w:val="5"/>
          </w:tcPr>
          <w:p w14:paraId="0EB70DC0" w14:textId="77777777" w:rsidR="00C975E4" w:rsidRDefault="00000000">
            <w:pPr>
              <w:keepNext w:val="0"/>
              <w:spacing w:after="0"/>
            </w:pPr>
            <w:r>
              <w:rPr>
                <w:b/>
                <w:sz w:val="15"/>
              </w:rPr>
              <w:t xml:space="preserve">MR (</w:t>
            </w:r>
            <w:r>
              <w:rPr>
                <w:b/>
                <w:sz w:val="15"/>
              </w:rPr>
              <w:t xml:space="preserve">all</w:t>
            </w:r>
            <w:r>
              <w:rPr>
                <w:b/>
                <w:sz w:val="15"/>
              </w:rPr>
              <w:t xml:space="preserve"> </w:t>
            </w:r>
            <w:r>
              <w:rPr>
                <w:b/>
                <w:sz w:val="15"/>
              </w:rPr>
              <w:t xml:space="preserve">MR</w:t>
            </w:r>
            <w:r>
              <w:rPr>
                <w:b/>
                <w:sz w:val="15"/>
              </w:rPr>
              <w:t xml:space="preserve"> </w:t>
            </w:r>
            <w:r>
              <w:rPr>
                <w:b/>
                <w:sz w:val="15"/>
              </w:rPr>
              <w:t xml:space="preserve">series</w:t>
            </w:r>
            <w:r>
              <w:rPr>
                <w:b/>
                <w:sz w:val="15"/>
              </w:rPr>
              <w:t xml:space="preserve">)</w:t>
            </w:r>
          </w:p>
        </w:tc>
      </w:tr>
      <w:tr w:rsidR="00C975E4" w14:paraId="6A435589" w14:textId="77777777">
        <w:trPr>
          <w:gridAfter w:val="1"/>
          <w:wAfter w:w="360" w:type="dxa"/>
          <w:cantSplit/>
        </w:trPr>
        <w:tc>
          <w:tcPr>
            <w:tcW w:w="3629" w:type="dxa"/>
          </w:tcPr>
          <w:p w14:paraId="05F8D20C" w14:textId="77777777" w:rsidR="00C975E4" w:rsidRDefault="00000000">
            <w:pPr>
              <w:keepNext w:val="0"/>
              <w:spacing w:after="0"/>
            </w:pPr>
            <w:r>
              <w:rPr>
                <w:sz w:val="15"/>
              </w:rPr>
              <w:t>MR: Age, y</w:t>
            </w:r>
          </w:p>
        </w:tc>
        <w:tc>
          <w:tcPr>
            <w:tcW w:w="3477" w:type="dxa"/>
          </w:tcPr>
          <w:p w14:paraId="359ED8E6" w14:textId="77777777" w:rsidR="00C975E4" w:rsidRDefault="00000000">
            <w:pPr>
              <w:keepNext w:val="0"/>
              <w:spacing w:after="0"/>
              <w:jc w:val="center"/>
            </w:pPr>
            <w:r>
              <w:rPr>
                <w:sz w:val="15"/>
              </w:rPr>
              <w:t>0.84 (0.62–1.14); 0.048</w:t>
            </w:r>
          </w:p>
        </w:tc>
        <w:tc>
          <w:tcPr>
            <w:tcW w:w="3477" w:type="dxa"/>
          </w:tcPr>
          <w:p w14:paraId="29F3AE6C" w14:textId="77777777" w:rsidR="00C975E4" w:rsidRDefault="00000000">
            <w:pPr>
              <w:keepNext w:val="0"/>
              <w:spacing w:after="0"/>
              <w:jc w:val="center"/>
            </w:pPr>
            <w:r>
              <w:rPr>
                <w:sz w:val="15"/>
              </w:rPr>
              <w:t>0.88 (0.65–1.19); 0.41</w:t>
            </w:r>
          </w:p>
        </w:tc>
        <w:tc>
          <w:tcPr>
            <w:tcW w:w="2116" w:type="dxa"/>
          </w:tcPr>
          <w:p w14:paraId="047727ED" w14:textId="77777777" w:rsidR="00C975E4" w:rsidRDefault="00000000">
            <w:pPr>
              <w:keepNext w:val="0"/>
              <w:spacing w:after="0"/>
              <w:jc w:val="center"/>
            </w:pPr>
            <w:r>
              <w:rPr>
                <w:sz w:val="15"/>
              </w:rPr>
              <w:t>0.80 (0.59–1.09); 0.16</w:t>
            </w:r>
          </w:p>
        </w:tc>
      </w:tr>
      <w:tr w:rsidR="00C975E4" w14:paraId="578AB173" w14:textId="77777777">
        <w:trPr>
          <w:gridAfter w:val="1"/>
          <w:wAfter w:w="360" w:type="dxa"/>
          <w:cantSplit/>
        </w:trPr>
        <w:tc>
          <w:tcPr>
            <w:tcW w:w="3629" w:type="dxa"/>
          </w:tcPr>
          <w:p w14:paraId="34354994" w14:textId="77777777" w:rsidR="00C975E4" w:rsidRDefault="00000000">
            <w:pPr>
              <w:keepNext w:val="0"/>
              <w:spacing w:after="0"/>
            </w:pPr>
            <w:r>
              <w:rPr>
                <w:sz w:val="15"/>
              </w:rPr>
              <w:t>MR: Female sex</w:t>
            </w:r>
          </w:p>
        </w:tc>
        <w:tc>
          <w:tcPr>
            <w:tcW w:w="3477" w:type="dxa"/>
          </w:tcPr>
          <w:p w14:paraId="7B548050" w14:textId="77777777" w:rsidR="00C975E4" w:rsidRDefault="00000000">
            <w:pPr>
              <w:keepNext w:val="0"/>
              <w:spacing w:after="0"/>
              <w:jc w:val="center"/>
            </w:pPr>
            <w:r>
              <w:rPr>
                <w:sz w:val="15"/>
              </w:rPr>
              <w:t>0.56 (0.37–0.84); 0.005</w:t>
            </w:r>
          </w:p>
        </w:tc>
        <w:tc>
          <w:tcPr>
            <w:tcW w:w="3477" w:type="dxa"/>
          </w:tcPr>
          <w:p w14:paraId="73CB7D30" w14:textId="77777777" w:rsidR="00C975E4" w:rsidRDefault="00000000">
            <w:pPr>
              <w:keepNext w:val="0"/>
              <w:spacing w:after="0"/>
              <w:jc w:val="center"/>
            </w:pPr>
            <w:r>
              <w:rPr>
                <w:sz w:val="15"/>
              </w:rPr>
              <w:t>0.51 (0.33–0.79); 0.003</w:t>
            </w:r>
          </w:p>
        </w:tc>
        <w:tc>
          <w:tcPr>
            <w:tcW w:w="2116" w:type="dxa"/>
          </w:tcPr>
          <w:p w14:paraId="608E8B81" w14:textId="77777777" w:rsidR="00C975E4" w:rsidRDefault="00000000">
            <w:pPr>
              <w:keepNext w:val="0"/>
              <w:spacing w:after="0"/>
              <w:jc w:val="center"/>
            </w:pPr>
            <w:r>
              <w:rPr>
                <w:sz w:val="15"/>
              </w:rPr>
              <w:t>0.49 (0.31–0.77); 0.002</w:t>
            </w:r>
          </w:p>
        </w:tc>
      </w:tr>
      <w:tr w:rsidR="00C975E4" w14:paraId="16E66FDC" w14:textId="77777777">
        <w:trPr>
          <w:gridAfter w:val="1"/>
          <w:wAfter w:w="360" w:type="dxa"/>
          <w:cantSplit/>
        </w:trPr>
        <w:tc>
          <w:tcPr>
            <w:tcW w:w="3629" w:type="dxa"/>
          </w:tcPr>
          <w:p w14:paraId="7EC65D98" w14:textId="77777777" w:rsidR="00C975E4" w:rsidRDefault="00000000">
            <w:pPr>
              <w:keepNext w:val="0"/>
              <w:spacing w:after="0"/>
            </w:pPr>
            <w:r>
              <w:rPr>
                <w:sz w:val="15"/>
              </w:rPr>
              <w:t>MR: BMI, kg/m²</w:t>
            </w:r>
          </w:p>
        </w:tc>
        <w:tc>
          <w:tcPr>
            <w:tcW w:w="3477" w:type="dxa"/>
          </w:tcPr>
          <w:p w14:paraId="1B0181BD" w14:textId="77777777" w:rsidR="00C975E4" w:rsidRDefault="00000000">
            <w:pPr>
              <w:keepNext w:val="0"/>
              <w:spacing w:after="0"/>
              <w:jc w:val="center"/>
            </w:pPr>
            <w:r>
              <w:rPr>
                <w:sz w:val="15"/>
              </w:rPr>
              <w:t>1.39 (1.06–1.81); 0.033</w:t>
            </w:r>
          </w:p>
        </w:tc>
        <w:tc>
          <w:tcPr>
            <w:tcW w:w="3477" w:type="dxa"/>
          </w:tcPr>
          <w:p w14:paraId="23DAEA55" w14:textId="77777777" w:rsidR="00C975E4" w:rsidRDefault="00000000">
            <w:pPr>
              <w:keepNext w:val="0"/>
              <w:spacing w:after="0"/>
              <w:jc w:val="center"/>
            </w:pPr>
            <w:r>
              <w:rPr>
                <w:sz w:val="15"/>
              </w:rPr>
              <w:t>1.42 (1.09–1.84); 0.009</w:t>
            </w:r>
          </w:p>
        </w:tc>
        <w:tc>
          <w:tcPr>
            <w:tcW w:w="2116" w:type="dxa"/>
          </w:tcPr>
          <w:p w14:paraId="205C7AF9" w14:textId="77777777" w:rsidR="00C975E4" w:rsidRDefault="00000000">
            <w:pPr>
              <w:keepNext w:val="0"/>
              <w:spacing w:after="0"/>
              <w:jc w:val="center"/>
            </w:pPr>
            <w:r>
              <w:rPr>
                <w:sz w:val="15"/>
              </w:rPr>
              <w:t>1.37 (1.04–1.81); 0.025</w:t>
            </w:r>
          </w:p>
        </w:tc>
      </w:tr>
      <w:tr w:rsidR="00C975E4" w14:paraId="295D74E6" w14:textId="77777777">
        <w:trPr>
          <w:gridAfter w:val="1"/>
          <w:wAfter w:w="360" w:type="dxa"/>
          <w:cantSplit/>
        </w:trPr>
        <w:tc>
          <w:tcPr>
            <w:tcW w:w="3629" w:type="dxa"/>
          </w:tcPr>
          <w:p w14:paraId="215E16C0" w14:textId="77777777" w:rsidR="00C975E4" w:rsidRDefault="00000000">
            <w:pPr>
              <w:keepNext w:val="0"/>
              <w:spacing w:after="0"/>
            </w:pPr>
            <w:r>
              <w:rPr>
                <w:sz w:val="15"/>
              </w:rPr>
              <w:t>MR: Persistent AF</w:t>
            </w:r>
          </w:p>
        </w:tc>
        <w:tc>
          <w:tcPr>
            <w:tcW w:w="3477" w:type="dxa"/>
          </w:tcPr>
          <w:p w14:paraId="319B96B2" w14:textId="77777777" w:rsidR="00C975E4" w:rsidRDefault="00000000">
            <w:pPr>
              <w:keepNext w:val="0"/>
              <w:spacing w:after="0"/>
              <w:jc w:val="center"/>
            </w:pPr>
            <w:r>
              <w:rPr>
                <w:sz w:val="15"/>
              </w:rPr>
              <w:t>0.85 (0.53–1.37); 0.52</w:t>
            </w:r>
          </w:p>
        </w:tc>
        <w:tc>
          <w:tcPr>
            <w:tcW w:w="3477" w:type="dxa"/>
          </w:tcPr>
          <w:p w14:paraId="38F1076D" w14:textId="77777777" w:rsidR="00C975E4" w:rsidRDefault="00000000">
            <w:pPr>
              <w:keepNext w:val="0"/>
              <w:spacing w:after="0"/>
              <w:jc w:val="center"/>
            </w:pPr>
            <w:r>
              <w:rPr>
                <w:sz w:val="15"/>
              </w:rPr>
              <w:t>0.97 (0.59–1.61); 0.92</w:t>
            </w:r>
          </w:p>
        </w:tc>
        <w:tc>
          <w:tcPr>
            <w:tcW w:w="2116" w:type="dxa"/>
          </w:tcPr>
          <w:p w14:paraId="11B6B57F" w14:textId="77777777" w:rsidR="00C975E4" w:rsidRDefault="00000000">
            <w:pPr>
              <w:keepNext w:val="0"/>
              <w:spacing w:after="0"/>
              <w:jc w:val="center"/>
            </w:pPr>
            <w:r>
              <w:rPr>
                <w:sz w:val="15"/>
              </w:rPr>
              <w:t>0.76 (0.46–1.27); 0.30</w:t>
            </w:r>
          </w:p>
        </w:tc>
      </w:tr>
      <w:tr w:rsidR="00C975E4" w14:paraId="40B5D819" w14:textId="77777777">
        <w:trPr>
          <w:gridAfter w:val="1"/>
          <w:wAfter w:w="360" w:type="dxa"/>
          <w:cantSplit/>
        </w:trPr>
        <w:tc>
          <w:tcPr>
            <w:tcW w:w="3629" w:type="dxa"/>
          </w:tcPr>
          <w:p w14:paraId="015A5208" w14:textId="77777777" w:rsidR="00C975E4" w:rsidRDefault="00000000">
            <w:pPr>
              <w:keepNext w:val="0"/>
              <w:spacing w:after="0"/>
            </w:pPr>
            <w:r>
              <w:rPr>
                <w:sz w:val="15"/>
              </w:rPr>
              <w:t>MR: TR peak velocity, m/s</w:t>
            </w:r>
          </w:p>
        </w:tc>
        <w:tc>
          <w:tcPr>
            <w:tcW w:w="3477" w:type="dxa"/>
          </w:tcPr>
          <w:p w14:paraId="0109B269" w14:textId="77777777" w:rsidR="00C975E4" w:rsidRDefault="00000000">
            <w:pPr>
              <w:keepNext w:val="0"/>
              <w:spacing w:after="0"/>
              <w:jc w:val="center"/>
            </w:pPr>
            <w:r>
              <w:rPr>
                <w:sz w:val="15"/>
              </w:rPr>
              <w:t>1.01 (0.75–1.35); 0.95</w:t>
            </w:r>
          </w:p>
        </w:tc>
        <w:tc>
          <w:tcPr>
            <w:tcW w:w="3477" w:type="dxa"/>
          </w:tcPr>
          <w:p w14:paraId="6C0E0DC8" w14:textId="77777777" w:rsidR="00C975E4" w:rsidRDefault="00000000">
            <w:pPr>
              <w:keepNext w:val="0"/>
              <w:spacing w:after="0"/>
              <w:jc w:val="center"/>
            </w:pPr>
            <w:r>
              <w:rPr>
                <w:sz w:val="15"/>
              </w:rPr>
              <w:t>1.11 (0.83–1.48); 0.47</w:t>
            </w:r>
          </w:p>
        </w:tc>
        <w:tc>
          <w:tcPr>
            <w:tcW w:w="2116" w:type="dxa"/>
          </w:tcPr>
          <w:p w14:paraId="72339A5D" w14:textId="77777777" w:rsidR="00C975E4" w:rsidRDefault="00000000">
            <w:pPr>
              <w:keepNext w:val="0"/>
              <w:spacing w:after="0"/>
              <w:jc w:val="center"/>
            </w:pPr>
            <w:r>
              <w:rPr>
                <w:sz w:val="15"/>
              </w:rPr>
              <w:t>1.02 (0.74–1.39); 0.91</w:t>
            </w:r>
          </w:p>
        </w:tc>
      </w:tr>
      <w:tr w:rsidR="00C975E4" w14:paraId="60904FF2" w14:textId="77777777">
        <w:trPr>
          <w:gridAfter w:val="1"/>
          <w:wAfter w:w="360" w:type="dxa"/>
          <w:cantSplit/>
        </w:trPr>
        <w:tc>
          <w:tcPr>
            <w:tcW w:w="3629" w:type="dxa"/>
          </w:tcPr>
          <w:p w14:paraId="1B3009BB" w14:textId="77777777" w:rsidR="00C975E4" w:rsidRDefault="00000000">
            <w:pPr>
              <w:keepNext w:val="0"/>
              <w:spacing w:after="0"/>
            </w:pPr>
            <w:r>
              <w:rPr>
                <w:sz w:val="15"/>
              </w:rPr>
              <w:t>MR: LA diameter, mm</w:t>
            </w:r>
          </w:p>
        </w:tc>
        <w:tc>
          <w:tcPr>
            <w:tcW w:w="3477" w:type="dxa"/>
          </w:tcPr>
          <w:p w14:paraId="1CF20BD3" w14:textId="77777777" w:rsidR="00C975E4" w:rsidRDefault="00000000">
            <w:pPr>
              <w:keepNext w:val="0"/>
              <w:spacing w:after="0"/>
              <w:jc w:val="center"/>
            </w:pPr>
            <w:r>
              <w:rPr>
                <w:sz w:val="15"/>
              </w:rPr>
              <w:t>0.74 (0.54–1.00); 0.13</w:t>
            </w:r>
          </w:p>
        </w:tc>
        <w:tc>
          <w:tcPr>
            <w:tcW w:w="3477" w:type="dxa"/>
          </w:tcPr>
          <w:p w14:paraId="0CBC5CAC" w14:textId="77777777" w:rsidR="00C975E4" w:rsidRDefault="00000000">
            <w:pPr>
              <w:keepNext w:val="0"/>
              <w:spacing w:after="0"/>
              <w:jc w:val="center"/>
            </w:pPr>
            <w:r>
              <w:rPr>
                <w:sz w:val="15"/>
              </w:rPr>
              <w:t>0.78 (0.56–1.07); 0.12</w:t>
            </w:r>
          </w:p>
        </w:tc>
        <w:tc>
          <w:tcPr>
            <w:tcW w:w="2116" w:type="dxa"/>
          </w:tcPr>
          <w:p w14:paraId="313BDCBF" w14:textId="77777777" w:rsidR="00C975E4" w:rsidRDefault="00000000">
            <w:pPr>
              <w:keepNext w:val="0"/>
              <w:spacing w:after="0"/>
              <w:jc w:val="center"/>
            </w:pPr>
            <w:r>
              <w:rPr>
                <w:sz w:val="15"/>
              </w:rPr>
              <w:t>0.77 (0.58–1.01); 0.056</w:t>
            </w:r>
          </w:p>
        </w:tc>
      </w:tr>
      <w:tr w:rsidR="00C975E4" w14:paraId="035A0A46" w14:textId="77777777">
        <w:trPr>
          <w:gridAfter w:val="1"/>
          <w:wAfter w:w="360" w:type="dxa"/>
          <w:cantSplit/>
        </w:trPr>
        <w:tc>
          <w:tcPr>
            <w:tcW w:w="3629" w:type="dxa"/>
          </w:tcPr>
          <w:p w14:paraId="1B57D879" w14:textId="77777777" w:rsidR="00C975E4" w:rsidRDefault="00000000">
            <w:pPr>
              <w:keepNext w:val="0"/>
              <w:spacing w:after="0"/>
            </w:pPr>
            <w:r>
              <w:rPr>
                <w:sz w:val="15"/>
              </w:rPr>
              <w:t>MR: RA diameter, mm</w:t>
            </w:r>
          </w:p>
        </w:tc>
        <w:tc>
          <w:tcPr>
            <w:tcW w:w="3477" w:type="dxa"/>
          </w:tcPr>
          <w:p w14:paraId="14186078" w14:textId="77777777" w:rsidR="00C975E4" w:rsidRDefault="00000000">
            <w:pPr>
              <w:keepNext w:val="0"/>
              <w:spacing w:after="0"/>
              <w:jc w:val="center"/>
            </w:pPr>
            <w:r>
              <w:rPr>
                <w:sz w:val="15"/>
              </w:rPr>
              <w:t>1.08 (0.75–1.57); 0.81</w:t>
            </w:r>
          </w:p>
        </w:tc>
        <w:tc>
          <w:tcPr>
            <w:tcW w:w="3477" w:type="dxa"/>
          </w:tcPr>
          <w:p w14:paraId="06398C27" w14:textId="77777777" w:rsidR="00C975E4" w:rsidRDefault="00000000">
            <w:pPr>
              <w:keepNext w:val="0"/>
              <w:spacing w:after="0"/>
              <w:jc w:val="center"/>
            </w:pPr>
            <w:r>
              <w:rPr>
                <w:sz w:val="15"/>
              </w:rPr>
              <w:t>0.83 (0.57–1.21); 0.34</w:t>
            </w:r>
          </w:p>
        </w:tc>
        <w:tc>
          <w:tcPr>
            <w:tcW w:w="2116" w:type="dxa"/>
          </w:tcPr>
          <w:p w14:paraId="68C25C41" w14:textId="77777777" w:rsidR="00C975E4" w:rsidRDefault="00000000">
            <w:pPr>
              <w:keepNext w:val="0"/>
              <w:spacing w:after="0"/>
              <w:jc w:val="center"/>
            </w:pPr>
            <w:r>
              <w:rPr>
                <w:sz w:val="15"/>
              </w:rPr>
              <w:t>1.14 (0.75–1.72); 0.55</w:t>
            </w:r>
          </w:p>
        </w:tc>
      </w:tr>
      <w:tr w:rsidR="00C975E4" w14:paraId="1B6EFFC1" w14:textId="77777777">
        <w:trPr>
          <w:gridAfter w:val="1"/>
          <w:wAfter w:w="360" w:type="dxa"/>
          <w:cantSplit/>
        </w:trPr>
        <w:tc>
          <w:tcPr>
            <w:tcW w:w="3629" w:type="dxa"/>
          </w:tcPr>
          <w:p w14:paraId="3048DF0C" w14:textId="77777777" w:rsidR="00C975E4" w:rsidRDefault="00000000">
            <w:pPr>
              <w:keepNext w:val="0"/>
              <w:spacing w:after="0"/>
            </w:pPr>
            <w:r>
              <w:rPr>
                <w:sz w:val="15"/>
              </w:rPr>
              <w:lastRenderedPageBreak/>
              <w:t>MR: LV end-diastolic diameter, mm</w:t>
            </w:r>
          </w:p>
        </w:tc>
        <w:tc>
          <w:tcPr>
            <w:tcW w:w="3477" w:type="dxa"/>
          </w:tcPr>
          <w:p w14:paraId="76A18B00" w14:textId="77777777" w:rsidR="00C975E4" w:rsidRDefault="00000000">
            <w:pPr>
              <w:keepNext w:val="0"/>
              <w:spacing w:after="0"/>
              <w:jc w:val="center"/>
            </w:pPr>
            <w:r>
              <w:rPr>
                <w:sz w:val="15"/>
              </w:rPr>
              <w:t>0.78 (0.58–1.06); 0.100</w:t>
            </w:r>
          </w:p>
        </w:tc>
        <w:tc>
          <w:tcPr>
            <w:tcW w:w="3477" w:type="dxa"/>
          </w:tcPr>
          <w:p w14:paraId="2E5E6F52" w14:textId="77777777" w:rsidR="00C975E4" w:rsidRDefault="00000000">
            <w:pPr>
              <w:keepNext w:val="0"/>
              <w:spacing w:after="0"/>
              <w:jc w:val="center"/>
            </w:pPr>
            <w:r>
              <w:rPr>
                <w:sz w:val="15"/>
              </w:rPr>
              <w:t>0.81 (0.59–1.11); 0.19</w:t>
            </w:r>
          </w:p>
        </w:tc>
        <w:tc>
          <w:tcPr>
            <w:tcW w:w="2116" w:type="dxa"/>
          </w:tcPr>
          <w:p w14:paraId="77E15B0D" w14:textId="77777777" w:rsidR="00C975E4" w:rsidRDefault="00000000">
            <w:pPr>
              <w:keepNext w:val="0"/>
              <w:spacing w:after="0"/>
              <w:jc w:val="center"/>
            </w:pPr>
            <w:r>
              <w:rPr>
                <w:sz w:val="15"/>
              </w:rPr>
              <w:t>0.77 (0.56–1.06); 0.11</w:t>
            </w:r>
          </w:p>
        </w:tc>
      </w:tr>
      <w:tr w:rsidR="00C975E4" w14:paraId="110B3522" w14:textId="77777777">
        <w:trPr>
          <w:gridAfter w:val="1"/>
          <w:wAfter w:w="360" w:type="dxa"/>
          <w:cantSplit/>
        </w:trPr>
        <w:tc>
          <w:tcPr>
            <w:tcW w:w="3629" w:type="dxa"/>
          </w:tcPr>
          <w:p w14:paraId="0C565686" w14:textId="77777777" w:rsidR="00C975E4" w:rsidRDefault="00000000">
            <w:pPr>
              <w:keepNext w:val="0"/>
              <w:spacing w:after="0"/>
            </w:pPr>
            <w:r>
              <w:rPr>
                <w:sz w:val="15"/>
              </w:rPr>
              <w:t>MR: RV diameter, mm</w:t>
            </w:r>
          </w:p>
        </w:tc>
        <w:tc>
          <w:tcPr>
            <w:tcW w:w="3477" w:type="dxa"/>
          </w:tcPr>
          <w:p w14:paraId="67420A20" w14:textId="77777777" w:rsidR="00C975E4" w:rsidRDefault="00000000">
            <w:pPr>
              <w:keepNext w:val="0"/>
              <w:spacing w:after="0"/>
              <w:jc w:val="center"/>
            </w:pPr>
            <w:r>
              <w:rPr>
                <w:sz w:val="15"/>
              </w:rPr>
              <w:t>1.08 (0.83–1.40); 0.58</w:t>
            </w:r>
          </w:p>
        </w:tc>
        <w:tc>
          <w:tcPr>
            <w:tcW w:w="3477" w:type="dxa"/>
          </w:tcPr>
          <w:p w14:paraId="6B8B5759" w14:textId="77777777" w:rsidR="00C975E4" w:rsidRDefault="00000000">
            <w:pPr>
              <w:keepNext w:val="0"/>
              <w:spacing w:after="0"/>
              <w:jc w:val="center"/>
            </w:pPr>
            <w:r>
              <w:rPr>
                <w:sz w:val="15"/>
              </w:rPr>
              <w:t>1.07 (0.85–1.34); 0.58</w:t>
            </w:r>
          </w:p>
        </w:tc>
        <w:tc>
          <w:tcPr>
            <w:tcW w:w="2116" w:type="dxa"/>
          </w:tcPr>
          <w:p w14:paraId="5BA2D67C" w14:textId="77777777" w:rsidR="00C975E4" w:rsidRDefault="00000000">
            <w:pPr>
              <w:keepNext w:val="0"/>
              <w:spacing w:after="0"/>
              <w:jc w:val="center"/>
            </w:pPr>
            <w:r>
              <w:rPr>
                <w:sz w:val="15"/>
              </w:rPr>
              <w:t>0.94 (0.68–1.31); 0.73</w:t>
            </w:r>
          </w:p>
        </w:tc>
      </w:tr>
      <w:tr w:rsidR="00C975E4" w14:paraId="092C60C3" w14:textId="77777777">
        <w:trPr>
          <w:gridAfter w:val="1"/>
          <w:wAfter w:w="360" w:type="dxa"/>
          <w:cantSplit/>
        </w:trPr>
        <w:tc>
          <w:tcPr>
            <w:tcW w:w="3629" w:type="dxa"/>
          </w:tcPr>
          <w:p w14:paraId="760203E8" w14:textId="77777777" w:rsidR="00C975E4" w:rsidRDefault="00000000">
            <w:pPr>
              <w:keepNext w:val="0"/>
              <w:spacing w:after="0"/>
            </w:pPr>
            <w:r>
              <w:rPr>
                <w:sz w:val="15"/>
              </w:rPr>
              <w:t>MR: LVEF, %</w:t>
            </w:r>
          </w:p>
        </w:tc>
        <w:tc>
          <w:tcPr>
            <w:tcW w:w="3477" w:type="dxa"/>
          </w:tcPr>
          <w:p w14:paraId="465CE214" w14:textId="77777777" w:rsidR="00C975E4" w:rsidRDefault="00000000">
            <w:pPr>
              <w:keepNext w:val="0"/>
              <w:spacing w:after="0"/>
              <w:jc w:val="center"/>
            </w:pPr>
            <w:r>
              <w:rPr>
                <w:sz w:val="15"/>
              </w:rPr>
              <w:t>0.97 (0.71–1.32); 0.67</w:t>
            </w:r>
          </w:p>
        </w:tc>
        <w:tc>
          <w:tcPr>
            <w:tcW w:w="3477" w:type="dxa"/>
          </w:tcPr>
          <w:p w14:paraId="7459EA69" w14:textId="77777777" w:rsidR="00C975E4" w:rsidRDefault="00000000">
            <w:pPr>
              <w:keepNext w:val="0"/>
              <w:spacing w:after="0"/>
              <w:jc w:val="center"/>
            </w:pPr>
            <w:r>
              <w:rPr>
                <w:sz w:val="15"/>
              </w:rPr>
              <w:t>0.94 (0.73–1.20); 0.60</w:t>
            </w:r>
          </w:p>
        </w:tc>
        <w:tc>
          <w:tcPr>
            <w:tcW w:w="2116" w:type="dxa"/>
          </w:tcPr>
          <w:p w14:paraId="3882B37C" w14:textId="77777777" w:rsidR="00C975E4" w:rsidRDefault="00000000">
            <w:pPr>
              <w:keepNext w:val="0"/>
              <w:spacing w:after="0"/>
              <w:jc w:val="center"/>
            </w:pPr>
            <w:r>
              <w:rPr>
                <w:sz w:val="15"/>
              </w:rPr>
              <w:t>1.10 (0.84–1.44); 0.49</w:t>
            </w:r>
          </w:p>
        </w:tc>
      </w:tr>
      <w:tr w:rsidR="00C975E4" w14:paraId="04BC189F" w14:textId="77777777">
        <w:trPr>
          <w:gridAfter w:val="1"/>
          <w:wAfter w:w="360" w:type="dxa"/>
          <w:cantSplit/>
        </w:trPr>
        <w:tc>
          <w:tcPr>
            <w:tcW w:w="3629" w:type="dxa"/>
          </w:tcPr>
          <w:p w14:paraId="0688BB9C" w14:textId="77777777" w:rsidR="00C975E4" w:rsidRDefault="00000000">
            <w:pPr>
              <w:keepNext w:val="0"/>
              <w:spacing w:after="0"/>
            </w:pPr>
            <w:r>
              <w:rPr>
                <w:sz w:val="15"/>
              </w:rPr>
              <w:t>MR: Baseline grade 2 vs 1</w:t>
            </w:r>
          </w:p>
        </w:tc>
        <w:tc>
          <w:tcPr>
            <w:tcW w:w="3477" w:type="dxa"/>
          </w:tcPr>
          <w:p w14:paraId="46920DF0" w14:textId="77777777" w:rsidR="00C975E4" w:rsidRDefault="00000000">
            <w:pPr>
              <w:keepNext w:val="0"/>
              <w:spacing w:after="0"/>
              <w:jc w:val="center"/>
            </w:pPr>
            <w:r>
              <w:rPr>
                <w:sz w:val="15"/>
              </w:rPr>
              <w:t>1.36 (0.89–2.09); 0.12</w:t>
            </w:r>
          </w:p>
        </w:tc>
        <w:tc>
          <w:tcPr>
            <w:tcW w:w="3477" w:type="dxa"/>
          </w:tcPr>
          <w:p w14:paraId="6C2D87DA" w14:textId="77777777" w:rsidR="00C975E4" w:rsidRDefault="00000000">
            <w:pPr>
              <w:keepNext w:val="0"/>
              <w:spacing w:after="0"/>
              <w:jc w:val="center"/>
            </w:pPr>
            <w:r>
              <w:rPr>
                <w:sz w:val="15"/>
              </w:rPr>
              <w:t>1.26 (0.81–1.95); 0.32</w:t>
            </w:r>
          </w:p>
        </w:tc>
        <w:tc>
          <w:tcPr>
            <w:tcW w:w="2116" w:type="dxa"/>
          </w:tcPr>
          <w:p w14:paraId="29C1A3F8" w14:textId="77777777" w:rsidR="00C975E4" w:rsidRDefault="00000000">
            <w:pPr>
              <w:keepNext w:val="0"/>
              <w:spacing w:after="0"/>
              <w:jc w:val="center"/>
            </w:pPr>
            <w:r>
              <w:rPr>
                <w:sz w:val="15"/>
              </w:rPr>
              <w:t>1.51 (0.93–2.44); 0.046</w:t>
            </w:r>
          </w:p>
        </w:tc>
      </w:tr>
      <w:tr w:rsidR="00C975E4" w14:paraId="3164551E" w14:textId="77777777">
        <w:trPr>
          <w:gridAfter w:val="1"/>
          <w:wAfter w:w="360" w:type="dxa"/>
          <w:cantSplit/>
        </w:trPr>
        <w:tc>
          <w:tcPr>
            <w:tcW w:w="3629" w:type="dxa"/>
          </w:tcPr>
          <w:p w14:paraId="3F092FBA" w14:textId="77777777" w:rsidR="00C975E4" w:rsidRDefault="00000000">
            <w:pPr>
              <w:keepNext w:val="0"/>
              <w:spacing w:after="0"/>
            </w:pPr>
            <w:r>
              <w:rPr>
                <w:sz w:val="15"/>
              </w:rPr>
              <w:t>MR: Combined MR+TR (vs isolated)</w:t>
            </w:r>
          </w:p>
        </w:tc>
        <w:tc>
          <w:tcPr>
            <w:tcW w:w="3477" w:type="dxa"/>
          </w:tcPr>
          <w:p w14:paraId="5E78D39A" w14:textId="77777777" w:rsidR="00C975E4" w:rsidRDefault="00000000">
            <w:pPr>
              <w:keepNext w:val="0"/>
              <w:spacing w:after="0"/>
              <w:jc w:val="center"/>
            </w:pPr>
            <w:r>
              <w:rPr>
                <w:sz w:val="15"/>
              </w:rPr>
              <w:t>1.09 (0.66–1.80); 0.75</w:t>
            </w:r>
          </w:p>
        </w:tc>
        <w:tc>
          <w:tcPr>
            <w:tcW w:w="3477" w:type="dxa"/>
          </w:tcPr>
          <w:p w14:paraId="5C5A9D66" w14:textId="77777777" w:rsidR="00C975E4" w:rsidRDefault="00000000">
            <w:pPr>
              <w:keepNext w:val="0"/>
              <w:spacing w:after="0"/>
              <w:jc w:val="center"/>
            </w:pPr>
            <w:r>
              <w:rPr>
                <w:sz w:val="15"/>
              </w:rPr>
              <w:t>1.07 (0.62–1.88); 0.80</w:t>
            </w:r>
          </w:p>
        </w:tc>
        <w:tc>
          <w:tcPr>
            <w:tcW w:w="2116" w:type="dxa"/>
          </w:tcPr>
          <w:p w14:paraId="1B5545D2" w14:textId="77777777" w:rsidR="00C975E4" w:rsidRDefault="00000000">
            <w:pPr>
              <w:keepNext w:val="0"/>
              <w:spacing w:after="0"/>
              <w:jc w:val="center"/>
            </w:pPr>
            <w:r>
              <w:rPr>
                <w:sz w:val="15"/>
              </w:rPr>
              <w:t>1.08 (0.63–1.85); 0.77</w:t>
            </w:r>
          </w:p>
        </w:tc>
      </w:tr>
      <w:tr w:rsidR="00C975E4" w14:paraId="4805653B" w14:textId="77777777">
        <w:trPr>
          <w:cantSplit/>
        </w:trPr>
        <w:tc>
          <w:tcPr>
            <w:tcW w:w="1247" w:type="dxa"/>
            <w:gridSpan w:val="5"/>
          </w:tcPr>
          <w:p w14:paraId="712232D7" w14:textId="77777777" w:rsidR="00C975E4" w:rsidRDefault="00000000">
            <w:pPr>
              <w:keepNext w:val="0"/>
              <w:spacing w:after="0"/>
            </w:pPr>
            <w:r>
              <w:rPr>
                <w:b/>
                <w:sz w:val="15"/>
              </w:rPr>
              <w:t xml:space="preserve">TR (</w:t>
            </w:r>
            <w:r>
              <w:rPr>
                <w:b/>
                <w:sz w:val="15"/>
              </w:rPr>
              <w:t xml:space="preserve">all</w:t>
            </w:r>
            <w:r>
              <w:rPr>
                <w:b/>
                <w:sz w:val="15"/>
              </w:rPr>
              <w:t xml:space="preserve"> </w:t>
            </w:r>
            <w:r>
              <w:rPr>
                <w:b/>
                <w:sz w:val="15"/>
              </w:rPr>
              <w:t xml:space="preserve">TR</w:t>
            </w:r>
            <w:r>
              <w:rPr>
                <w:b/>
                <w:sz w:val="15"/>
              </w:rPr>
              <w:t xml:space="preserve"> </w:t>
            </w:r>
            <w:r>
              <w:rPr>
                <w:b/>
                <w:sz w:val="15"/>
              </w:rPr>
              <w:t xml:space="preserve">series</w:t>
            </w:r>
            <w:r>
              <w:rPr>
                <w:b/>
                <w:sz w:val="15"/>
              </w:rPr>
              <w:t xml:space="preserve">)</w:t>
            </w:r>
          </w:p>
        </w:tc>
      </w:tr>
      <w:tr w:rsidR="00C975E4" w14:paraId="66D02D7E" w14:textId="77777777">
        <w:trPr>
          <w:gridAfter w:val="1"/>
          <w:wAfter w:w="360" w:type="dxa"/>
          <w:cantSplit/>
        </w:trPr>
        <w:tc>
          <w:tcPr>
            <w:tcW w:w="3629" w:type="dxa"/>
          </w:tcPr>
          <w:p w14:paraId="12095D55" w14:textId="77777777" w:rsidR="00C975E4" w:rsidRDefault="00000000">
            <w:pPr>
              <w:keepNext w:val="0"/>
              <w:spacing w:after="0"/>
            </w:pPr>
            <w:r>
              <w:rPr>
                <w:sz w:val="15"/>
              </w:rPr>
              <w:t>TR: Age, y</w:t>
            </w:r>
          </w:p>
        </w:tc>
        <w:tc>
          <w:tcPr>
            <w:tcW w:w="3477" w:type="dxa"/>
          </w:tcPr>
          <w:p w14:paraId="0C4E31A4" w14:textId="77777777" w:rsidR="00C975E4" w:rsidRDefault="00000000">
            <w:pPr>
              <w:keepNext w:val="0"/>
              <w:spacing w:after="0"/>
              <w:jc w:val="center"/>
            </w:pPr>
            <w:r>
              <w:rPr>
                <w:sz w:val="15"/>
              </w:rPr>
              <w:t>0.77 (0.60–1.00); 0.13</w:t>
            </w:r>
          </w:p>
        </w:tc>
        <w:tc>
          <w:tcPr>
            <w:tcW w:w="3477" w:type="dxa"/>
          </w:tcPr>
          <w:p w14:paraId="2ED3170D" w14:textId="77777777" w:rsidR="00C975E4" w:rsidRDefault="00000000">
            <w:pPr>
              <w:keepNext w:val="0"/>
              <w:spacing w:after="0"/>
              <w:jc w:val="center"/>
            </w:pPr>
            <w:r>
              <w:rPr>
                <w:sz w:val="15"/>
              </w:rPr>
              <w:t>0.83 (0.64–1.06); 0.14</w:t>
            </w:r>
          </w:p>
        </w:tc>
        <w:tc>
          <w:tcPr>
            <w:tcW w:w="2116" w:type="dxa"/>
          </w:tcPr>
          <w:p w14:paraId="73282995" w14:textId="77777777" w:rsidR="00C975E4" w:rsidRDefault="00000000">
            <w:pPr>
              <w:keepNext w:val="0"/>
              <w:spacing w:after="0"/>
              <w:jc w:val="center"/>
            </w:pPr>
            <w:r>
              <w:rPr>
                <w:sz w:val="15"/>
              </w:rPr>
              <w:t>0.76 (0.59–0.98); 0.033</w:t>
            </w:r>
          </w:p>
        </w:tc>
      </w:tr>
      <w:tr w:rsidR="00C975E4" w14:paraId="5A8500D9" w14:textId="77777777">
        <w:trPr>
          <w:gridAfter w:val="1"/>
          <w:wAfter w:w="360" w:type="dxa"/>
          <w:cantSplit/>
        </w:trPr>
        <w:tc>
          <w:tcPr>
            <w:tcW w:w="3629" w:type="dxa"/>
          </w:tcPr>
          <w:p w14:paraId="5B6E180F" w14:textId="77777777" w:rsidR="00C975E4" w:rsidRDefault="00000000">
            <w:pPr>
              <w:keepNext w:val="0"/>
              <w:spacing w:after="0"/>
            </w:pPr>
            <w:r>
              <w:rPr>
                <w:sz w:val="15"/>
              </w:rPr>
              <w:t>TR: Female sex</w:t>
            </w:r>
          </w:p>
        </w:tc>
        <w:tc>
          <w:tcPr>
            <w:tcW w:w="3477" w:type="dxa"/>
          </w:tcPr>
          <w:p w14:paraId="299DD6C2" w14:textId="77777777" w:rsidR="00C975E4" w:rsidRDefault="00000000">
            <w:pPr>
              <w:keepNext w:val="0"/>
              <w:spacing w:after="0"/>
              <w:jc w:val="center"/>
            </w:pPr>
            <w:r>
              <w:rPr>
                <w:sz w:val="15"/>
              </w:rPr>
              <w:t>0.88 (0.62–1.25); 0.46</w:t>
            </w:r>
          </w:p>
        </w:tc>
        <w:tc>
          <w:tcPr>
            <w:tcW w:w="3477" w:type="dxa"/>
          </w:tcPr>
          <w:p w14:paraId="2744AC1E" w14:textId="77777777" w:rsidR="00C975E4" w:rsidRDefault="00000000">
            <w:pPr>
              <w:keepNext w:val="0"/>
              <w:spacing w:after="0"/>
              <w:jc w:val="center"/>
            </w:pPr>
            <w:r>
              <w:rPr>
                <w:sz w:val="15"/>
              </w:rPr>
              <w:t>0.89 (0.62–1.28); 0.52</w:t>
            </w:r>
          </w:p>
        </w:tc>
        <w:tc>
          <w:tcPr>
            <w:tcW w:w="2116" w:type="dxa"/>
          </w:tcPr>
          <w:p w14:paraId="108BB3FF" w14:textId="77777777" w:rsidR="00C975E4" w:rsidRDefault="00000000">
            <w:pPr>
              <w:keepNext w:val="0"/>
              <w:spacing w:after="0"/>
              <w:jc w:val="center"/>
            </w:pPr>
            <w:r>
              <w:rPr>
                <w:sz w:val="15"/>
              </w:rPr>
              <w:t>0.95 (0.65–1.38); 0.79</w:t>
            </w:r>
          </w:p>
        </w:tc>
      </w:tr>
      <w:tr w:rsidR="00C975E4" w14:paraId="6E195B34" w14:textId="77777777">
        <w:trPr>
          <w:gridAfter w:val="1"/>
          <w:wAfter w:w="360" w:type="dxa"/>
          <w:cantSplit/>
        </w:trPr>
        <w:tc>
          <w:tcPr>
            <w:tcW w:w="3629" w:type="dxa"/>
          </w:tcPr>
          <w:p w14:paraId="3B7E5C0D" w14:textId="77777777" w:rsidR="00C975E4" w:rsidRDefault="00000000">
            <w:pPr>
              <w:keepNext w:val="0"/>
              <w:spacing w:after="0"/>
            </w:pPr>
            <w:r>
              <w:rPr>
                <w:sz w:val="15"/>
              </w:rPr>
              <w:t>TR: BMI, kg/m²</w:t>
            </w:r>
          </w:p>
        </w:tc>
        <w:tc>
          <w:tcPr>
            <w:tcW w:w="3477" w:type="dxa"/>
          </w:tcPr>
          <w:p w14:paraId="799E22AE" w14:textId="77777777" w:rsidR="00C975E4" w:rsidRDefault="00000000">
            <w:pPr>
              <w:keepNext w:val="0"/>
              <w:spacing w:after="0"/>
              <w:jc w:val="center"/>
            </w:pPr>
            <w:r>
              <w:rPr>
                <w:sz w:val="15"/>
              </w:rPr>
              <w:t>1.54 (1.19–2.01); 0.002</w:t>
            </w:r>
          </w:p>
        </w:tc>
        <w:tc>
          <w:tcPr>
            <w:tcW w:w="3477" w:type="dxa"/>
          </w:tcPr>
          <w:p w14:paraId="42A563BF" w14:textId="77777777" w:rsidR="00C975E4" w:rsidRDefault="00000000">
            <w:pPr>
              <w:keepNext w:val="0"/>
              <w:spacing w:after="0"/>
              <w:jc w:val="center"/>
            </w:pPr>
            <w:r>
              <w:rPr>
                <w:sz w:val="15"/>
              </w:rPr>
              <w:t>1.56 (1.23–1.97); &lt;0.001</w:t>
            </w:r>
          </w:p>
        </w:tc>
        <w:tc>
          <w:tcPr>
            <w:tcW w:w="2116" w:type="dxa"/>
          </w:tcPr>
          <w:p w14:paraId="5DF07DDC" w14:textId="77777777" w:rsidR="00C975E4" w:rsidRDefault="00000000">
            <w:pPr>
              <w:keepNext w:val="0"/>
              <w:spacing w:after="0"/>
              <w:jc w:val="center"/>
            </w:pPr>
            <w:r>
              <w:rPr>
                <w:sz w:val="15"/>
              </w:rPr>
              <w:t>1.55 (1.20–2.00); &lt;0.001</w:t>
            </w:r>
          </w:p>
        </w:tc>
      </w:tr>
      <w:tr w:rsidR="00C975E4" w14:paraId="3DAC0A39" w14:textId="77777777">
        <w:trPr>
          <w:gridAfter w:val="1"/>
          <w:wAfter w:w="360" w:type="dxa"/>
          <w:cantSplit/>
        </w:trPr>
        <w:tc>
          <w:tcPr>
            <w:tcW w:w="3629" w:type="dxa"/>
          </w:tcPr>
          <w:p w14:paraId="5DCCC483" w14:textId="77777777" w:rsidR="00C975E4" w:rsidRDefault="00000000">
            <w:pPr>
              <w:keepNext w:val="0"/>
              <w:spacing w:after="0"/>
            </w:pPr>
            <w:r>
              <w:rPr>
                <w:sz w:val="15"/>
              </w:rPr>
              <w:t>TR: Persistent AF</w:t>
            </w:r>
          </w:p>
        </w:tc>
        <w:tc>
          <w:tcPr>
            <w:tcW w:w="3477" w:type="dxa"/>
          </w:tcPr>
          <w:p w14:paraId="139BC1B7" w14:textId="77777777" w:rsidR="00C975E4" w:rsidRDefault="00000000">
            <w:pPr>
              <w:keepNext w:val="0"/>
              <w:spacing w:after="0"/>
              <w:jc w:val="center"/>
            </w:pPr>
            <w:r>
              <w:rPr>
                <w:sz w:val="15"/>
              </w:rPr>
              <w:t>1.16 (0.77–1.74); 0.47</w:t>
            </w:r>
          </w:p>
        </w:tc>
        <w:tc>
          <w:tcPr>
            <w:tcW w:w="3477" w:type="dxa"/>
          </w:tcPr>
          <w:p w14:paraId="59634113" w14:textId="77777777" w:rsidR="00C975E4" w:rsidRDefault="00000000">
            <w:pPr>
              <w:keepNext w:val="0"/>
              <w:spacing w:after="0"/>
              <w:jc w:val="center"/>
            </w:pPr>
            <w:r>
              <w:rPr>
                <w:sz w:val="15"/>
              </w:rPr>
              <w:t>1.21 (0.80–1.84); 0.36</w:t>
            </w:r>
          </w:p>
        </w:tc>
        <w:tc>
          <w:tcPr>
            <w:tcW w:w="2116" w:type="dxa"/>
          </w:tcPr>
          <w:p w14:paraId="4FC46D90" w14:textId="77777777" w:rsidR="00C975E4" w:rsidRDefault="00000000">
            <w:pPr>
              <w:keepNext w:val="0"/>
              <w:spacing w:after="0"/>
              <w:jc w:val="center"/>
            </w:pPr>
            <w:r>
              <w:rPr>
                <w:sz w:val="15"/>
              </w:rPr>
              <w:t>1.09 (0.72–1.67); 0.68</w:t>
            </w:r>
          </w:p>
        </w:tc>
      </w:tr>
      <w:tr w:rsidR="00C975E4" w14:paraId="26C1EF47" w14:textId="77777777">
        <w:trPr>
          <w:gridAfter w:val="1"/>
          <w:wAfter w:w="360" w:type="dxa"/>
          <w:cantSplit/>
        </w:trPr>
        <w:tc>
          <w:tcPr>
            <w:tcW w:w="3629" w:type="dxa"/>
          </w:tcPr>
          <w:p w14:paraId="0C110F8A" w14:textId="77777777" w:rsidR="00C975E4" w:rsidRDefault="00000000">
            <w:pPr>
              <w:keepNext w:val="0"/>
              <w:spacing w:after="0"/>
            </w:pPr>
            <w:r>
              <w:rPr>
                <w:sz w:val="15"/>
              </w:rPr>
              <w:t>TR: TR peak velocity, m/s</w:t>
            </w:r>
          </w:p>
        </w:tc>
        <w:tc>
          <w:tcPr>
            <w:tcW w:w="3477" w:type="dxa"/>
          </w:tcPr>
          <w:p w14:paraId="058DEB04" w14:textId="77777777" w:rsidR="00C975E4" w:rsidRDefault="00000000">
            <w:pPr>
              <w:keepNext w:val="0"/>
              <w:spacing w:after="0"/>
              <w:jc w:val="center"/>
            </w:pPr>
            <w:r>
              <w:rPr>
                <w:sz w:val="15"/>
              </w:rPr>
              <w:t>0.78 (0.60–1.00); 0.085</w:t>
            </w:r>
          </w:p>
        </w:tc>
        <w:tc>
          <w:tcPr>
            <w:tcW w:w="3477" w:type="dxa"/>
          </w:tcPr>
          <w:p w14:paraId="307DAFAD" w14:textId="77777777" w:rsidR="00C975E4" w:rsidRDefault="00000000">
            <w:pPr>
              <w:keepNext w:val="0"/>
              <w:spacing w:after="0"/>
              <w:jc w:val="center"/>
            </w:pPr>
            <w:r>
              <w:rPr>
                <w:sz w:val="15"/>
              </w:rPr>
              <w:t>0.85 (0.66–1.09); 0.20</w:t>
            </w:r>
          </w:p>
        </w:tc>
        <w:tc>
          <w:tcPr>
            <w:tcW w:w="2116" w:type="dxa"/>
          </w:tcPr>
          <w:p w14:paraId="60C954AA" w14:textId="77777777" w:rsidR="00C975E4" w:rsidRDefault="00000000">
            <w:pPr>
              <w:keepNext w:val="0"/>
              <w:spacing w:after="0"/>
              <w:jc w:val="center"/>
            </w:pPr>
            <w:r>
              <w:rPr>
                <w:sz w:val="15"/>
              </w:rPr>
              <w:t>0.76 (0.58–0.99); 0.041</w:t>
            </w:r>
          </w:p>
        </w:tc>
      </w:tr>
      <w:tr w:rsidR="00C975E4" w14:paraId="48A3E9FA" w14:textId="77777777">
        <w:trPr>
          <w:gridAfter w:val="1"/>
          <w:wAfter w:w="360" w:type="dxa"/>
          <w:cantSplit/>
        </w:trPr>
        <w:tc>
          <w:tcPr>
            <w:tcW w:w="3629" w:type="dxa"/>
          </w:tcPr>
          <w:p w14:paraId="79053162" w14:textId="77777777" w:rsidR="00C975E4" w:rsidRDefault="00000000">
            <w:pPr>
              <w:keepNext w:val="0"/>
              <w:spacing w:after="0"/>
            </w:pPr>
            <w:r>
              <w:rPr>
                <w:sz w:val="15"/>
              </w:rPr>
              <w:t>TR: LA diameter, mm</w:t>
            </w:r>
          </w:p>
        </w:tc>
        <w:tc>
          <w:tcPr>
            <w:tcW w:w="3477" w:type="dxa"/>
          </w:tcPr>
          <w:p w14:paraId="57447E74" w14:textId="77777777" w:rsidR="00C975E4" w:rsidRDefault="00000000">
            <w:pPr>
              <w:keepNext w:val="0"/>
              <w:spacing w:after="0"/>
              <w:jc w:val="center"/>
            </w:pPr>
            <w:r>
              <w:rPr>
                <w:sz w:val="15"/>
              </w:rPr>
              <w:t>0.94 (0.72–1.24); 0.43</w:t>
            </w:r>
          </w:p>
        </w:tc>
        <w:tc>
          <w:tcPr>
            <w:tcW w:w="3477" w:type="dxa"/>
          </w:tcPr>
          <w:p w14:paraId="79B3F9BC" w14:textId="77777777" w:rsidR="00C975E4" w:rsidRDefault="00000000">
            <w:pPr>
              <w:keepNext w:val="0"/>
              <w:spacing w:after="0"/>
              <w:jc w:val="center"/>
            </w:pPr>
            <w:r>
              <w:rPr>
                <w:sz w:val="15"/>
              </w:rPr>
              <w:t>0.89 (0.68–1.17); 0.40</w:t>
            </w:r>
          </w:p>
        </w:tc>
        <w:tc>
          <w:tcPr>
            <w:tcW w:w="2116" w:type="dxa"/>
          </w:tcPr>
          <w:p w14:paraId="08809A16" w14:textId="77777777" w:rsidR="00C975E4" w:rsidRDefault="00000000">
            <w:pPr>
              <w:keepNext w:val="0"/>
              <w:spacing w:after="0"/>
              <w:jc w:val="center"/>
            </w:pPr>
            <w:r>
              <w:rPr>
                <w:sz w:val="15"/>
              </w:rPr>
              <w:t>0.95 (0.73–1.25); 0.73</w:t>
            </w:r>
          </w:p>
        </w:tc>
      </w:tr>
      <w:tr w:rsidR="00C975E4" w14:paraId="52147E74" w14:textId="77777777">
        <w:trPr>
          <w:gridAfter w:val="1"/>
          <w:wAfter w:w="360" w:type="dxa"/>
          <w:cantSplit/>
        </w:trPr>
        <w:tc>
          <w:tcPr>
            <w:tcW w:w="3629" w:type="dxa"/>
          </w:tcPr>
          <w:p w14:paraId="5353E733" w14:textId="77777777" w:rsidR="00C975E4" w:rsidRDefault="00000000">
            <w:pPr>
              <w:keepNext w:val="0"/>
              <w:spacing w:after="0"/>
            </w:pPr>
            <w:r>
              <w:rPr>
                <w:sz w:val="15"/>
              </w:rPr>
              <w:t>TR: RA diameter, mm</w:t>
            </w:r>
          </w:p>
        </w:tc>
        <w:tc>
          <w:tcPr>
            <w:tcW w:w="3477" w:type="dxa"/>
          </w:tcPr>
          <w:p w14:paraId="54D95F06" w14:textId="77777777" w:rsidR="00C975E4" w:rsidRDefault="00000000">
            <w:pPr>
              <w:keepNext w:val="0"/>
              <w:spacing w:after="0"/>
              <w:jc w:val="center"/>
            </w:pPr>
            <w:r>
              <w:rPr>
                <w:sz w:val="15"/>
              </w:rPr>
              <w:t>0.62 (0.44–0.85); 0.012</w:t>
            </w:r>
          </w:p>
        </w:tc>
        <w:tc>
          <w:tcPr>
            <w:tcW w:w="3477" w:type="dxa"/>
          </w:tcPr>
          <w:p w14:paraId="321F5EAB" w14:textId="77777777" w:rsidR="00C975E4" w:rsidRDefault="00000000">
            <w:pPr>
              <w:keepNext w:val="0"/>
              <w:spacing w:after="0"/>
              <w:jc w:val="center"/>
            </w:pPr>
            <w:r>
              <w:rPr>
                <w:sz w:val="15"/>
              </w:rPr>
              <w:t>0.66 (0.49–0.89); 0.007</w:t>
            </w:r>
          </w:p>
        </w:tc>
        <w:tc>
          <w:tcPr>
            <w:tcW w:w="2116" w:type="dxa"/>
          </w:tcPr>
          <w:p w14:paraId="787F98C4" w14:textId="77777777" w:rsidR="00C975E4" w:rsidRDefault="00000000">
            <w:pPr>
              <w:keepNext w:val="0"/>
              <w:spacing w:after="0"/>
              <w:jc w:val="center"/>
            </w:pPr>
            <w:r>
              <w:rPr>
                <w:sz w:val="15"/>
              </w:rPr>
              <w:t>0.65 (0.47–0.91); 0.011</w:t>
            </w:r>
          </w:p>
        </w:tc>
      </w:tr>
      <w:tr w:rsidR="00C975E4" w14:paraId="1D477872" w14:textId="77777777">
        <w:trPr>
          <w:gridAfter w:val="1"/>
          <w:wAfter w:w="360" w:type="dxa"/>
          <w:cantSplit/>
        </w:trPr>
        <w:tc>
          <w:tcPr>
            <w:tcW w:w="3629" w:type="dxa"/>
          </w:tcPr>
          <w:p w14:paraId="77440D84" w14:textId="77777777" w:rsidR="00C975E4" w:rsidRDefault="00000000">
            <w:pPr>
              <w:keepNext w:val="0"/>
              <w:spacing w:after="0"/>
            </w:pPr>
            <w:r>
              <w:rPr>
                <w:sz w:val="15"/>
              </w:rPr>
              <w:t>TR: LV end-diastolic diameter, mm</w:t>
            </w:r>
          </w:p>
        </w:tc>
        <w:tc>
          <w:tcPr>
            <w:tcW w:w="3477" w:type="dxa"/>
          </w:tcPr>
          <w:p w14:paraId="08C777F1" w14:textId="77777777" w:rsidR="00C975E4" w:rsidRDefault="00000000">
            <w:pPr>
              <w:keepNext w:val="0"/>
              <w:spacing w:after="0"/>
              <w:jc w:val="center"/>
            </w:pPr>
            <w:r>
              <w:rPr>
                <w:sz w:val="15"/>
              </w:rPr>
              <w:t>1.41 (1.11–1.80); 0.019</w:t>
            </w:r>
          </w:p>
        </w:tc>
        <w:tc>
          <w:tcPr>
            <w:tcW w:w="3477" w:type="dxa"/>
          </w:tcPr>
          <w:p w14:paraId="67511D1C" w14:textId="77777777" w:rsidR="00C975E4" w:rsidRDefault="00000000">
            <w:pPr>
              <w:keepNext w:val="0"/>
              <w:spacing w:after="0"/>
              <w:jc w:val="center"/>
            </w:pPr>
            <w:r>
              <w:rPr>
                <w:sz w:val="15"/>
              </w:rPr>
              <w:t>1.48 (1.18–1.85); &lt;0.001</w:t>
            </w:r>
          </w:p>
        </w:tc>
        <w:tc>
          <w:tcPr>
            <w:tcW w:w="2116" w:type="dxa"/>
          </w:tcPr>
          <w:p w14:paraId="2DD69CBB" w14:textId="77777777" w:rsidR="00C975E4" w:rsidRDefault="00000000">
            <w:pPr>
              <w:keepNext w:val="0"/>
              <w:spacing w:after="0"/>
              <w:jc w:val="center"/>
            </w:pPr>
            <w:r>
              <w:rPr>
                <w:sz w:val="15"/>
              </w:rPr>
              <w:t>1.35 (1.08–1.69); 0.008</w:t>
            </w:r>
          </w:p>
        </w:tc>
      </w:tr>
      <w:tr w:rsidR="00C975E4" w14:paraId="52C25586" w14:textId="77777777">
        <w:trPr>
          <w:gridAfter w:val="1"/>
          <w:wAfter w:w="360" w:type="dxa"/>
          <w:cantSplit/>
        </w:trPr>
        <w:tc>
          <w:tcPr>
            <w:tcW w:w="3629" w:type="dxa"/>
          </w:tcPr>
          <w:p w14:paraId="59E45DF7" w14:textId="77777777" w:rsidR="00C975E4" w:rsidRDefault="00000000">
            <w:pPr>
              <w:keepNext w:val="0"/>
              <w:spacing w:after="0"/>
            </w:pPr>
            <w:r>
              <w:rPr>
                <w:sz w:val="15"/>
              </w:rPr>
              <w:t>TR: RV diameter, mm</w:t>
            </w:r>
          </w:p>
        </w:tc>
        <w:tc>
          <w:tcPr>
            <w:tcW w:w="3477" w:type="dxa"/>
          </w:tcPr>
          <w:p w14:paraId="28F5C18C" w14:textId="77777777" w:rsidR="00C975E4" w:rsidRDefault="00000000">
            <w:pPr>
              <w:keepNext w:val="0"/>
              <w:spacing w:after="0"/>
              <w:jc w:val="center"/>
            </w:pPr>
            <w:r>
              <w:rPr>
                <w:sz w:val="15"/>
              </w:rPr>
              <w:t>0.84 (0.67–1.06); 0.13</w:t>
            </w:r>
          </w:p>
        </w:tc>
        <w:tc>
          <w:tcPr>
            <w:tcW w:w="3477" w:type="dxa"/>
          </w:tcPr>
          <w:p w14:paraId="770ED227" w14:textId="77777777" w:rsidR="00C975E4" w:rsidRDefault="00000000">
            <w:pPr>
              <w:keepNext w:val="0"/>
              <w:spacing w:after="0"/>
              <w:jc w:val="center"/>
            </w:pPr>
            <w:r>
              <w:rPr>
                <w:sz w:val="15"/>
              </w:rPr>
              <w:t>0.78 (0.63–0.97); 0.028</w:t>
            </w:r>
          </w:p>
        </w:tc>
        <w:tc>
          <w:tcPr>
            <w:tcW w:w="2116" w:type="dxa"/>
          </w:tcPr>
          <w:p w14:paraId="0EA10826" w14:textId="77777777" w:rsidR="00C975E4" w:rsidRDefault="00000000">
            <w:pPr>
              <w:keepNext w:val="0"/>
              <w:spacing w:after="0"/>
              <w:jc w:val="center"/>
            </w:pPr>
            <w:r>
              <w:rPr>
                <w:sz w:val="15"/>
              </w:rPr>
              <w:t>0.83 (0.67–1.03); 0.089</w:t>
            </w:r>
          </w:p>
        </w:tc>
      </w:tr>
      <w:tr w:rsidR="00C975E4" w14:paraId="16DF205F" w14:textId="77777777">
        <w:trPr>
          <w:gridAfter w:val="1"/>
          <w:wAfter w:w="360" w:type="dxa"/>
          <w:cantSplit/>
        </w:trPr>
        <w:tc>
          <w:tcPr>
            <w:tcW w:w="3629" w:type="dxa"/>
          </w:tcPr>
          <w:p w14:paraId="0457C69B" w14:textId="77777777" w:rsidR="00C975E4" w:rsidRDefault="00000000">
            <w:pPr>
              <w:keepNext w:val="0"/>
              <w:spacing w:after="0"/>
            </w:pPr>
            <w:r>
              <w:rPr>
                <w:sz w:val="15"/>
              </w:rPr>
              <w:t>TR: LVEF, %</w:t>
            </w:r>
          </w:p>
        </w:tc>
        <w:tc>
          <w:tcPr>
            <w:tcW w:w="3477" w:type="dxa"/>
          </w:tcPr>
          <w:p w14:paraId="366AE261" w14:textId="77777777" w:rsidR="00C975E4" w:rsidRDefault="00000000">
            <w:pPr>
              <w:keepNext w:val="0"/>
              <w:spacing w:after="0"/>
              <w:jc w:val="center"/>
            </w:pPr>
            <w:r>
              <w:rPr>
                <w:sz w:val="15"/>
              </w:rPr>
              <w:t>0.82 (0.64–1.06); 0.17</w:t>
            </w:r>
          </w:p>
        </w:tc>
        <w:tc>
          <w:tcPr>
            <w:tcW w:w="3477" w:type="dxa"/>
          </w:tcPr>
          <w:p w14:paraId="3D7B7450" w14:textId="77777777" w:rsidR="00C975E4" w:rsidRDefault="00000000">
            <w:pPr>
              <w:keepNext w:val="0"/>
              <w:spacing w:after="0"/>
              <w:jc w:val="center"/>
            </w:pPr>
            <w:r>
              <w:rPr>
                <w:sz w:val="15"/>
              </w:rPr>
              <w:t>0.85 (0.69–1.05); 0.13</w:t>
            </w:r>
          </w:p>
        </w:tc>
        <w:tc>
          <w:tcPr>
            <w:tcW w:w="2116" w:type="dxa"/>
          </w:tcPr>
          <w:p w14:paraId="4429E912" w14:textId="77777777" w:rsidR="00C975E4" w:rsidRDefault="00000000">
            <w:pPr>
              <w:keepNext w:val="0"/>
              <w:spacing w:after="0"/>
              <w:jc w:val="center"/>
            </w:pPr>
            <w:r>
              <w:rPr>
                <w:sz w:val="15"/>
              </w:rPr>
              <w:t>0.93 (0.72–1.21); 0.61</w:t>
            </w:r>
          </w:p>
        </w:tc>
      </w:tr>
      <w:tr w:rsidR="00C975E4" w14:paraId="7080940A" w14:textId="77777777">
        <w:trPr>
          <w:gridAfter w:val="1"/>
          <w:wAfter w:w="360" w:type="dxa"/>
          <w:cantSplit/>
        </w:trPr>
        <w:tc>
          <w:tcPr>
            <w:tcW w:w="3629" w:type="dxa"/>
          </w:tcPr>
          <w:p w14:paraId="08E9A545" w14:textId="77777777" w:rsidR="00C975E4" w:rsidRDefault="00000000">
            <w:pPr>
              <w:keepNext w:val="0"/>
              <w:spacing w:after="0"/>
            </w:pPr>
            <w:r>
              <w:rPr>
                <w:sz w:val="15"/>
              </w:rPr>
              <w:t>TR: Baseline grade 2 vs 1</w:t>
            </w:r>
          </w:p>
        </w:tc>
        <w:tc>
          <w:tcPr>
            <w:tcW w:w="3477" w:type="dxa"/>
          </w:tcPr>
          <w:p w14:paraId="067609DB" w14:textId="77777777" w:rsidR="00C975E4" w:rsidRDefault="00000000">
            <w:pPr>
              <w:keepNext w:val="0"/>
              <w:spacing w:after="0"/>
              <w:jc w:val="center"/>
            </w:pPr>
            <w:r>
              <w:rPr>
                <w:sz w:val="15"/>
              </w:rPr>
              <w:t>2.06 (1.40–3.04); &lt;0.001</w:t>
            </w:r>
          </w:p>
        </w:tc>
        <w:tc>
          <w:tcPr>
            <w:tcW w:w="3477" w:type="dxa"/>
          </w:tcPr>
          <w:p w14:paraId="7964DC77" w14:textId="77777777" w:rsidR="00C975E4" w:rsidRDefault="00000000">
            <w:pPr>
              <w:keepNext w:val="0"/>
              <w:spacing w:after="0"/>
              <w:jc w:val="center"/>
            </w:pPr>
            <w:r>
              <w:rPr>
                <w:sz w:val="15"/>
              </w:rPr>
              <w:t>1.83 (1.22–2.74); &lt;0.001</w:t>
            </w:r>
          </w:p>
        </w:tc>
        <w:tc>
          <w:tcPr>
            <w:tcW w:w="2116" w:type="dxa"/>
          </w:tcPr>
          <w:p w14:paraId="2D6AAD21" w14:textId="77777777" w:rsidR="00C975E4" w:rsidRDefault="00000000">
            <w:pPr>
              <w:keepNext w:val="0"/>
              <w:spacing w:after="0"/>
              <w:jc w:val="center"/>
            </w:pPr>
            <w:r>
              <w:rPr>
                <w:sz w:val="15"/>
              </w:rPr>
              <w:t>2.18 (1.44–3.31); &lt;0.001</w:t>
            </w:r>
          </w:p>
        </w:tc>
      </w:tr>
      <w:tr w:rsidR="00C975E4" w14:paraId="001DB24F" w14:textId="77777777">
        <w:trPr>
          <w:gridAfter w:val="1"/>
          <w:wAfter w:w="360" w:type="dxa"/>
          <w:cantSplit/>
        </w:trPr>
        <w:tc>
          <w:tcPr>
            <w:tcW w:w="3629" w:type="dxa"/>
          </w:tcPr>
          <w:p w14:paraId="0FBC47A9" w14:textId="77777777" w:rsidR="00C975E4" w:rsidRDefault="00000000">
            <w:pPr>
              <w:keepNext w:val="0"/>
              <w:spacing w:after="0"/>
            </w:pPr>
            <w:r>
              <w:rPr>
                <w:sz w:val="15"/>
              </w:rPr>
              <w:t>TR: Combined MR+TR (vs isolated)</w:t>
            </w:r>
          </w:p>
        </w:tc>
        <w:tc>
          <w:tcPr>
            <w:tcW w:w="3477" w:type="dxa"/>
          </w:tcPr>
          <w:p w14:paraId="4515D3D2" w14:textId="77777777" w:rsidR="00C975E4" w:rsidRDefault="00000000">
            <w:pPr>
              <w:keepNext w:val="0"/>
              <w:spacing w:after="0"/>
              <w:jc w:val="center"/>
            </w:pPr>
            <w:r>
              <w:rPr>
                <w:sz w:val="15"/>
              </w:rPr>
              <w:t>1.08 (0.75–1.55); 0.67</w:t>
            </w:r>
          </w:p>
        </w:tc>
        <w:tc>
          <w:tcPr>
            <w:tcW w:w="3477" w:type="dxa"/>
          </w:tcPr>
          <w:p w14:paraId="716BE652" w14:textId="77777777" w:rsidR="00C975E4" w:rsidRDefault="00000000">
            <w:pPr>
              <w:keepNext w:val="0"/>
              <w:spacing w:after="0"/>
              <w:jc w:val="center"/>
            </w:pPr>
            <w:r>
              <w:rPr>
                <w:sz w:val="15"/>
              </w:rPr>
              <w:t>1.04 (0.71–1.53); 0.83</w:t>
            </w:r>
          </w:p>
        </w:tc>
        <w:tc>
          <w:tcPr>
            <w:tcW w:w="2116" w:type="dxa"/>
          </w:tcPr>
          <w:p w14:paraId="536FB91F" w14:textId="77777777" w:rsidR="00C975E4" w:rsidRDefault="00000000">
            <w:pPr>
              <w:keepNext w:val="0"/>
              <w:spacing w:after="0"/>
              <w:jc w:val="center"/>
            </w:pPr>
            <w:r>
              <w:rPr>
                <w:sz w:val="15"/>
              </w:rPr>
              <w:t>1.09 (0.75–1.58); 0.66</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0C482871" w14:textId="77777777">
        <w:trPr>
          <w:cantSplit/>
          <w:tblHeader/>
        </w:trPr>
        <w:tc>
          <w:tcPr>
            <w:tcW w:w="4195" w:type="dxa"/>
            <w:tcBorders>
              <w:top w:val="single" w:sz="8" w:space="0" w:color="000000"/>
              <w:bottom w:val="single" w:sz="8" w:space="0" w:color="000000"/>
            </w:tcBorders>
          </w:tcPr>
          <w:p w14:paraId="65EA39E9" w14:textId="77777777" w:rsidR="00C975E4" w:rsidRDefault="00000000">
            <w:pPr>
              <w:keepNext/>
              <w:spacing w:after="0"/>
            </w:pPr>
            <w:r>
              <w:rPr>
                <w:b/>
                <w:sz w:val="15"/>
              </w:rPr>
              <w:t>Measure</w:t>
            </w:r>
          </w:p>
        </w:tc>
        <w:tc>
          <w:tcPr>
            <w:tcW w:w="2608" w:type="dxa"/>
            <w:tcBorders>
              <w:top w:val="single" w:sz="8" w:space="0" w:color="000000"/>
              <w:bottom w:val="single" w:sz="8" w:space="0" w:color="000000"/>
            </w:tcBorders>
          </w:tcPr>
          <w:p w14:paraId="65BC999B" w14:textId="77777777" w:rsidR="00C975E4" w:rsidRDefault="00000000">
            <w:pPr>
              <w:keepNext/>
              <w:spacing w:after="0"/>
              <w:jc w:val="center"/>
            </w:pPr>
            <w:r>
              <w:rPr>
                <w:b/>
                <w:sz w:val="15"/>
              </w:rPr>
              <w:t>MR</w:t>
            </w:r>
          </w:p>
        </w:tc>
        <w:tc>
          <w:tcPr>
            <w:tcW w:w="1020" w:type="dxa"/>
            <w:tcBorders>
              <w:top w:val="single" w:sz="8" w:space="0" w:color="000000"/>
              <w:bottom w:val="single" w:sz="8" w:space="0" w:color="000000"/>
            </w:tcBorders>
          </w:tcPr>
          <w:p w14:paraId="0F5DCC4B"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C730BD3" w14:textId="77777777" w:rsidR="00C975E4" w:rsidRDefault="00000000">
            <w:pPr>
              <w:keepNext/>
              <w:spacing w:after="0"/>
              <w:jc w:val="center"/>
            </w:pPr>
            <w:r>
              <w:rPr>
                <w:b/>
                <w:sz w:val="15"/>
              </w:rPr>
              <w:t>TR</w:t>
            </w:r>
          </w:p>
        </w:tc>
        <w:tc>
          <w:tcPr>
            <w:tcW w:w="1020" w:type="dxa"/>
            <w:tcBorders>
              <w:top w:val="single" w:sz="8" w:space="0" w:color="000000"/>
              <w:bottom w:val="single" w:sz="8" w:space="0" w:color="000000"/>
            </w:tcBorders>
          </w:tcPr>
          <w:p w14:paraId="0499686F" w14:textId="77777777" w:rsidR="00C975E4" w:rsidRDefault="00000000">
            <w:pPr>
              <w:keepNext/>
              <w:spacing w:after="0"/>
              <w:jc w:val="center"/>
            </w:pPr>
            <w:r>
              <w:rPr>
                <w:b/>
                <w:sz w:val="15"/>
              </w:rPr>
              <w:t>P</w:t>
            </w:r>
          </w:p>
        </w:tc>
      </w:tr>
      <w:tr w:rsidR="00C975E4" w14:paraId="2076084F" w14:textId="77777777">
        <w:trPr>
          <w:cantSplit/>
        </w:trPr>
        <w:tc>
          <w:tcPr>
            <w:tcW w:w="1020" w:type="dxa"/>
            <w:gridSpan w:val="5"/>
          </w:tcPr>
          <w:p w14:paraId="474440C8" w14:textId="77777777" w:rsidR="00C975E4" w:rsidRDefault="00000000">
            <w:pPr>
              <w:keepNext w:val="0"/>
              <w:spacing w:after="0"/>
            </w:pPr>
            <w:r>
              <w:rPr>
                <w:b/>
                <w:sz w:val="15"/>
              </w:rPr>
              <w:t>D. TR peak velocity &gt;2.8 m/s instead of continuous TRV, and model diagnostics</w:t>
            </w:r>
          </w:p>
        </w:tc>
      </w:tr>
      <w:tr w:rsidR="00C975E4" w14:paraId="36A341D8" w14:textId="77777777">
        <w:trPr>
          <w:cantSplit/>
        </w:trPr>
        <w:tc>
          <w:tcPr>
            <w:tcW w:w="4195" w:type="dxa"/>
          </w:tcPr>
          <w:p w14:paraId="6B297565" w14:textId="77777777" w:rsidR="00C975E4" w:rsidRDefault="00000000">
            <w:pPr>
              <w:keepNext w:val="0"/>
              <w:spacing w:after="0"/>
            </w:pPr>
            <w:r>
              <w:rPr>
                <w:sz w:val="15"/>
              </w:rPr>
              <w:t>TRV &gt;2.8 m/s (vs ≤2.8), OR (95% CI)</w:t>
            </w:r>
          </w:p>
        </w:tc>
        <w:tc>
          <w:tcPr>
            <w:tcW w:w="2608" w:type="dxa"/>
          </w:tcPr>
          <w:p w14:paraId="30899476" w14:textId="77777777" w:rsidR="00C975E4" w:rsidRDefault="00000000">
            <w:pPr>
              <w:keepNext w:val="0"/>
              <w:spacing w:after="0"/>
              <w:jc w:val="center"/>
            </w:pPr>
            <w:r>
              <w:rPr>
                <w:sz w:val="15"/>
              </w:rPr>
              <w:t>1.25 (0.81–1.94)</w:t>
            </w:r>
          </w:p>
        </w:tc>
        <w:tc>
          <w:tcPr>
            <w:tcW w:w="1020" w:type="dxa"/>
          </w:tcPr>
          <w:p w14:paraId="29113495" w14:textId="77777777" w:rsidR="00C975E4" w:rsidRDefault="00000000">
            <w:pPr>
              <w:keepNext w:val="0"/>
              <w:spacing w:after="0"/>
              <w:jc w:val="center"/>
            </w:pPr>
            <w:r>
              <w:rPr>
                <w:sz w:val="15"/>
              </w:rPr>
              <w:t>0.32</w:t>
            </w:r>
          </w:p>
        </w:tc>
        <w:tc>
          <w:tcPr>
            <w:tcW w:w="2608" w:type="dxa"/>
          </w:tcPr>
          <w:p w14:paraId="141AF712" w14:textId="77777777" w:rsidR="00C975E4" w:rsidRDefault="00000000">
            <w:pPr>
              <w:keepNext w:val="0"/>
              <w:spacing w:after="0"/>
              <w:jc w:val="center"/>
            </w:pPr>
            <w:r>
              <w:rPr>
                <w:sz w:val="15"/>
              </w:rPr>
              <w:t>1.24 (0.84–1.84)</w:t>
            </w:r>
          </w:p>
        </w:tc>
        <w:tc>
          <w:tcPr>
            <w:tcW w:w="1020" w:type="dxa"/>
          </w:tcPr>
          <w:p w14:paraId="69853731" w14:textId="77777777" w:rsidR="00C975E4" w:rsidRDefault="00000000">
            <w:pPr>
              <w:keepNext w:val="0"/>
              <w:spacing w:after="0"/>
              <w:jc w:val="center"/>
            </w:pPr>
            <w:r>
              <w:rPr>
                <w:sz w:val="15"/>
              </w:rPr>
              <w:t>0.28</w:t>
            </w:r>
          </w:p>
        </w:tc>
      </w:tr>
      <w:tr w:rsidR="00C975E4" w14:paraId="072C26FB" w14:textId="77777777">
        <w:trPr>
          <w:cantSplit/>
        </w:trPr>
        <w:tc>
          <w:tcPr>
            <w:tcW w:w="4195" w:type="dxa"/>
          </w:tcPr>
          <w:p w14:paraId="3021DCA7" w14:textId="77777777" w:rsidR="00C975E4" w:rsidRDefault="00000000">
            <w:pPr>
              <w:keepNext w:val="0"/>
              <w:spacing w:after="0"/>
            </w:pPr>
            <w:r>
              <w:rPr>
                <w:sz w:val="15"/>
              </w:rPr>
              <w:t>Valve series; events / nonevents</w:t>
            </w:r>
          </w:p>
        </w:tc>
        <w:tc>
          <w:tcPr>
            <w:tcW w:w="2608" w:type="dxa"/>
          </w:tcPr>
          <w:p w14:paraId="1E1ABCB3" w14:textId="77777777" w:rsidR="00C975E4" w:rsidRDefault="00000000">
            <w:pPr>
              <w:keepNext w:val="0"/>
              <w:spacing w:after="0"/>
              <w:jc w:val="center"/>
            </w:pPr>
            <w:r>
              <w:rPr>
                <w:sz w:val="15"/>
              </w:rPr>
              <w:t>519; 245 / 274</w:t>
            </w:r>
          </w:p>
        </w:tc>
        <w:tc>
          <w:tcPr>
            <w:tcW w:w="1020" w:type="dxa"/>
          </w:tcPr>
          <w:p w14:paraId="02C5E431" w14:textId="77777777" w:rsidR="00C975E4" w:rsidRDefault="00C975E4">
            <w:pPr>
              <w:keepNext w:val="0"/>
              <w:spacing w:after="0"/>
              <w:jc w:val="center"/>
            </w:pPr>
          </w:p>
        </w:tc>
        <w:tc>
          <w:tcPr>
            <w:tcW w:w="2608" w:type="dxa"/>
          </w:tcPr>
          <w:p w14:paraId="7CCFD203" w14:textId="77777777" w:rsidR="00C975E4" w:rsidRDefault="00000000">
            <w:pPr>
              <w:keepNext w:val="0"/>
              <w:spacing w:after="0"/>
              <w:jc w:val="center"/>
            </w:pPr>
            <w:r>
              <w:rPr>
                <w:sz w:val="15"/>
              </w:rPr>
              <w:t>712; 375 / 337</w:t>
            </w:r>
          </w:p>
        </w:tc>
        <w:tc>
          <w:tcPr>
            <w:tcW w:w="1020" w:type="dxa"/>
          </w:tcPr>
          <w:p w14:paraId="4BB8AF5C" w14:textId="77777777" w:rsidR="00C975E4" w:rsidRDefault="00C975E4">
            <w:pPr>
              <w:keepNext w:val="0"/>
              <w:spacing w:after="0"/>
              <w:jc w:val="center"/>
            </w:pPr>
          </w:p>
        </w:tc>
      </w:tr>
      <w:tr w:rsidR="00C975E4" w14:paraId="4B80A547" w14:textId="77777777">
        <w:trPr>
          <w:cantSplit/>
        </w:trPr>
        <w:tc>
          <w:tcPr>
            <w:tcW w:w="4195" w:type="dxa"/>
          </w:tcPr>
          <w:p w14:paraId="43E01465" w14:textId="77777777" w:rsidR="00C975E4" w:rsidRDefault="00000000">
            <w:pPr>
              <w:keepNext w:val="0"/>
              <w:spacing w:after="0"/>
            </w:pPr>
            <w:r>
              <w:rPr>
                <w:sz w:val="15"/>
              </w:rPr>
              <w:t xml:space="preserve">Degrees of freedom; </w:t>
            </w:r>
            <w:r>
              <w:rPr>
                <w:sz w:val="15"/>
              </w:rPr>
              <w:t xml:space="preserve">smaller outcome category</w:t>
            </w:r>
            <w:r>
              <w:rPr>
                <w:sz w:val="15"/>
              </w:rPr>
              <w:t xml:space="preserve"> per degree of freedom</w:t>
            </w:r>
          </w:p>
        </w:tc>
        <w:tc>
          <w:tcPr>
            <w:tcW w:w="2608" w:type="dxa"/>
          </w:tcPr>
          <w:p w14:paraId="067B3CCA" w14:textId="77777777" w:rsidR="00C975E4" w:rsidRDefault="00000000">
            <w:pPr>
              <w:keepNext w:val="0"/>
              <w:spacing w:after="0"/>
              <w:jc w:val="center"/>
            </w:pPr>
            <w:r>
              <w:rPr>
                <w:sz w:val="15"/>
              </w:rPr>
              <w:t>13; 18.8</w:t>
            </w:r>
          </w:p>
        </w:tc>
        <w:tc>
          <w:tcPr>
            <w:tcW w:w="1020" w:type="dxa"/>
          </w:tcPr>
          <w:p w14:paraId="40D7B98B" w14:textId="77777777" w:rsidR="00C975E4" w:rsidRDefault="00C975E4">
            <w:pPr>
              <w:keepNext w:val="0"/>
              <w:spacing w:after="0"/>
              <w:jc w:val="center"/>
            </w:pPr>
          </w:p>
        </w:tc>
        <w:tc>
          <w:tcPr>
            <w:tcW w:w="2608" w:type="dxa"/>
          </w:tcPr>
          <w:p w14:paraId="2EF5F120" w14:textId="77777777" w:rsidR="00C975E4" w:rsidRDefault="00000000">
            <w:pPr>
              <w:keepNext w:val="0"/>
              <w:spacing w:after="0"/>
              <w:jc w:val="center"/>
            </w:pPr>
            <w:r>
              <w:rPr>
                <w:sz w:val="15"/>
              </w:rPr>
              <w:t>13; 25.9</w:t>
            </w:r>
          </w:p>
        </w:tc>
        <w:tc>
          <w:tcPr>
            <w:tcW w:w="1020" w:type="dxa"/>
          </w:tcPr>
          <w:p w14:paraId="2C30141F" w14:textId="77777777" w:rsidR="00C975E4" w:rsidRDefault="00C975E4">
            <w:pPr>
              <w:keepNext w:val="0"/>
              <w:spacing w:after="0"/>
              <w:jc w:val="center"/>
            </w:pPr>
          </w:p>
        </w:tc>
      </w:tr>
      <w:tr w:rsidR="00C975E4" w14:paraId="642A784F" w14:textId="77777777">
        <w:trPr>
          <w:cantSplit/>
        </w:trPr>
        <w:tc>
          <w:tcPr>
            <w:tcW w:w="4195" w:type="dxa"/>
          </w:tcPr>
          <w:p w14:paraId="21518197" w14:textId="77777777" w:rsidR="00C975E4" w:rsidRDefault="00000000">
            <w:pPr>
              <w:keepNext w:val="0"/>
              <w:spacing w:after="0"/>
            </w:pPr>
            <w:r>
              <w:rPr>
                <w:sz w:val="15"/>
              </w:rPr>
              <w:t>C statistic, apparent / optimism-corrected</w:t>
            </w:r>
          </w:p>
        </w:tc>
        <w:tc>
          <w:tcPr>
            <w:tcW w:w="2608" w:type="dxa"/>
          </w:tcPr>
          <w:p w14:paraId="4EE54DCE" w14:textId="77777777" w:rsidR="00C975E4" w:rsidRDefault="00000000">
            <w:pPr>
              <w:keepNext w:val="0"/>
              <w:spacing w:after="0"/>
              <w:jc w:val="center"/>
            </w:pPr>
            <w:r>
              <w:rPr>
                <w:sz w:val="15"/>
              </w:rPr>
              <w:t>0.62 / 0.57</w:t>
            </w:r>
          </w:p>
        </w:tc>
        <w:tc>
          <w:tcPr>
            <w:tcW w:w="1020" w:type="dxa"/>
          </w:tcPr>
          <w:p w14:paraId="4DE6AA68" w14:textId="77777777" w:rsidR="00C975E4" w:rsidRDefault="00C975E4">
            <w:pPr>
              <w:keepNext w:val="0"/>
              <w:spacing w:after="0"/>
              <w:jc w:val="center"/>
            </w:pPr>
          </w:p>
        </w:tc>
        <w:tc>
          <w:tcPr>
            <w:tcW w:w="2608" w:type="dxa"/>
          </w:tcPr>
          <w:p w14:paraId="25243811" w14:textId="77777777" w:rsidR="00C975E4" w:rsidRDefault="00000000">
            <w:pPr>
              <w:keepNext w:val="0"/>
              <w:spacing w:after="0"/>
              <w:jc w:val="center"/>
            </w:pPr>
            <w:r>
              <w:rPr>
                <w:sz w:val="15"/>
              </w:rPr>
              <w:t>0.67 / 0.64</w:t>
            </w:r>
          </w:p>
        </w:tc>
        <w:tc>
          <w:tcPr>
            <w:tcW w:w="1020" w:type="dxa"/>
          </w:tcPr>
          <w:p w14:paraId="7987A74F" w14:textId="77777777" w:rsidR="00C975E4" w:rsidRDefault="00C975E4">
            <w:pPr>
              <w:keepNext w:val="0"/>
              <w:spacing w:after="0"/>
              <w:jc w:val="center"/>
            </w:pPr>
          </w:p>
        </w:tc>
      </w:tr>
      <w:tr w:rsidR="00C975E4" w14:paraId="4C8E96F1" w14:textId="77777777">
        <w:trPr>
          <w:cantSplit/>
        </w:trPr>
        <w:tc>
          <w:tcPr>
            <w:tcW w:w="4195" w:type="dxa"/>
          </w:tcPr>
          <w:p w14:paraId="4C565D38" w14:textId="77777777" w:rsidR="00C975E4" w:rsidRDefault="00000000">
            <w:pPr>
              <w:keepNext w:val="0"/>
              <w:spacing w:after="0"/>
            </w:pPr>
            <w:r>
              <w:rPr>
                <w:sz w:val="15"/>
              </w:rPr>
              <w:t>Calibration slope (bootstrap)</w:t>
            </w:r>
          </w:p>
        </w:tc>
        <w:tc>
          <w:tcPr>
            <w:tcW w:w="2608" w:type="dxa"/>
          </w:tcPr>
          <w:p w14:paraId="2843041D" w14:textId="77777777" w:rsidR="00C975E4" w:rsidRDefault="00000000">
            <w:pPr>
              <w:keepNext w:val="0"/>
              <w:spacing w:after="0"/>
              <w:jc w:val="center"/>
            </w:pPr>
            <w:r>
              <w:rPr>
                <w:sz w:val="15"/>
              </w:rPr>
              <w:t>0.64</w:t>
            </w:r>
          </w:p>
        </w:tc>
        <w:tc>
          <w:tcPr>
            <w:tcW w:w="1020" w:type="dxa"/>
          </w:tcPr>
          <w:p w14:paraId="2E018D0D" w14:textId="77777777" w:rsidR="00C975E4" w:rsidRDefault="00C975E4">
            <w:pPr>
              <w:keepNext w:val="0"/>
              <w:spacing w:after="0"/>
              <w:jc w:val="center"/>
            </w:pPr>
          </w:p>
        </w:tc>
        <w:tc>
          <w:tcPr>
            <w:tcW w:w="2608" w:type="dxa"/>
          </w:tcPr>
          <w:p w14:paraId="0C8CEE43" w14:textId="77777777" w:rsidR="00C975E4" w:rsidRDefault="00000000">
            <w:pPr>
              <w:keepNext w:val="0"/>
              <w:spacing w:after="0"/>
              <w:jc w:val="center"/>
            </w:pPr>
            <w:r>
              <w:rPr>
                <w:sz w:val="15"/>
              </w:rPr>
              <w:t>0.82</w:t>
            </w:r>
          </w:p>
        </w:tc>
        <w:tc>
          <w:tcPr>
            <w:tcW w:w="1020" w:type="dxa"/>
          </w:tcPr>
          <w:p w14:paraId="159D3F35" w14:textId="77777777" w:rsidR="00C975E4" w:rsidRDefault="00C975E4">
            <w:pPr>
              <w:keepNext w:val="0"/>
              <w:spacing w:after="0"/>
              <w:jc w:val="center"/>
            </w:pPr>
          </w:p>
        </w:tc>
      </w:tr>
      <w:tr w:rsidR="00C975E4" w14:paraId="15A198DD" w14:textId="77777777">
        <w:trPr>
          <w:cantSplit/>
        </w:trPr>
        <w:tc>
          <w:tcPr>
            <w:tcW w:w="4195" w:type="dxa"/>
          </w:tcPr>
          <w:p w14:paraId="1541685B" w14:textId="77777777" w:rsidR="00C975E4" w:rsidRDefault="00000000">
            <w:pPr>
              <w:keepNext w:val="0"/>
              <w:spacing w:after="0"/>
            </w:pPr>
            <w:r>
              <w:rPr>
                <w:sz w:val="15"/>
              </w:rPr>
              <w:t>Heuristic shrinkage factor</w:t>
            </w:r>
          </w:p>
        </w:tc>
        <w:tc>
          <w:tcPr>
            <w:tcW w:w="2608" w:type="dxa"/>
          </w:tcPr>
          <w:p w14:paraId="094D2582" w14:textId="77777777" w:rsidR="00C975E4" w:rsidRDefault="00000000">
            <w:pPr>
              <w:keepNext w:val="0"/>
              <w:spacing w:after="0"/>
              <w:jc w:val="center"/>
            </w:pPr>
            <w:r>
              <w:rPr>
                <w:sz w:val="15"/>
              </w:rPr>
              <w:t>0.45</w:t>
            </w:r>
          </w:p>
        </w:tc>
        <w:tc>
          <w:tcPr>
            <w:tcW w:w="1020" w:type="dxa"/>
          </w:tcPr>
          <w:p w14:paraId="6FA49369" w14:textId="77777777" w:rsidR="00C975E4" w:rsidRDefault="00C975E4">
            <w:pPr>
              <w:keepNext w:val="0"/>
              <w:spacing w:after="0"/>
              <w:jc w:val="center"/>
            </w:pPr>
          </w:p>
        </w:tc>
        <w:tc>
          <w:tcPr>
            <w:tcW w:w="2608" w:type="dxa"/>
          </w:tcPr>
          <w:p w14:paraId="17B82346" w14:textId="77777777" w:rsidR="00C975E4" w:rsidRDefault="00000000">
            <w:pPr>
              <w:keepNext w:val="0"/>
              <w:spacing w:after="0"/>
              <w:jc w:val="center"/>
            </w:pPr>
            <w:r>
              <w:rPr>
                <w:sz w:val="15"/>
              </w:rPr>
              <w:t>0.80</w:t>
            </w:r>
          </w:p>
        </w:tc>
        <w:tc>
          <w:tcPr>
            <w:tcW w:w="1020" w:type="dxa"/>
          </w:tcPr>
          <w:p w14:paraId="0E2DFF23" w14:textId="77777777" w:rsidR="00C975E4" w:rsidRDefault="00C975E4">
            <w:pPr>
              <w:keepNext w:val="0"/>
              <w:spacing w:after="0"/>
              <w:jc w:val="center"/>
            </w:pPr>
          </w:p>
        </w:tc>
      </w:tr>
      <w:tr w:rsidR="00C975E4" w14:paraId="1D869B7E" w14:textId="77777777">
        <w:trPr>
          <w:cantSplit/>
        </w:trPr>
        <w:tc>
          <w:tcPr>
            <w:tcW w:w="4195" w:type="dxa"/>
          </w:tcPr>
          <w:p w14:paraId="73722422" w14:textId="77777777" w:rsidR="00C975E4" w:rsidRDefault="00000000">
            <w:pPr>
              <w:keepNext w:val="0"/>
              <w:spacing w:after="0"/>
            </w:pPr>
            <w:r>
              <w:rPr>
                <w:sz w:val="15"/>
              </w:rPr>
              <w:t>Maximum variance inflation factor</w:t>
            </w:r>
          </w:p>
        </w:tc>
        <w:tc>
          <w:tcPr>
            <w:tcW w:w="2608" w:type="dxa"/>
          </w:tcPr>
          <w:p w14:paraId="7CE121FC" w14:textId="77777777" w:rsidR="00C975E4" w:rsidRDefault="00000000">
            <w:pPr>
              <w:keepNext w:val="0"/>
              <w:spacing w:after="0"/>
              <w:jc w:val="center"/>
            </w:pPr>
            <w:r>
              <w:rPr>
                <w:sz w:val="15"/>
              </w:rPr>
              <w:t>2.04</w:t>
            </w:r>
          </w:p>
        </w:tc>
        <w:tc>
          <w:tcPr>
            <w:tcW w:w="1020" w:type="dxa"/>
          </w:tcPr>
          <w:p w14:paraId="63E1C77E" w14:textId="77777777" w:rsidR="00C975E4" w:rsidRDefault="00C975E4">
            <w:pPr>
              <w:keepNext w:val="0"/>
              <w:spacing w:after="0"/>
              <w:jc w:val="center"/>
            </w:pPr>
          </w:p>
        </w:tc>
        <w:tc>
          <w:tcPr>
            <w:tcW w:w="2608" w:type="dxa"/>
          </w:tcPr>
          <w:p w14:paraId="67AF0BDB" w14:textId="77777777" w:rsidR="00C975E4" w:rsidRDefault="00000000">
            <w:pPr>
              <w:keepNext w:val="0"/>
              <w:spacing w:after="0"/>
              <w:jc w:val="center"/>
            </w:pPr>
            <w:r>
              <w:rPr>
                <w:sz w:val="15"/>
              </w:rPr>
              <w:t>2.04</w:t>
            </w:r>
          </w:p>
        </w:tc>
        <w:tc>
          <w:tcPr>
            <w:tcW w:w="1020" w:type="dxa"/>
          </w:tcPr>
          <w:p w14:paraId="4166BDA8" w14:textId="77777777" w:rsidR="00C975E4" w:rsidRDefault="00C975E4">
            <w:pPr>
              <w:keepNext w:val="0"/>
              <w:spacing w:after="0"/>
              <w:jc w:val="center"/>
            </w:pPr>
          </w:p>
        </w:tc>
      </w:tr>
    </w:tbl>
    <w:p w14:paraId="5BFCC3B4" w14:textId="77777777" w:rsidR="00C975E4" w:rsidRDefault="00000000">
      <w:pPr>
        <w:spacing w:before="60"/>
      </w:pPr>
      <w:r>
        <w:rPr>
          <w:sz w:val="17"/>
        </w:rPr>
        <w:t xml:space="preserve">Parts A–D: 12-factor model. Factors: age, sex, BMI, AF type, baseline TR peak velocity (TRV; continuous), LA, RA, LV end-diastolic, and RV diameters (unindexed, mm), LVEF, baseline grade of the valve, and phenotype. Heart failure (definition overlapping with LVEF and chamber size), pulmonary hypertension reported on TTE (a report label; measured TRV was included instead), and concomitant LAAO</w:t>
      </w:r>
      <w:r>
        <w:rPr>
          <w:sz w:val="17"/>
        </w:rPr>
        <w:t xml:space="preserve"> were not included. Baseline TRV was missing in 43 procedures (37 in isolated MR, in which no TR jet was recorded; 6 not reported), and missing TRV and other variables were imputed as described below. Continuous factors are compared at the 75th versus 25th percentile. Restricted cubic splines showed no nonlinearity (all P≥0.075). Model diagnostics (D) are from the first imputed dataset; the optimism-corrected C statistic and calibration slope are from 250 patient-level bootstrap samples (5 imputed datasets × 50). </w:t>
      </w:r>
    </w:p>
    <w:p w14:paraId="0AECABCF" w14:textId="77777777" w:rsidR="00C975E4" w:rsidRDefault="00000000">
      <w:pPr>
        <w:spacing w:before="60"/>
      </w:pPr>
      <w:r>
        <w:rPr>
          <w:sz w:val="17"/>
        </w:rPr>
        <w:t xml:space="preserve">MR improvement was analyzed in </w:t>
      </w:r>
      <w:r>
        <w:rPr>
          <w:sz w:val="17"/>
        </w:rPr>
        <w:t xml:space="preserve">all</w:t>
      </w:r>
      <w:r>
        <w:rPr>
          <w:sz w:val="17"/>
        </w:rPr>
        <w:t xml:space="preserve"> </w:t>
      </w:r>
      <w:r>
        <w:rPr>
          <w:sz w:val="17"/>
        </w:rPr>
        <w:t xml:space="preserve">MR</w:t>
      </w:r>
      <w:r>
        <w:rPr>
          <w:sz w:val="17"/>
        </w:rPr>
        <w:t xml:space="preserve"> </w:t>
      </w:r>
      <w:r>
        <w:rPr>
          <w:sz w:val="17"/>
        </w:rPr>
        <w:t xml:space="preserve">series</w:t>
      </w:r>
      <w:r>
        <w:rPr>
          <w:sz w:val="17"/>
        </w:rPr>
        <w:t xml:space="preserve"> (519 valve series) and TR improvement in </w:t>
      </w:r>
      <w:r>
        <w:rPr>
          <w:sz w:val="17"/>
        </w:rPr>
        <w:t xml:space="preserve">all</w:t>
      </w:r>
      <w:r>
        <w:rPr>
          <w:sz w:val="17"/>
        </w:rPr>
        <w:t xml:space="preserve"> </w:t>
      </w:r>
      <w:r>
        <w:rPr>
          <w:sz w:val="17"/>
        </w:rPr>
        <w:t xml:space="preserve">TR</w:t>
      </w:r>
      <w:r>
        <w:rPr>
          <w:sz w:val="17"/>
        </w:rPr>
        <w:t xml:space="preserve"> </w:t>
      </w:r>
      <w:r>
        <w:rPr>
          <w:sz w:val="17"/>
        </w:rPr>
        <w:t xml:space="preserve">series</w:t>
      </w:r>
      <w:r>
        <w:rPr>
          <w:sz w:val="17"/>
        </w:rPr>
        <w:t xml:space="preserve"> (712 series) from 837 patients, in one logistic model in which every term was allowed to differ by valve; standard errors were robust to clustering by patient. Continuous factors are compared at the 75th versus 25th percentile of each valve series. Chamber diameters were unindexed; BMI was recomputed from height and weight (2 recorded values were inconsistent). Missing height (n=83), weight (n=84), baseline TRV (n=43), and chamber measurements (≤7) were imputed by predictive mean matching (20 imputations, 10 iterations, 5 donors; imputation model including all model variables, both outcomes, 1-month SR, heart failure, pulmonary hypertension reported on TTE, and procedure year) and estimates were pooled by Rubin’s rules. q values are Benjamini–Hochberg-adjusted across all 24 factor-by-valve estimates (12 factors × 2 valves; baseline grade tested with 2 df). Factor × valve P tests whether the association differed between MR and TR. In part</w:t>
      </w:r>
      <w:r>
        <w:rPr>
          <w:rFonts w:cs="Times New Roman"/>
          <w:sz w:val="17"/>
        </w:rPr>
        <w:t xml:space="preserve"> B</w:t>
      </w:r>
      <w:r>
        <w:rPr>
          <w:sz w:val="17"/>
        </w:rPr>
        <w:t xml:space="preserve">, each factor was entered alone (baseline grade as 2 dummy variables). In </w:t>
      </w:r>
      <w:r>
        <w:rPr>
          <w:rFonts w:cs="Times New Roman"/>
          <w:sz w:val="17"/>
        </w:rPr>
        <w:t xml:space="preserve">the last column of part</w:t>
      </w:r>
      <w:r>
        <w:rPr>
          <w:sz w:val="17"/>
        </w:rPr>
        <w:t xml:space="preserve"> C, procedures with ventricular involvement (LVEF &lt;50% or LV end-diastolic diameter &gt;58.4 mm in men or &gt;52.2 mm in women; n=116) were excluded, and the model was refitted (MR, 419 valve series; TR, 624 series); contrasts are the interquartile ranges of the restricted sample. Restricted cubic splines used 3 knots at the 10th, 50th, and 90th percentiles; the spline OR compares the 75th with the 25th percentile. AF indicates atrial fibrillation; BMI, body mass index; CI, confidence interval; LA, left atrial; LV, left ventricular; LVEF, left ventricular ejection fraction; MR, mitral regurgitation; OR, odds ratio; RA, right atrial; RV, right ventricular; SR, sinus rhythm; TR, tricuspid regurgitation; TRV, TR peak velocity; TTE, transthoracic echocardiography.</w:t>
      </w:r>
      <w:r>
        <w:rPr>
          <w:sz w:val="17"/>
        </w:rPr>
        <w:t xml:space="preserve"> These are adjusted outcome associations among ablation recipients, not estimates of comparative ablation benefit or of treatment-effect modification. Continuous contrasts are not clinical decision thresholds, and the model was not validated as a treatment-selection score.</w:t>
      </w:r>
    </w:p>
    <w:p w14:paraId="3487C864" w14:textId="77777777" w:rsidR="00C975E4" w:rsidRDefault="00C975E4">
      <w:pPr>
        <w:sectPr w:rsidR="00C975E4">
          <w:pgSz w:w="16838" w:h="11906" w:orient="landscape"/>
          <w:pgMar w:top="1020" w:right="1020" w:bottom="1020" w:left="1020" w:header="720" w:footer="720" w:gutter="0"/>
          <w:cols w:space="720"/>
          <w:docGrid w:linePitch="360"/>
        </w:sectPr>
      </w:pPr>
    </w:p>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bl>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bl>
    <w:p w14:paraId="53280557" w14:textId="77777777" w:rsidR="00C975E4" w:rsidRDefault="00C975E4">
      <w:pPr>
        <w:sectPr w:rsidR="00C975E4">
          <w:pgSz w:w="11906" w:h="16838"/>
          <w:pgMar w:top="1134" w:right="1134" w:bottom="1134" w:left="1134" w:header="720" w:footer="720" w:gutter="0"/>
          <w:cols w:space="720"/>
          <w:docGrid w:linePitch="360"/>
        </w:sectPr>
      </w:pPr>
    </w:p>
    <w:p w14:paraId="21613B22" w14:textId="77777777" w:rsidR="00C975E4" w:rsidRDefault="00000000">
      <w:pPr>
        <w:keepNext/>
        <w:spacing w:after="80"/>
      </w:pPr>
      <w:r>
        <w:rPr>
          <w:b/>
        </w:rPr>
        <w:t xml:space="preserve">Table </w:t>
      </w:r>
      <w:r>
        <w:rPr>
          <w:b/>
        </w:rPr>
        <w:t xml:space="preserve">S</w:t>
      </w:r>
      <w:r>
        <w:rPr>
          <w:b/>
        </w:rPr>
        <w:t xml:space="preserve">7</w:t>
      </w:r>
      <w:r>
        <w:rPr>
          <w:b/>
        </w:rPr>
        <w:t xml:space="preserve">.</w:t>
      </w:r>
      <w:r>
        <w:rPr>
          <w:b/>
        </w:rPr>
        <w:t xml:space="preserve"> Joint response states in </w:t>
      </w:r>
      <w:r>
        <w:rPr>
          <w:b/>
        </w:rPr>
        <w:t xml:space="preserve">combined</w:t>
      </w:r>
      <w:r>
        <w:rPr>
          <w:b/>
        </w:rPr>
        <w:t xml:space="preserve"> </w:t>
      </w:r>
      <w:r>
        <w:rPr>
          <w:b/>
        </w:rPr>
        <w:t xml:space="preserve">MR/TR</w:t>
      </w:r>
      <w:r>
        <w:rPr>
          <w:b/>
        </w:rPr>
        <w:t xml:space="preserve"> under alternative gradings, after stratification by baseline grades, and conditional on baseline factors and 1-month correlates</w:t>
      </w:r>
    </w:p>
    <w:tbl>
      <w:tblPr>
        <w:tblW w:w="14458" w:type="dxa"/>
        <w:tblLayout w:type="fixed"/>
        <w:tblLook w:val="04A0" w:firstRow="1" w:lastRow="0" w:firstColumn="1" w:lastColumn="0" w:noHBand="0" w:noVBand="1"/>
      </w:tblPr>
      <w:tblGrid>
        <w:gridCol w:w="1474"/>
        <w:gridCol w:w="964"/>
        <w:gridCol w:w="1474"/>
        <w:gridCol w:w="1361"/>
        <w:gridCol w:w="1361"/>
        <w:gridCol w:w="1361"/>
        <w:gridCol w:w="1191"/>
        <w:gridCol w:w="1247"/>
        <w:gridCol w:w="1247"/>
        <w:gridCol w:w="1474"/>
        <w:gridCol w:w="1304"/>
      </w:tblGrid>
      <w:tr w:rsidR="00C975E4" w14:paraId="3A694CD8" w14:textId="77777777">
        <w:trPr>
          <w:cantSplit/>
          <w:tblHeader/>
        </w:trPr>
        <w:tc>
          <w:tcPr>
            <w:tcW w:w="1474" w:type="dxa"/>
            <w:tcBorders>
              <w:top w:val="single" w:sz="8" w:space="0" w:color="000000"/>
              <w:bottom w:val="single" w:sz="8" w:space="0" w:color="000000"/>
            </w:tcBorders>
          </w:tcPr>
          <w:p w14:paraId="2A2655F4" w14:textId="77777777" w:rsidR="00C975E4" w:rsidRDefault="00000000">
            <w:pPr>
              <w:keepNext/>
              <w:spacing w:after="0"/>
            </w:pPr>
            <w:r>
              <w:rPr>
                <w:b/>
                <w:sz w:val="15"/>
              </w:rPr>
              <w:t>Grading</w:t>
            </w:r>
          </w:p>
        </w:tc>
        <w:tc>
          <w:tcPr>
            <w:tcW w:w="964" w:type="dxa"/>
            <w:tcBorders>
              <w:top w:val="single" w:sz="8" w:space="0" w:color="000000"/>
              <w:bottom w:val="single" w:sz="8" w:space="0" w:color="000000"/>
            </w:tcBorders>
          </w:tcPr>
          <w:p w14:paraId="1BBC39E0" w14:textId="77777777" w:rsidR="00C975E4" w:rsidRDefault="00000000">
            <w:pPr>
              <w:keepNext/>
              <w:spacing w:after="0"/>
              <w:jc w:val="center"/>
            </w:pPr>
            <w:r>
              <w:rPr>
                <w:b/>
                <w:sz w:val="15"/>
              </w:rPr>
              <w:t>MR / TR improved, %</w:t>
            </w:r>
          </w:p>
        </w:tc>
        <w:tc>
          <w:tcPr>
            <w:tcW w:w="1474" w:type="dxa"/>
            <w:tcBorders>
              <w:top w:val="single" w:sz="8" w:space="0" w:color="000000"/>
              <w:bottom w:val="single" w:sz="8" w:space="0" w:color="000000"/>
            </w:tcBorders>
          </w:tcPr>
          <w:p w14:paraId="1F04FDC0" w14:textId="77777777" w:rsidR="00C975E4" w:rsidRDefault="00000000">
            <w:pPr>
              <w:keepNext/>
              <w:spacing w:after="0"/>
              <w:jc w:val="center"/>
            </w:pPr>
            <w:r>
              <w:rPr>
                <w:b/>
                <w:sz w:val="15"/>
              </w:rPr>
              <w:t>Both improved, n (%; 95% CI)</w:t>
            </w:r>
          </w:p>
        </w:tc>
        <w:tc>
          <w:tcPr>
            <w:tcW w:w="1361" w:type="dxa"/>
            <w:tcBorders>
              <w:top w:val="single" w:sz="8" w:space="0" w:color="000000"/>
              <w:bottom w:val="single" w:sz="8" w:space="0" w:color="000000"/>
            </w:tcBorders>
          </w:tcPr>
          <w:p w14:paraId="1D876B25" w14:textId="77777777" w:rsidR="00C975E4" w:rsidRDefault="00000000">
            <w:pPr>
              <w:keepNext/>
              <w:spacing w:after="0"/>
              <w:jc w:val="center"/>
            </w:pPr>
            <w:r>
              <w:rPr>
                <w:b/>
                <w:sz w:val="15"/>
              </w:rPr>
              <w:t>TR only</w:t>
            </w:r>
          </w:p>
        </w:tc>
        <w:tc>
          <w:tcPr>
            <w:tcW w:w="1361" w:type="dxa"/>
            <w:tcBorders>
              <w:top w:val="single" w:sz="8" w:space="0" w:color="000000"/>
              <w:bottom w:val="single" w:sz="8" w:space="0" w:color="000000"/>
            </w:tcBorders>
          </w:tcPr>
          <w:p w14:paraId="6F262D5A" w14:textId="77777777" w:rsidR="00C975E4" w:rsidRDefault="00000000">
            <w:pPr>
              <w:keepNext/>
              <w:spacing w:after="0"/>
              <w:jc w:val="center"/>
            </w:pPr>
            <w:r>
              <w:rPr>
                <w:b/>
                <w:sz w:val="15"/>
              </w:rPr>
              <w:t>MR only</w:t>
            </w:r>
          </w:p>
        </w:tc>
        <w:tc>
          <w:tcPr>
            <w:tcW w:w="1361" w:type="dxa"/>
            <w:tcBorders>
              <w:top w:val="single" w:sz="8" w:space="0" w:color="000000"/>
              <w:bottom w:val="single" w:sz="8" w:space="0" w:color="000000"/>
            </w:tcBorders>
          </w:tcPr>
          <w:p w14:paraId="26A6B767" w14:textId="77777777" w:rsidR="00C975E4" w:rsidRDefault="00000000">
            <w:pPr>
              <w:keepNext/>
              <w:spacing w:after="0"/>
              <w:jc w:val="center"/>
            </w:pPr>
            <w:r>
              <w:rPr>
                <w:b/>
                <w:sz w:val="15"/>
              </w:rPr>
              <w:t>Neither</w:t>
            </w:r>
          </w:p>
        </w:tc>
        <w:tc>
          <w:tcPr>
            <w:tcW w:w="1191" w:type="dxa"/>
            <w:tcBorders>
              <w:top w:val="single" w:sz="8" w:space="0" w:color="000000"/>
              <w:bottom w:val="single" w:sz="8" w:space="0" w:color="000000"/>
            </w:tcBorders>
          </w:tcPr>
          <w:p w14:paraId="64D6BEDC" w14:textId="77777777" w:rsidR="00C975E4" w:rsidRDefault="00000000">
            <w:pPr>
              <w:keepNext/>
              <w:spacing w:after="0"/>
              <w:jc w:val="center"/>
            </w:pPr>
            <w:r>
              <w:rPr>
                <w:b/>
                <w:sz w:val="15"/>
              </w:rPr>
              <w:t>Both, expected if independent, n (%)</w:t>
            </w:r>
          </w:p>
        </w:tc>
        <w:tc>
          <w:tcPr>
            <w:tcW w:w="1247" w:type="dxa"/>
            <w:tcBorders>
              <w:top w:val="single" w:sz="8" w:space="0" w:color="000000"/>
              <w:bottom w:val="single" w:sz="8" w:space="0" w:color="000000"/>
            </w:tcBorders>
          </w:tcPr>
          <w:p w14:paraId="1D64F2F6" w14:textId="77777777" w:rsidR="00C975E4" w:rsidRDefault="00000000">
            <w:pPr>
              <w:keepNext/>
              <w:spacing w:after="0"/>
              <w:jc w:val="center"/>
            </w:pPr>
            <w:r>
              <w:rPr>
                <w:b/>
                <w:sz w:val="15"/>
              </w:rPr>
              <w:t>Observed/expected (95% CI)</w:t>
            </w:r>
          </w:p>
        </w:tc>
        <w:tc>
          <w:tcPr>
            <w:tcW w:w="1247" w:type="dxa"/>
            <w:tcBorders>
              <w:top w:val="single" w:sz="8" w:space="0" w:color="000000"/>
              <w:bottom w:val="single" w:sz="8" w:space="0" w:color="000000"/>
            </w:tcBorders>
          </w:tcPr>
          <w:p w14:paraId="44C99691" w14:textId="77777777" w:rsidR="00C975E4" w:rsidRDefault="00000000">
            <w:pPr>
              <w:keepNext/>
              <w:spacing w:after="0"/>
              <w:jc w:val="center"/>
            </w:pPr>
            <w:r>
              <w:rPr>
                <w:b/>
                <w:sz w:val="15"/>
              </w:rPr>
              <w:t>OR, MR vs TR improvement (95% CI)</w:t>
            </w:r>
          </w:p>
        </w:tc>
        <w:tc>
          <w:tcPr>
            <w:tcW w:w="1474" w:type="dxa"/>
            <w:tcBorders>
              <w:top w:val="single" w:sz="8" w:space="0" w:color="000000"/>
              <w:bottom w:val="single" w:sz="8" w:space="0" w:color="000000"/>
            </w:tcBorders>
          </w:tcPr>
          <w:p w14:paraId="04A2124B" w14:textId="77777777" w:rsidR="00C975E4" w:rsidRDefault="00000000">
            <w:pPr>
              <w:keepNext/>
              <w:spacing w:after="0"/>
              <w:jc w:val="center"/>
            </w:pPr>
            <w:r>
              <w:rPr>
                <w:b/>
                <w:sz w:val="15"/>
              </w:rPr>
              <w:t>Mantel–Haenszel OR, stratified by baseline MR × TR grade (95% CI)</w:t>
            </w:r>
          </w:p>
        </w:tc>
        <w:tc>
          <w:tcPr>
            <w:tcW w:w="1304" w:type="dxa"/>
            <w:tcBorders>
              <w:top w:val="single" w:sz="8" w:space="0" w:color="000000"/>
              <w:bottom w:val="single" w:sz="8" w:space="0" w:color="000000"/>
            </w:tcBorders>
          </w:tcPr>
          <w:p w14:paraId="58A48403" w14:textId="77777777" w:rsidR="00C975E4" w:rsidRDefault="00000000">
            <w:pPr>
              <w:keepNext/>
              <w:spacing w:after="0"/>
              <w:jc w:val="center"/>
            </w:pPr>
            <w:r>
              <w:rPr>
                <w:b/>
                <w:sz w:val="15"/>
              </w:rPr>
              <w:t>Stratum-standardized observed/expected (95% CI)</w:t>
            </w:r>
          </w:p>
        </w:tc>
      </w:tr>
      <w:tr w:rsidR="00C975E4" w14:paraId="5077828E" w14:textId="77777777">
        <w:trPr>
          <w:cantSplit/>
        </w:trPr>
        <w:tc>
          <w:tcPr>
            <w:tcW w:w="1474" w:type="dxa"/>
          </w:tcPr>
          <w:p w14:paraId="74B5C791" w14:textId="77777777" w:rsidR="00C975E4" w:rsidRDefault="00000000">
            <w:pPr>
              <w:keepNext w:val="0"/>
              <w:spacing w:after="0"/>
            </w:pPr>
            <w:r>
              <w:rPr>
                <w:sz w:val="15"/>
              </w:rPr>
              <w:t>Primary mapping</w:t>
            </w:r>
          </w:p>
        </w:tc>
        <w:tc>
          <w:tcPr>
            <w:tcW w:w="964" w:type="dxa"/>
          </w:tcPr>
          <w:p w14:paraId="7CB6025A" w14:textId="77777777" w:rsidR="00C975E4" w:rsidRDefault="00000000">
            <w:pPr>
              <w:keepNext w:val="0"/>
              <w:spacing w:after="0"/>
              <w:jc w:val="center"/>
            </w:pPr>
            <w:r>
              <w:rPr>
                <w:sz w:val="15"/>
              </w:rPr>
              <w:t>47.0 / 53.7</w:t>
            </w:r>
          </w:p>
        </w:tc>
        <w:tc>
          <w:tcPr>
            <w:tcW w:w="1474" w:type="dxa"/>
          </w:tcPr>
          <w:p w14:paraId="6D85407C" w14:textId="77777777" w:rsidR="00C975E4" w:rsidRDefault="00000000">
            <w:pPr>
              <w:keepNext w:val="0"/>
              <w:spacing w:after="0"/>
              <w:jc w:val="center"/>
            </w:pPr>
            <w:r>
              <w:rPr>
                <w:sz w:val="15"/>
              </w:rPr>
              <w:t>133 (34.4; 29.8–39.2)</w:t>
            </w:r>
          </w:p>
        </w:tc>
        <w:tc>
          <w:tcPr>
            <w:tcW w:w="1361" w:type="dxa"/>
          </w:tcPr>
          <w:p w14:paraId="2C07D6C0" w14:textId="77777777" w:rsidR="00C975E4" w:rsidRDefault="00000000">
            <w:pPr>
              <w:keepNext w:val="0"/>
              <w:spacing w:after="0"/>
              <w:jc w:val="center"/>
            </w:pPr>
            <w:r>
              <w:rPr>
                <w:sz w:val="15"/>
              </w:rPr>
              <w:t>75 (19.4; 15.8–23.6)</w:t>
            </w:r>
          </w:p>
        </w:tc>
        <w:tc>
          <w:tcPr>
            <w:tcW w:w="1361" w:type="dxa"/>
          </w:tcPr>
          <w:p w14:paraId="43C64769" w14:textId="77777777" w:rsidR="00C975E4" w:rsidRDefault="00000000">
            <w:pPr>
              <w:keepNext w:val="0"/>
              <w:spacing w:after="0"/>
              <w:jc w:val="center"/>
            </w:pPr>
            <w:r>
              <w:rPr>
                <w:sz w:val="15"/>
              </w:rPr>
              <w:t>49 (12.7; 9.7–16.3)</w:t>
            </w:r>
          </w:p>
        </w:tc>
        <w:tc>
          <w:tcPr>
            <w:tcW w:w="1361" w:type="dxa"/>
          </w:tcPr>
          <w:p w14:paraId="28AE61CF" w14:textId="77777777" w:rsidR="00C975E4" w:rsidRDefault="00000000">
            <w:pPr>
              <w:keepNext w:val="0"/>
              <w:spacing w:after="0"/>
              <w:jc w:val="center"/>
            </w:pPr>
            <w:r>
              <w:rPr>
                <w:sz w:val="15"/>
              </w:rPr>
              <w:t>130 (33.6; 29.1–38.4)</w:t>
            </w:r>
          </w:p>
        </w:tc>
        <w:tc>
          <w:tcPr>
            <w:tcW w:w="1191" w:type="dxa"/>
          </w:tcPr>
          <w:p w14:paraId="44EB13CC" w14:textId="77777777" w:rsidR="00C975E4" w:rsidRDefault="00000000">
            <w:pPr>
              <w:keepNext w:val="0"/>
              <w:spacing w:after="0"/>
              <w:jc w:val="center"/>
            </w:pPr>
            <w:r>
              <w:rPr>
                <w:sz w:val="15"/>
              </w:rPr>
              <w:t>97.8 (25.3)</w:t>
            </w:r>
          </w:p>
        </w:tc>
        <w:tc>
          <w:tcPr>
            <w:tcW w:w="1247" w:type="dxa"/>
          </w:tcPr>
          <w:p w14:paraId="09634B89" w14:textId="77777777" w:rsidR="00C975E4" w:rsidRDefault="00000000">
            <w:pPr>
              <w:keepNext w:val="0"/>
              <w:spacing w:after="0"/>
              <w:jc w:val="center"/>
            </w:pPr>
            <w:r>
              <w:rPr>
                <w:sz w:val="15"/>
              </w:rPr>
              <w:t>1.36 (1.25–1.47)</w:t>
            </w:r>
          </w:p>
        </w:tc>
        <w:tc>
          <w:tcPr>
            <w:tcW w:w="1247" w:type="dxa"/>
          </w:tcPr>
          <w:p w14:paraId="415572C1" w14:textId="77777777" w:rsidR="00C975E4" w:rsidRDefault="00000000">
            <w:pPr>
              <w:keepNext w:val="0"/>
              <w:spacing w:after="0"/>
              <w:jc w:val="center"/>
            </w:pPr>
            <w:r>
              <w:rPr>
                <w:sz w:val="15"/>
              </w:rPr>
              <w:t>4.70 (3.05–7.26)</w:t>
            </w:r>
          </w:p>
        </w:tc>
        <w:tc>
          <w:tcPr>
            <w:tcW w:w="1474" w:type="dxa"/>
          </w:tcPr>
          <w:p w14:paraId="0620217F" w14:textId="77777777" w:rsidR="00C975E4" w:rsidRDefault="00000000">
            <w:pPr>
              <w:keepNext w:val="0"/>
              <w:spacing w:after="0"/>
              <w:jc w:val="center"/>
            </w:pPr>
            <w:r>
              <w:rPr>
                <w:sz w:val="15"/>
              </w:rPr>
              <w:t>4.53 (2.92–7.02)</w:t>
            </w:r>
          </w:p>
        </w:tc>
        <w:tc>
          <w:tcPr>
            <w:tcW w:w="1304" w:type="dxa"/>
          </w:tcPr>
          <w:p w14:paraId="19B1AE46" w14:textId="77777777" w:rsidR="00C975E4" w:rsidRDefault="00000000">
            <w:pPr>
              <w:keepNext w:val="0"/>
              <w:spacing w:after="0"/>
              <w:jc w:val="center"/>
            </w:pPr>
            <w:r>
              <w:rPr>
                <w:sz w:val="15"/>
              </w:rPr>
              <w:t>1.34 (1.23–1.44)</w:t>
            </w:r>
          </w:p>
        </w:tc>
      </w:tr>
      <w:tr w:rsidR="00C975E4" w14:paraId="2BE2B872" w14:textId="77777777">
        <w:trPr>
          <w:cantSplit/>
        </w:trPr>
        <w:tc>
          <w:tcPr>
            <w:tcW w:w="1474" w:type="dxa"/>
          </w:tcPr>
          <w:p w14:paraId="13D8543C" w14:textId="77777777" w:rsidR="00C975E4" w:rsidRDefault="00000000">
            <w:pPr>
              <w:keepNext w:val="0"/>
              <w:spacing w:after="0"/>
            </w:pPr>
            <w:r>
              <w:rPr>
                <w:sz w:val="15"/>
              </w:rPr>
              <w:t>Mild-to-moderate as grade 1</w:t>
            </w:r>
          </w:p>
        </w:tc>
        <w:tc>
          <w:tcPr>
            <w:tcW w:w="964" w:type="dxa"/>
          </w:tcPr>
          <w:p w14:paraId="6D2442AF" w14:textId="77777777" w:rsidR="00C975E4" w:rsidRDefault="00000000">
            <w:pPr>
              <w:keepNext w:val="0"/>
              <w:spacing w:after="0"/>
              <w:jc w:val="center"/>
            </w:pPr>
            <w:r>
              <w:rPr>
                <w:sz w:val="15"/>
              </w:rPr>
              <w:t>43.4 / 48.6</w:t>
            </w:r>
          </w:p>
        </w:tc>
        <w:tc>
          <w:tcPr>
            <w:tcW w:w="1474" w:type="dxa"/>
          </w:tcPr>
          <w:p w14:paraId="231F18F4" w14:textId="77777777" w:rsidR="00C975E4" w:rsidRDefault="00000000">
            <w:pPr>
              <w:keepNext w:val="0"/>
              <w:spacing w:after="0"/>
              <w:jc w:val="center"/>
            </w:pPr>
            <w:r>
              <w:rPr>
                <w:sz w:val="15"/>
              </w:rPr>
              <w:t>120 (31.0; 26.6–35.8)</w:t>
            </w:r>
          </w:p>
        </w:tc>
        <w:tc>
          <w:tcPr>
            <w:tcW w:w="1361" w:type="dxa"/>
          </w:tcPr>
          <w:p w14:paraId="7B0D1956" w14:textId="77777777" w:rsidR="00C975E4" w:rsidRDefault="00000000">
            <w:pPr>
              <w:keepNext w:val="0"/>
              <w:spacing w:after="0"/>
              <w:jc w:val="center"/>
            </w:pPr>
            <w:r>
              <w:rPr>
                <w:sz w:val="15"/>
              </w:rPr>
              <w:t>68 (17.6; 14.1–21.7)</w:t>
            </w:r>
          </w:p>
        </w:tc>
        <w:tc>
          <w:tcPr>
            <w:tcW w:w="1361" w:type="dxa"/>
          </w:tcPr>
          <w:p w14:paraId="4091EA22" w14:textId="77777777" w:rsidR="00C975E4" w:rsidRDefault="00000000">
            <w:pPr>
              <w:keepNext w:val="0"/>
              <w:spacing w:after="0"/>
              <w:jc w:val="center"/>
            </w:pPr>
            <w:r>
              <w:rPr>
                <w:sz w:val="15"/>
              </w:rPr>
              <w:t>48 (12.4; 9.5–16.1)</w:t>
            </w:r>
          </w:p>
        </w:tc>
        <w:tc>
          <w:tcPr>
            <w:tcW w:w="1361" w:type="dxa"/>
          </w:tcPr>
          <w:p w14:paraId="38CFF7CA" w14:textId="77777777" w:rsidR="00C975E4" w:rsidRDefault="00000000">
            <w:pPr>
              <w:keepNext w:val="0"/>
              <w:spacing w:after="0"/>
              <w:jc w:val="center"/>
            </w:pPr>
            <w:r>
              <w:rPr>
                <w:sz w:val="15"/>
              </w:rPr>
              <w:t>151 (39.0; 34.3–44.0)</w:t>
            </w:r>
          </w:p>
        </w:tc>
        <w:tc>
          <w:tcPr>
            <w:tcW w:w="1191" w:type="dxa"/>
          </w:tcPr>
          <w:p w14:paraId="1D61C744" w14:textId="77777777" w:rsidR="00C975E4" w:rsidRDefault="00000000">
            <w:pPr>
              <w:keepNext w:val="0"/>
              <w:spacing w:after="0"/>
              <w:jc w:val="center"/>
            </w:pPr>
            <w:r>
              <w:rPr>
                <w:sz w:val="15"/>
              </w:rPr>
              <w:t>81.6 (21.1)</w:t>
            </w:r>
          </w:p>
        </w:tc>
        <w:tc>
          <w:tcPr>
            <w:tcW w:w="1247" w:type="dxa"/>
          </w:tcPr>
          <w:p w14:paraId="4B264F19" w14:textId="77777777" w:rsidR="00C975E4" w:rsidRDefault="00000000">
            <w:pPr>
              <w:keepNext w:val="0"/>
              <w:spacing w:after="0"/>
              <w:jc w:val="center"/>
            </w:pPr>
            <w:r>
              <w:rPr>
                <w:sz w:val="15"/>
              </w:rPr>
              <w:t>1.47 (1.35–1.61)</w:t>
            </w:r>
          </w:p>
        </w:tc>
        <w:tc>
          <w:tcPr>
            <w:tcW w:w="1247" w:type="dxa"/>
          </w:tcPr>
          <w:p w14:paraId="17B5524B" w14:textId="77777777" w:rsidR="00C975E4" w:rsidRDefault="00000000">
            <w:pPr>
              <w:keepNext w:val="0"/>
              <w:spacing w:after="0"/>
              <w:jc w:val="center"/>
            </w:pPr>
            <w:r>
              <w:rPr>
                <w:sz w:val="15"/>
              </w:rPr>
              <w:t>5.55 (3.57–8.62)</w:t>
            </w:r>
          </w:p>
        </w:tc>
        <w:tc>
          <w:tcPr>
            <w:tcW w:w="1474" w:type="dxa"/>
          </w:tcPr>
          <w:p w14:paraId="2222C36A" w14:textId="77777777" w:rsidR="00C975E4" w:rsidRDefault="00000000">
            <w:pPr>
              <w:keepNext w:val="0"/>
              <w:spacing w:after="0"/>
              <w:jc w:val="center"/>
            </w:pPr>
            <w:r>
              <w:rPr>
                <w:sz w:val="15"/>
              </w:rPr>
              <w:t>5.69 (3.58–9.04)</w:t>
            </w:r>
          </w:p>
        </w:tc>
        <w:tc>
          <w:tcPr>
            <w:tcW w:w="1304" w:type="dxa"/>
          </w:tcPr>
          <w:p w14:paraId="2AAF8DE1" w14:textId="77777777" w:rsidR="00C975E4" w:rsidRDefault="00000000">
            <w:pPr>
              <w:keepNext w:val="0"/>
              <w:spacing w:after="0"/>
              <w:jc w:val="center"/>
            </w:pPr>
            <w:r>
              <w:rPr>
                <w:sz w:val="15"/>
              </w:rPr>
              <w:t>1.42 (1.30–1.54)</w:t>
            </w:r>
          </w:p>
        </w:tc>
      </w:tr>
      <w:tr w:rsidR="00C975E4" w14:paraId="41515059" w14:textId="77777777">
        <w:trPr>
          <w:cantSplit/>
        </w:trPr>
        <w:tc>
          <w:tcPr>
            <w:tcW w:w="1474" w:type="dxa"/>
            <w:tcBorders>
              <w:bottom w:val="single" w:sz="8" w:space="0" w:color="000000"/>
            </w:tcBorders>
          </w:tcPr>
          <w:p w14:paraId="33CAC0BC" w14:textId="77777777" w:rsidR="00C975E4" w:rsidRDefault="00000000">
            <w:pPr>
              <w:keepNext w:val="0"/>
              <w:spacing w:after="0"/>
            </w:pPr>
            <w:r>
              <w:rPr>
                <w:sz w:val="15"/>
              </w:rPr>
              <w:t>Original 8-level scale</w:t>
            </w:r>
          </w:p>
        </w:tc>
        <w:tc>
          <w:tcPr>
            <w:tcW w:w="964" w:type="dxa"/>
            <w:tcBorders>
              <w:bottom w:val="single" w:sz="8" w:space="0" w:color="000000"/>
            </w:tcBorders>
          </w:tcPr>
          <w:p w14:paraId="0450C58A" w14:textId="77777777" w:rsidR="00C975E4" w:rsidRDefault="00000000">
            <w:pPr>
              <w:keepNext w:val="0"/>
              <w:spacing w:after="0"/>
              <w:jc w:val="center"/>
            </w:pPr>
            <w:r>
              <w:rPr>
                <w:sz w:val="15"/>
              </w:rPr>
              <w:t>51.9 / 59.2</w:t>
            </w:r>
          </w:p>
        </w:tc>
        <w:tc>
          <w:tcPr>
            <w:tcW w:w="1474" w:type="dxa"/>
            <w:tcBorders>
              <w:bottom w:val="single" w:sz="8" w:space="0" w:color="000000"/>
            </w:tcBorders>
          </w:tcPr>
          <w:p w14:paraId="29B6FF6C" w14:textId="77777777" w:rsidR="00C975E4" w:rsidRDefault="00000000">
            <w:pPr>
              <w:keepNext w:val="0"/>
              <w:spacing w:after="0"/>
              <w:jc w:val="center"/>
            </w:pPr>
            <w:r>
              <w:rPr>
                <w:sz w:val="15"/>
              </w:rPr>
              <w:t>155 (40.1; 35.3–45.0)</w:t>
            </w:r>
          </w:p>
        </w:tc>
        <w:tc>
          <w:tcPr>
            <w:tcW w:w="1361" w:type="dxa"/>
            <w:tcBorders>
              <w:bottom w:val="single" w:sz="8" w:space="0" w:color="000000"/>
            </w:tcBorders>
          </w:tcPr>
          <w:p w14:paraId="6C71A63A" w14:textId="77777777" w:rsidR="00C975E4" w:rsidRDefault="00000000">
            <w:pPr>
              <w:keepNext w:val="0"/>
              <w:spacing w:after="0"/>
              <w:jc w:val="center"/>
            </w:pPr>
            <w:r>
              <w:rPr>
                <w:sz w:val="15"/>
              </w:rPr>
              <w:t>74 (19.1; 15.5–23.3)</w:t>
            </w:r>
          </w:p>
        </w:tc>
        <w:tc>
          <w:tcPr>
            <w:tcW w:w="1361" w:type="dxa"/>
            <w:tcBorders>
              <w:bottom w:val="single" w:sz="8" w:space="0" w:color="000000"/>
            </w:tcBorders>
          </w:tcPr>
          <w:p w14:paraId="5F02F0A9" w14:textId="77777777" w:rsidR="00C975E4" w:rsidRDefault="00000000">
            <w:pPr>
              <w:keepNext w:val="0"/>
              <w:spacing w:after="0"/>
              <w:jc w:val="center"/>
            </w:pPr>
            <w:r>
              <w:rPr>
                <w:sz w:val="15"/>
              </w:rPr>
              <w:t>46 (11.9; 9.0–15.5)</w:t>
            </w:r>
          </w:p>
        </w:tc>
        <w:tc>
          <w:tcPr>
            <w:tcW w:w="1361" w:type="dxa"/>
            <w:tcBorders>
              <w:bottom w:val="single" w:sz="8" w:space="0" w:color="000000"/>
            </w:tcBorders>
          </w:tcPr>
          <w:p w14:paraId="0ED76B53" w14:textId="77777777" w:rsidR="00C975E4" w:rsidRDefault="00000000">
            <w:pPr>
              <w:keepNext w:val="0"/>
              <w:spacing w:after="0"/>
              <w:jc w:val="center"/>
            </w:pPr>
            <w:r>
              <w:rPr>
                <w:sz w:val="15"/>
              </w:rPr>
              <w:t>112 (28.9; 24.6–33.6)</w:t>
            </w:r>
          </w:p>
        </w:tc>
        <w:tc>
          <w:tcPr>
            <w:tcW w:w="1191" w:type="dxa"/>
            <w:tcBorders>
              <w:bottom w:val="single" w:sz="8" w:space="0" w:color="000000"/>
            </w:tcBorders>
          </w:tcPr>
          <w:p w14:paraId="793D0027" w14:textId="77777777" w:rsidR="00C975E4" w:rsidRDefault="00000000">
            <w:pPr>
              <w:keepNext w:val="0"/>
              <w:spacing w:after="0"/>
              <w:jc w:val="center"/>
            </w:pPr>
            <w:r>
              <w:rPr>
                <w:sz w:val="15"/>
              </w:rPr>
              <w:t>118.9 (30.7)</w:t>
            </w:r>
          </w:p>
        </w:tc>
        <w:tc>
          <w:tcPr>
            <w:tcW w:w="1247" w:type="dxa"/>
            <w:tcBorders>
              <w:bottom w:val="single" w:sz="8" w:space="0" w:color="000000"/>
            </w:tcBorders>
          </w:tcPr>
          <w:p w14:paraId="343BD06E" w14:textId="77777777" w:rsidR="00C975E4" w:rsidRDefault="00000000">
            <w:pPr>
              <w:keepNext w:val="0"/>
              <w:spacing w:after="0"/>
              <w:jc w:val="center"/>
            </w:pPr>
            <w:r>
              <w:rPr>
                <w:sz w:val="15"/>
              </w:rPr>
              <w:t>1.30 (1.22–1.40)</w:t>
            </w:r>
          </w:p>
        </w:tc>
        <w:tc>
          <w:tcPr>
            <w:tcW w:w="1247" w:type="dxa"/>
            <w:tcBorders>
              <w:bottom w:val="single" w:sz="8" w:space="0" w:color="000000"/>
            </w:tcBorders>
          </w:tcPr>
          <w:p w14:paraId="75B7D3F7" w14:textId="77777777" w:rsidR="00C975E4" w:rsidRDefault="00000000">
            <w:pPr>
              <w:keepNext w:val="0"/>
              <w:spacing w:after="0"/>
              <w:jc w:val="center"/>
            </w:pPr>
            <w:r>
              <w:rPr>
                <w:sz w:val="15"/>
              </w:rPr>
              <w:t>5.10 (3.28–7.93)</w:t>
            </w:r>
          </w:p>
        </w:tc>
        <w:tc>
          <w:tcPr>
            <w:tcW w:w="1474" w:type="dxa"/>
            <w:tcBorders>
              <w:bottom w:val="single" w:sz="8" w:space="0" w:color="000000"/>
            </w:tcBorders>
          </w:tcPr>
          <w:p w14:paraId="284B99ED" w14:textId="77777777" w:rsidR="00C975E4" w:rsidRDefault="00000000">
            <w:pPr>
              <w:keepNext w:val="0"/>
              <w:spacing w:after="0"/>
              <w:jc w:val="center"/>
            </w:pPr>
            <w:r>
              <w:rPr>
                <w:sz w:val="15"/>
              </w:rPr>
              <w:t>5.05 (3.17–8.03)</w:t>
            </w:r>
          </w:p>
        </w:tc>
        <w:tc>
          <w:tcPr>
            <w:tcW w:w="1304" w:type="dxa"/>
            <w:tcBorders>
              <w:bottom w:val="single" w:sz="8" w:space="0" w:color="000000"/>
            </w:tcBorders>
          </w:tcPr>
          <w:p w14:paraId="775CE1DA" w14:textId="77777777" w:rsidR="00C975E4" w:rsidRDefault="00000000">
            <w:pPr>
              <w:keepNext w:val="0"/>
              <w:spacing w:after="0"/>
              <w:jc w:val="center"/>
            </w:pPr>
            <w:r>
              <w:rPr>
                <w:sz w:val="15"/>
              </w:rPr>
              <w:t>1.28 (1.18–1.34)</w:t>
            </w:r>
          </w:p>
        </w:tc>
      </w:tr>
    </w:tbl>
    <w:p w14:paraId="54A20C0E" w14:textId="77777777" w:rsidR="00C975E4" w:rsidRDefault="00000000">
      <w:r>
        <w:rPr>
          <w:i/>
        </w:rPr>
        <w:t>Primary mapping, by baseline MR and TR grade</w:t>
      </w:r>
    </w:p>
    <w:tbl>
      <w:tblPr>
        <w:tblW w:w="10092" w:type="dxa"/>
        <w:tblLayout w:type="fixed"/>
        <w:tblLook w:val="04A0" w:firstRow="1" w:lastRow="0" w:firstColumn="1" w:lastColumn="0" w:noHBand="0" w:noVBand="1"/>
      </w:tblPr>
      <w:tblGrid>
        <w:gridCol w:w="1360"/>
        <w:gridCol w:w="1361"/>
        <w:gridCol w:w="794"/>
        <w:gridCol w:w="1701"/>
        <w:gridCol w:w="1701"/>
        <w:gridCol w:w="1474"/>
        <w:gridCol w:w="1701"/>
      </w:tblGrid>
      <w:tr w:rsidR="00C975E4" w14:paraId="2C4D53B4" w14:textId="77777777">
        <w:trPr>
          <w:cantSplit/>
          <w:tblHeader/>
        </w:trPr>
        <w:tc>
          <w:tcPr>
            <w:tcW w:w="1361" w:type="dxa"/>
            <w:tcBorders>
              <w:top w:val="single" w:sz="8" w:space="0" w:color="000000"/>
              <w:bottom w:val="single" w:sz="8" w:space="0" w:color="000000"/>
            </w:tcBorders>
          </w:tcPr>
          <w:p w14:paraId="67B56481" w14:textId="77777777" w:rsidR="00C975E4" w:rsidRDefault="00000000">
            <w:pPr>
              <w:keepNext/>
              <w:spacing w:after="0"/>
            </w:pPr>
            <w:r>
              <w:rPr>
                <w:b/>
                <w:sz w:val="16"/>
              </w:rPr>
              <w:t>Baseline MR grade</w:t>
            </w:r>
          </w:p>
        </w:tc>
        <w:tc>
          <w:tcPr>
            <w:tcW w:w="1361" w:type="dxa"/>
            <w:tcBorders>
              <w:top w:val="single" w:sz="8" w:space="0" w:color="000000"/>
              <w:bottom w:val="single" w:sz="8" w:space="0" w:color="000000"/>
            </w:tcBorders>
          </w:tcPr>
          <w:p w14:paraId="34DD8686" w14:textId="77777777" w:rsidR="00C975E4" w:rsidRDefault="00000000">
            <w:pPr>
              <w:keepNext/>
              <w:spacing w:after="0"/>
              <w:jc w:val="center"/>
            </w:pPr>
            <w:r>
              <w:rPr>
                <w:b/>
                <w:sz w:val="16"/>
              </w:rPr>
              <w:t>Baseline TR grade</w:t>
            </w:r>
          </w:p>
        </w:tc>
        <w:tc>
          <w:tcPr>
            <w:tcW w:w="794" w:type="dxa"/>
            <w:tcBorders>
              <w:top w:val="single" w:sz="8" w:space="0" w:color="000000"/>
              <w:bottom w:val="single" w:sz="8" w:space="0" w:color="000000"/>
            </w:tcBorders>
          </w:tcPr>
          <w:p w14:paraId="317E9E78" w14:textId="77777777" w:rsidR="00C975E4" w:rsidRDefault="00000000">
            <w:pPr>
              <w:keepNext/>
              <w:spacing w:after="0"/>
              <w:jc w:val="center"/>
            </w:pPr>
            <w:r>
              <w:rPr>
                <w:b/>
                <w:sz w:val="16"/>
              </w:rPr>
              <w:t>n</w:t>
            </w:r>
          </w:p>
        </w:tc>
        <w:tc>
          <w:tcPr>
            <w:tcW w:w="1701" w:type="dxa"/>
            <w:tcBorders>
              <w:top w:val="single" w:sz="8" w:space="0" w:color="000000"/>
              <w:bottom w:val="single" w:sz="8" w:space="0" w:color="000000"/>
            </w:tcBorders>
          </w:tcPr>
          <w:p w14:paraId="619228A0" w14:textId="77777777" w:rsidR="00C975E4" w:rsidRDefault="00000000">
            <w:pPr>
              <w:keepNext/>
              <w:spacing w:after="0"/>
              <w:jc w:val="center"/>
            </w:pPr>
            <w:r>
              <w:rPr>
                <w:b/>
                <w:sz w:val="16"/>
              </w:rPr>
              <w:t>MR improved, n (%)</w:t>
            </w:r>
          </w:p>
        </w:tc>
        <w:tc>
          <w:tcPr>
            <w:tcW w:w="1701" w:type="dxa"/>
            <w:tcBorders>
              <w:top w:val="single" w:sz="8" w:space="0" w:color="000000"/>
              <w:bottom w:val="single" w:sz="8" w:space="0" w:color="000000"/>
            </w:tcBorders>
          </w:tcPr>
          <w:p w14:paraId="3F2D6375" w14:textId="77777777" w:rsidR="00C975E4" w:rsidRDefault="00000000">
            <w:pPr>
              <w:keepNext/>
              <w:spacing w:after="0"/>
              <w:jc w:val="center"/>
            </w:pPr>
            <w:r>
              <w:rPr>
                <w:b/>
                <w:sz w:val="16"/>
              </w:rPr>
              <w:t>TR improved, n (%)</w:t>
            </w:r>
          </w:p>
        </w:tc>
        <w:tc>
          <w:tcPr>
            <w:tcW w:w="1474" w:type="dxa"/>
            <w:tcBorders>
              <w:top w:val="single" w:sz="8" w:space="0" w:color="000000"/>
              <w:bottom w:val="single" w:sz="8" w:space="0" w:color="000000"/>
            </w:tcBorders>
          </w:tcPr>
          <w:p w14:paraId="4B4D5778" w14:textId="77777777" w:rsidR="00C975E4" w:rsidRDefault="00000000">
            <w:pPr>
              <w:keepNext/>
              <w:spacing w:after="0"/>
              <w:jc w:val="center"/>
            </w:pPr>
            <w:r>
              <w:rPr>
                <w:b/>
                <w:sz w:val="16"/>
              </w:rPr>
              <w:t>Both improved, observed</w:t>
            </w:r>
          </w:p>
        </w:tc>
        <w:tc>
          <w:tcPr>
            <w:tcW w:w="1701" w:type="dxa"/>
            <w:tcBorders>
              <w:top w:val="single" w:sz="8" w:space="0" w:color="000000"/>
              <w:bottom w:val="single" w:sz="8" w:space="0" w:color="000000"/>
            </w:tcBorders>
          </w:tcPr>
          <w:p w14:paraId="712179DF" w14:textId="77777777" w:rsidR="00C975E4" w:rsidRDefault="00000000">
            <w:pPr>
              <w:keepNext/>
              <w:spacing w:after="0"/>
              <w:jc w:val="center"/>
            </w:pPr>
            <w:r>
              <w:rPr>
                <w:b/>
                <w:sz w:val="16"/>
              </w:rPr>
              <w:t>Both improved, expected if independent</w:t>
            </w:r>
          </w:p>
        </w:tc>
      </w:tr>
      <w:tr w:rsidR="00C975E4" w14:paraId="4B67C6C7" w14:textId="77777777">
        <w:trPr>
          <w:cantSplit/>
        </w:trPr>
        <w:tc>
          <w:tcPr>
            <w:tcW w:w="1361" w:type="dxa"/>
          </w:tcPr>
          <w:p w14:paraId="2D90E540" w14:textId="77777777" w:rsidR="00C975E4" w:rsidRDefault="00000000">
            <w:pPr>
              <w:keepNext w:val="0"/>
              <w:spacing w:after="0"/>
            </w:pPr>
            <w:r>
              <w:rPr>
                <w:sz w:val="16"/>
              </w:rPr>
              <w:t>1</w:t>
            </w:r>
          </w:p>
        </w:tc>
        <w:tc>
          <w:tcPr>
            <w:tcW w:w="1361" w:type="dxa"/>
          </w:tcPr>
          <w:p w14:paraId="2AB79F51" w14:textId="77777777" w:rsidR="00C975E4" w:rsidRDefault="00000000">
            <w:pPr>
              <w:keepNext w:val="0"/>
              <w:spacing w:after="0"/>
              <w:jc w:val="center"/>
            </w:pPr>
            <w:r>
              <w:rPr>
                <w:sz w:val="16"/>
              </w:rPr>
              <w:t>1</w:t>
            </w:r>
          </w:p>
        </w:tc>
        <w:tc>
          <w:tcPr>
            <w:tcW w:w="794" w:type="dxa"/>
          </w:tcPr>
          <w:p w14:paraId="6167C2D0" w14:textId="77777777" w:rsidR="00C975E4" w:rsidRDefault="00000000">
            <w:pPr>
              <w:keepNext w:val="0"/>
              <w:spacing w:after="0"/>
              <w:jc w:val="center"/>
            </w:pPr>
            <w:r>
              <w:rPr>
                <w:sz w:val="16"/>
              </w:rPr>
              <w:t>130</w:t>
            </w:r>
          </w:p>
        </w:tc>
        <w:tc>
          <w:tcPr>
            <w:tcW w:w="1701" w:type="dxa"/>
          </w:tcPr>
          <w:p w14:paraId="64A97DFA" w14:textId="77777777" w:rsidR="00C975E4" w:rsidRDefault="00000000">
            <w:pPr>
              <w:keepNext w:val="0"/>
              <w:spacing w:after="0"/>
              <w:jc w:val="center"/>
            </w:pPr>
            <w:r>
              <w:rPr>
                <w:sz w:val="16"/>
              </w:rPr>
              <w:t>60 (46)</w:t>
            </w:r>
          </w:p>
        </w:tc>
        <w:tc>
          <w:tcPr>
            <w:tcW w:w="1701" w:type="dxa"/>
          </w:tcPr>
          <w:p w14:paraId="5552C68C" w14:textId="77777777" w:rsidR="00C975E4" w:rsidRDefault="00000000">
            <w:pPr>
              <w:keepNext w:val="0"/>
              <w:spacing w:after="0"/>
              <w:jc w:val="center"/>
            </w:pPr>
            <w:r>
              <w:rPr>
                <w:sz w:val="16"/>
              </w:rPr>
              <w:t>61 (47)</w:t>
            </w:r>
          </w:p>
        </w:tc>
        <w:tc>
          <w:tcPr>
            <w:tcW w:w="1474" w:type="dxa"/>
          </w:tcPr>
          <w:p w14:paraId="6397C3D2" w14:textId="77777777" w:rsidR="00C975E4" w:rsidRDefault="00000000">
            <w:pPr>
              <w:keepNext w:val="0"/>
              <w:spacing w:after="0"/>
              <w:jc w:val="center"/>
            </w:pPr>
            <w:r>
              <w:rPr>
                <w:sz w:val="16"/>
              </w:rPr>
              <w:t>41</w:t>
            </w:r>
          </w:p>
        </w:tc>
        <w:tc>
          <w:tcPr>
            <w:tcW w:w="1701" w:type="dxa"/>
          </w:tcPr>
          <w:p w14:paraId="50403CC2" w14:textId="77777777" w:rsidR="00C975E4" w:rsidRDefault="00000000">
            <w:pPr>
              <w:keepNext w:val="0"/>
              <w:spacing w:after="0"/>
              <w:jc w:val="center"/>
            </w:pPr>
            <w:r>
              <w:rPr>
                <w:sz w:val="16"/>
              </w:rPr>
              <w:t>28.2</w:t>
            </w:r>
          </w:p>
        </w:tc>
      </w:tr>
      <w:tr w:rsidR="00C975E4" w14:paraId="1EFC4659" w14:textId="77777777">
        <w:trPr>
          <w:cantSplit/>
        </w:trPr>
        <w:tc>
          <w:tcPr>
            <w:tcW w:w="1361" w:type="dxa"/>
          </w:tcPr>
          <w:p w14:paraId="67419423" w14:textId="77777777" w:rsidR="00C975E4" w:rsidRDefault="00000000">
            <w:pPr>
              <w:keepNext w:val="0"/>
              <w:spacing w:after="0"/>
            </w:pPr>
            <w:r>
              <w:rPr>
                <w:sz w:val="16"/>
              </w:rPr>
              <w:t>1</w:t>
            </w:r>
          </w:p>
        </w:tc>
        <w:tc>
          <w:tcPr>
            <w:tcW w:w="1361" w:type="dxa"/>
          </w:tcPr>
          <w:p w14:paraId="59DCE65E" w14:textId="77777777" w:rsidR="00C975E4" w:rsidRDefault="00000000">
            <w:pPr>
              <w:keepNext w:val="0"/>
              <w:spacing w:after="0"/>
              <w:jc w:val="center"/>
            </w:pPr>
            <w:r>
              <w:rPr>
                <w:sz w:val="16"/>
              </w:rPr>
              <w:t>2</w:t>
            </w:r>
          </w:p>
        </w:tc>
        <w:tc>
          <w:tcPr>
            <w:tcW w:w="794" w:type="dxa"/>
          </w:tcPr>
          <w:p w14:paraId="0A7E9452" w14:textId="77777777" w:rsidR="00C975E4" w:rsidRDefault="00000000">
            <w:pPr>
              <w:keepNext w:val="0"/>
              <w:spacing w:after="0"/>
              <w:jc w:val="center"/>
            </w:pPr>
            <w:r>
              <w:rPr>
                <w:sz w:val="16"/>
              </w:rPr>
              <w:t>97</w:t>
            </w:r>
          </w:p>
        </w:tc>
        <w:tc>
          <w:tcPr>
            <w:tcW w:w="1701" w:type="dxa"/>
          </w:tcPr>
          <w:p w14:paraId="350CBE0B" w14:textId="77777777" w:rsidR="00C975E4" w:rsidRDefault="00000000">
            <w:pPr>
              <w:keepNext w:val="0"/>
              <w:spacing w:after="0"/>
              <w:jc w:val="center"/>
            </w:pPr>
            <w:r>
              <w:rPr>
                <w:sz w:val="16"/>
              </w:rPr>
              <w:t>43 (44)</w:t>
            </w:r>
          </w:p>
        </w:tc>
        <w:tc>
          <w:tcPr>
            <w:tcW w:w="1701" w:type="dxa"/>
          </w:tcPr>
          <w:p w14:paraId="44E384F0" w14:textId="77777777" w:rsidR="00C975E4" w:rsidRDefault="00000000">
            <w:pPr>
              <w:keepNext w:val="0"/>
              <w:spacing w:after="0"/>
              <w:jc w:val="center"/>
            </w:pPr>
            <w:r>
              <w:rPr>
                <w:sz w:val="16"/>
              </w:rPr>
              <w:t>52 (54)</w:t>
            </w:r>
          </w:p>
        </w:tc>
        <w:tc>
          <w:tcPr>
            <w:tcW w:w="1474" w:type="dxa"/>
          </w:tcPr>
          <w:p w14:paraId="676FB5F7" w14:textId="77777777" w:rsidR="00C975E4" w:rsidRDefault="00000000">
            <w:pPr>
              <w:keepNext w:val="0"/>
              <w:spacing w:after="0"/>
              <w:jc w:val="center"/>
            </w:pPr>
            <w:r>
              <w:rPr>
                <w:sz w:val="16"/>
              </w:rPr>
              <w:t>29</w:t>
            </w:r>
          </w:p>
        </w:tc>
        <w:tc>
          <w:tcPr>
            <w:tcW w:w="1701" w:type="dxa"/>
          </w:tcPr>
          <w:p w14:paraId="43A4A936" w14:textId="77777777" w:rsidR="00C975E4" w:rsidRDefault="00000000">
            <w:pPr>
              <w:keepNext w:val="0"/>
              <w:spacing w:after="0"/>
              <w:jc w:val="center"/>
            </w:pPr>
            <w:r>
              <w:rPr>
                <w:sz w:val="16"/>
              </w:rPr>
              <w:t>23.1</w:t>
            </w:r>
          </w:p>
        </w:tc>
      </w:tr>
      <w:tr w:rsidR="00C975E4" w14:paraId="1757DD7A" w14:textId="77777777">
        <w:trPr>
          <w:cantSplit/>
        </w:trPr>
        <w:tc>
          <w:tcPr>
            <w:tcW w:w="1361" w:type="dxa"/>
          </w:tcPr>
          <w:p w14:paraId="4F2393FB" w14:textId="77777777" w:rsidR="00C975E4" w:rsidRDefault="00000000">
            <w:pPr>
              <w:keepNext w:val="0"/>
              <w:spacing w:after="0"/>
            </w:pPr>
            <w:r>
              <w:rPr>
                <w:sz w:val="16"/>
              </w:rPr>
              <w:t>1</w:t>
            </w:r>
          </w:p>
        </w:tc>
        <w:tc>
          <w:tcPr>
            <w:tcW w:w="1361" w:type="dxa"/>
          </w:tcPr>
          <w:p w14:paraId="22F0E13F" w14:textId="77777777" w:rsidR="00C975E4" w:rsidRDefault="00000000">
            <w:pPr>
              <w:keepNext w:val="0"/>
              <w:spacing w:after="0"/>
              <w:jc w:val="center"/>
            </w:pPr>
            <w:r>
              <w:rPr>
                <w:sz w:val="16"/>
              </w:rPr>
              <w:t>3</w:t>
            </w:r>
          </w:p>
        </w:tc>
        <w:tc>
          <w:tcPr>
            <w:tcW w:w="794" w:type="dxa"/>
          </w:tcPr>
          <w:p w14:paraId="0DFDF84B" w14:textId="77777777" w:rsidR="00C975E4" w:rsidRDefault="00000000">
            <w:pPr>
              <w:keepNext w:val="0"/>
              <w:spacing w:after="0"/>
              <w:jc w:val="center"/>
            </w:pPr>
            <w:r>
              <w:rPr>
                <w:sz w:val="16"/>
              </w:rPr>
              <w:t>17</w:t>
            </w:r>
          </w:p>
        </w:tc>
        <w:tc>
          <w:tcPr>
            <w:tcW w:w="1701" w:type="dxa"/>
          </w:tcPr>
          <w:p w14:paraId="632B16E2" w14:textId="77777777" w:rsidR="00C975E4" w:rsidRDefault="00000000">
            <w:pPr>
              <w:keepNext w:val="0"/>
              <w:spacing w:after="0"/>
              <w:jc w:val="center"/>
            </w:pPr>
            <w:r>
              <w:rPr>
                <w:sz w:val="16"/>
              </w:rPr>
              <w:t>9 (53)</w:t>
            </w:r>
          </w:p>
        </w:tc>
        <w:tc>
          <w:tcPr>
            <w:tcW w:w="1701" w:type="dxa"/>
          </w:tcPr>
          <w:p w14:paraId="0719BA71" w14:textId="77777777" w:rsidR="00C975E4" w:rsidRDefault="00000000">
            <w:pPr>
              <w:keepNext w:val="0"/>
              <w:spacing w:after="0"/>
              <w:jc w:val="center"/>
            </w:pPr>
            <w:r>
              <w:rPr>
                <w:sz w:val="16"/>
              </w:rPr>
              <w:t>13 (76)</w:t>
            </w:r>
          </w:p>
        </w:tc>
        <w:tc>
          <w:tcPr>
            <w:tcW w:w="1474" w:type="dxa"/>
          </w:tcPr>
          <w:p w14:paraId="01122878" w14:textId="77777777" w:rsidR="00C975E4" w:rsidRDefault="00000000">
            <w:pPr>
              <w:keepNext w:val="0"/>
              <w:spacing w:after="0"/>
              <w:jc w:val="center"/>
            </w:pPr>
            <w:r>
              <w:rPr>
                <w:sz w:val="16"/>
              </w:rPr>
              <w:t>7</w:t>
            </w:r>
          </w:p>
        </w:tc>
        <w:tc>
          <w:tcPr>
            <w:tcW w:w="1701" w:type="dxa"/>
          </w:tcPr>
          <w:p w14:paraId="30A7258A" w14:textId="77777777" w:rsidR="00C975E4" w:rsidRDefault="00000000">
            <w:pPr>
              <w:keepNext w:val="0"/>
              <w:spacing w:after="0"/>
              <w:jc w:val="center"/>
            </w:pPr>
            <w:r>
              <w:rPr>
                <w:sz w:val="16"/>
              </w:rPr>
              <w:t>6.9</w:t>
            </w:r>
          </w:p>
        </w:tc>
      </w:tr>
      <w:tr w:rsidR="00C975E4" w14:paraId="22605905" w14:textId="77777777">
        <w:trPr>
          <w:cantSplit/>
        </w:trPr>
        <w:tc>
          <w:tcPr>
            <w:tcW w:w="1361" w:type="dxa"/>
          </w:tcPr>
          <w:p w14:paraId="20D85518" w14:textId="77777777" w:rsidR="00C975E4" w:rsidRDefault="00000000">
            <w:pPr>
              <w:keepNext w:val="0"/>
              <w:spacing w:after="0"/>
            </w:pPr>
            <w:r>
              <w:rPr>
                <w:sz w:val="16"/>
              </w:rPr>
              <w:t>1</w:t>
            </w:r>
          </w:p>
        </w:tc>
        <w:tc>
          <w:tcPr>
            <w:tcW w:w="1361" w:type="dxa"/>
          </w:tcPr>
          <w:p w14:paraId="26454BA8" w14:textId="77777777" w:rsidR="00C975E4" w:rsidRDefault="00000000">
            <w:pPr>
              <w:keepNext w:val="0"/>
              <w:spacing w:after="0"/>
              <w:jc w:val="center"/>
            </w:pPr>
            <w:r>
              <w:rPr>
                <w:sz w:val="16"/>
              </w:rPr>
              <w:t>4</w:t>
            </w:r>
          </w:p>
        </w:tc>
        <w:tc>
          <w:tcPr>
            <w:tcW w:w="794" w:type="dxa"/>
          </w:tcPr>
          <w:p w14:paraId="4B742444" w14:textId="77777777" w:rsidR="00C975E4" w:rsidRDefault="00000000">
            <w:pPr>
              <w:keepNext w:val="0"/>
              <w:spacing w:after="0"/>
              <w:jc w:val="center"/>
            </w:pPr>
            <w:r>
              <w:rPr>
                <w:sz w:val="16"/>
              </w:rPr>
              <w:t>1</w:t>
            </w:r>
          </w:p>
        </w:tc>
        <w:tc>
          <w:tcPr>
            <w:tcW w:w="1701" w:type="dxa"/>
          </w:tcPr>
          <w:p w14:paraId="41A017B0" w14:textId="77777777" w:rsidR="00C975E4" w:rsidRDefault="00000000">
            <w:pPr>
              <w:keepNext w:val="0"/>
              <w:spacing w:after="0"/>
              <w:jc w:val="center"/>
            </w:pPr>
            <w:r>
              <w:rPr>
                <w:sz w:val="16"/>
              </w:rPr>
              <w:t>0 (0)</w:t>
            </w:r>
          </w:p>
        </w:tc>
        <w:tc>
          <w:tcPr>
            <w:tcW w:w="1701" w:type="dxa"/>
          </w:tcPr>
          <w:p w14:paraId="35B9880A" w14:textId="77777777" w:rsidR="00C975E4" w:rsidRDefault="00000000">
            <w:pPr>
              <w:keepNext w:val="0"/>
              <w:spacing w:after="0"/>
              <w:jc w:val="center"/>
            </w:pPr>
            <w:r>
              <w:rPr>
                <w:sz w:val="16"/>
              </w:rPr>
              <w:t>0 (0)</w:t>
            </w:r>
          </w:p>
        </w:tc>
        <w:tc>
          <w:tcPr>
            <w:tcW w:w="1474" w:type="dxa"/>
          </w:tcPr>
          <w:p w14:paraId="29A4BDF4" w14:textId="77777777" w:rsidR="00C975E4" w:rsidRDefault="00000000">
            <w:pPr>
              <w:keepNext w:val="0"/>
              <w:spacing w:after="0"/>
              <w:jc w:val="center"/>
            </w:pPr>
            <w:r>
              <w:rPr>
                <w:sz w:val="16"/>
              </w:rPr>
              <w:t>0</w:t>
            </w:r>
          </w:p>
        </w:tc>
        <w:tc>
          <w:tcPr>
            <w:tcW w:w="1701" w:type="dxa"/>
          </w:tcPr>
          <w:p w14:paraId="3017F6B5" w14:textId="77777777" w:rsidR="00C975E4" w:rsidRDefault="00000000">
            <w:pPr>
              <w:keepNext w:val="0"/>
              <w:spacing w:after="0"/>
              <w:jc w:val="center"/>
            </w:pPr>
            <w:r>
              <w:rPr>
                <w:sz w:val="16"/>
              </w:rPr>
              <w:t>0.0</w:t>
            </w:r>
          </w:p>
        </w:tc>
      </w:tr>
      <w:tr w:rsidR="00C975E4" w14:paraId="07EAE06C" w14:textId="77777777">
        <w:trPr>
          <w:cantSplit/>
        </w:trPr>
        <w:tc>
          <w:tcPr>
            <w:tcW w:w="1361" w:type="dxa"/>
          </w:tcPr>
          <w:p w14:paraId="6543D16E" w14:textId="77777777" w:rsidR="00C975E4" w:rsidRDefault="00000000">
            <w:pPr>
              <w:keepNext w:val="0"/>
              <w:spacing w:after="0"/>
            </w:pPr>
            <w:r>
              <w:rPr>
                <w:sz w:val="16"/>
              </w:rPr>
              <w:t>2</w:t>
            </w:r>
          </w:p>
        </w:tc>
        <w:tc>
          <w:tcPr>
            <w:tcW w:w="1361" w:type="dxa"/>
          </w:tcPr>
          <w:p w14:paraId="75C66723" w14:textId="77777777" w:rsidR="00C975E4" w:rsidRDefault="00000000">
            <w:pPr>
              <w:keepNext w:val="0"/>
              <w:spacing w:after="0"/>
              <w:jc w:val="center"/>
            </w:pPr>
            <w:r>
              <w:rPr>
                <w:sz w:val="16"/>
              </w:rPr>
              <w:t>1</w:t>
            </w:r>
          </w:p>
        </w:tc>
        <w:tc>
          <w:tcPr>
            <w:tcW w:w="794" w:type="dxa"/>
          </w:tcPr>
          <w:p w14:paraId="576FA56C" w14:textId="77777777" w:rsidR="00C975E4" w:rsidRDefault="00000000">
            <w:pPr>
              <w:keepNext w:val="0"/>
              <w:spacing w:after="0"/>
              <w:jc w:val="center"/>
            </w:pPr>
            <w:r>
              <w:rPr>
                <w:sz w:val="16"/>
              </w:rPr>
              <w:t>41</w:t>
            </w:r>
          </w:p>
        </w:tc>
        <w:tc>
          <w:tcPr>
            <w:tcW w:w="1701" w:type="dxa"/>
          </w:tcPr>
          <w:p w14:paraId="7129F5E0" w14:textId="77777777" w:rsidR="00C975E4" w:rsidRDefault="00000000">
            <w:pPr>
              <w:keepNext w:val="0"/>
              <w:spacing w:after="0"/>
              <w:jc w:val="center"/>
            </w:pPr>
            <w:r>
              <w:rPr>
                <w:sz w:val="16"/>
              </w:rPr>
              <w:t>19 (46)</w:t>
            </w:r>
          </w:p>
        </w:tc>
        <w:tc>
          <w:tcPr>
            <w:tcW w:w="1701" w:type="dxa"/>
          </w:tcPr>
          <w:p w14:paraId="71CA83D0" w14:textId="77777777" w:rsidR="00C975E4" w:rsidRDefault="00000000">
            <w:pPr>
              <w:keepNext w:val="0"/>
              <w:spacing w:after="0"/>
              <w:jc w:val="center"/>
            </w:pPr>
            <w:r>
              <w:rPr>
                <w:sz w:val="16"/>
              </w:rPr>
              <w:t>22 (54)</w:t>
            </w:r>
          </w:p>
        </w:tc>
        <w:tc>
          <w:tcPr>
            <w:tcW w:w="1474" w:type="dxa"/>
          </w:tcPr>
          <w:p w14:paraId="012FC2EB" w14:textId="77777777" w:rsidR="00C975E4" w:rsidRDefault="00000000">
            <w:pPr>
              <w:keepNext w:val="0"/>
              <w:spacing w:after="0"/>
              <w:jc w:val="center"/>
            </w:pPr>
            <w:r>
              <w:rPr>
                <w:sz w:val="16"/>
              </w:rPr>
              <w:t>16</w:t>
            </w:r>
          </w:p>
        </w:tc>
        <w:tc>
          <w:tcPr>
            <w:tcW w:w="1701" w:type="dxa"/>
          </w:tcPr>
          <w:p w14:paraId="20556AB2" w14:textId="77777777" w:rsidR="00C975E4" w:rsidRDefault="00000000">
            <w:pPr>
              <w:keepNext w:val="0"/>
              <w:spacing w:after="0"/>
              <w:jc w:val="center"/>
            </w:pPr>
            <w:r>
              <w:rPr>
                <w:sz w:val="16"/>
              </w:rPr>
              <w:t>10.2</w:t>
            </w:r>
          </w:p>
        </w:tc>
      </w:tr>
      <w:tr w:rsidR="00C975E4" w14:paraId="4E76E03C" w14:textId="77777777">
        <w:trPr>
          <w:cantSplit/>
        </w:trPr>
        <w:tc>
          <w:tcPr>
            <w:tcW w:w="1361" w:type="dxa"/>
          </w:tcPr>
          <w:p w14:paraId="58B03F3A" w14:textId="77777777" w:rsidR="00C975E4" w:rsidRDefault="00000000">
            <w:pPr>
              <w:keepNext w:val="0"/>
              <w:spacing w:after="0"/>
            </w:pPr>
            <w:r>
              <w:rPr>
                <w:sz w:val="16"/>
              </w:rPr>
              <w:t>2</w:t>
            </w:r>
          </w:p>
        </w:tc>
        <w:tc>
          <w:tcPr>
            <w:tcW w:w="1361" w:type="dxa"/>
          </w:tcPr>
          <w:p w14:paraId="7C7667CD" w14:textId="77777777" w:rsidR="00C975E4" w:rsidRDefault="00000000">
            <w:pPr>
              <w:keepNext w:val="0"/>
              <w:spacing w:after="0"/>
              <w:jc w:val="center"/>
            </w:pPr>
            <w:r>
              <w:rPr>
                <w:sz w:val="16"/>
              </w:rPr>
              <w:t>2</w:t>
            </w:r>
          </w:p>
        </w:tc>
        <w:tc>
          <w:tcPr>
            <w:tcW w:w="794" w:type="dxa"/>
          </w:tcPr>
          <w:p w14:paraId="65790FE4" w14:textId="77777777" w:rsidR="00C975E4" w:rsidRDefault="00000000">
            <w:pPr>
              <w:keepNext w:val="0"/>
              <w:spacing w:after="0"/>
              <w:jc w:val="center"/>
            </w:pPr>
            <w:r>
              <w:rPr>
                <w:sz w:val="16"/>
              </w:rPr>
              <w:t>53</w:t>
            </w:r>
          </w:p>
        </w:tc>
        <w:tc>
          <w:tcPr>
            <w:tcW w:w="1701" w:type="dxa"/>
          </w:tcPr>
          <w:p w14:paraId="706397BC" w14:textId="77777777" w:rsidR="00C975E4" w:rsidRDefault="00000000">
            <w:pPr>
              <w:keepNext w:val="0"/>
              <w:spacing w:after="0"/>
              <w:jc w:val="center"/>
            </w:pPr>
            <w:r>
              <w:rPr>
                <w:sz w:val="16"/>
              </w:rPr>
              <w:t>29 (55)</w:t>
            </w:r>
          </w:p>
        </w:tc>
        <w:tc>
          <w:tcPr>
            <w:tcW w:w="1701" w:type="dxa"/>
          </w:tcPr>
          <w:p w14:paraId="37C0F571" w14:textId="77777777" w:rsidR="00C975E4" w:rsidRDefault="00000000">
            <w:pPr>
              <w:keepNext w:val="0"/>
              <w:spacing w:after="0"/>
              <w:jc w:val="center"/>
            </w:pPr>
            <w:r>
              <w:rPr>
                <w:sz w:val="16"/>
              </w:rPr>
              <w:t>31 (58)</w:t>
            </w:r>
          </w:p>
        </w:tc>
        <w:tc>
          <w:tcPr>
            <w:tcW w:w="1474" w:type="dxa"/>
          </w:tcPr>
          <w:p w14:paraId="0094CA58" w14:textId="77777777" w:rsidR="00C975E4" w:rsidRDefault="00000000">
            <w:pPr>
              <w:keepNext w:val="0"/>
              <w:spacing w:after="0"/>
              <w:jc w:val="center"/>
            </w:pPr>
            <w:r>
              <w:rPr>
                <w:sz w:val="16"/>
              </w:rPr>
              <w:t>21</w:t>
            </w:r>
          </w:p>
        </w:tc>
        <w:tc>
          <w:tcPr>
            <w:tcW w:w="1701" w:type="dxa"/>
          </w:tcPr>
          <w:p w14:paraId="672340B9" w14:textId="77777777" w:rsidR="00C975E4" w:rsidRDefault="00000000">
            <w:pPr>
              <w:keepNext w:val="0"/>
              <w:spacing w:after="0"/>
              <w:jc w:val="center"/>
            </w:pPr>
            <w:r>
              <w:rPr>
                <w:sz w:val="16"/>
              </w:rPr>
              <w:t>17.0</w:t>
            </w:r>
          </w:p>
        </w:tc>
      </w:tr>
      <w:tr w:rsidR="00C975E4" w14:paraId="783FF4B2" w14:textId="77777777">
        <w:trPr>
          <w:cantSplit/>
        </w:trPr>
        <w:tc>
          <w:tcPr>
            <w:tcW w:w="1361" w:type="dxa"/>
          </w:tcPr>
          <w:p w14:paraId="418539BC" w14:textId="77777777" w:rsidR="00C975E4" w:rsidRDefault="00000000">
            <w:pPr>
              <w:keepNext w:val="0"/>
              <w:spacing w:after="0"/>
            </w:pPr>
            <w:r>
              <w:rPr>
                <w:sz w:val="16"/>
              </w:rPr>
              <w:t>2</w:t>
            </w:r>
          </w:p>
        </w:tc>
        <w:tc>
          <w:tcPr>
            <w:tcW w:w="1361" w:type="dxa"/>
          </w:tcPr>
          <w:p w14:paraId="2F04B644" w14:textId="77777777" w:rsidR="00C975E4" w:rsidRDefault="00000000">
            <w:pPr>
              <w:keepNext w:val="0"/>
              <w:spacing w:after="0"/>
              <w:jc w:val="center"/>
            </w:pPr>
            <w:r>
              <w:rPr>
                <w:sz w:val="16"/>
              </w:rPr>
              <w:t>3</w:t>
            </w:r>
          </w:p>
        </w:tc>
        <w:tc>
          <w:tcPr>
            <w:tcW w:w="794" w:type="dxa"/>
          </w:tcPr>
          <w:p w14:paraId="62D127CB" w14:textId="77777777" w:rsidR="00C975E4" w:rsidRDefault="00000000">
            <w:pPr>
              <w:keepNext w:val="0"/>
              <w:spacing w:after="0"/>
              <w:jc w:val="center"/>
            </w:pPr>
            <w:r>
              <w:rPr>
                <w:sz w:val="16"/>
              </w:rPr>
              <w:t>31</w:t>
            </w:r>
          </w:p>
        </w:tc>
        <w:tc>
          <w:tcPr>
            <w:tcW w:w="1701" w:type="dxa"/>
          </w:tcPr>
          <w:p w14:paraId="0CF06F77" w14:textId="77777777" w:rsidR="00C975E4" w:rsidRDefault="00000000">
            <w:pPr>
              <w:keepNext w:val="0"/>
              <w:spacing w:after="0"/>
              <w:jc w:val="center"/>
            </w:pPr>
            <w:r>
              <w:rPr>
                <w:sz w:val="16"/>
              </w:rPr>
              <w:t>12 (39)</w:t>
            </w:r>
          </w:p>
        </w:tc>
        <w:tc>
          <w:tcPr>
            <w:tcW w:w="1701" w:type="dxa"/>
          </w:tcPr>
          <w:p w14:paraId="7EF0DE1A" w14:textId="77777777" w:rsidR="00C975E4" w:rsidRDefault="00000000">
            <w:pPr>
              <w:keepNext w:val="0"/>
              <w:spacing w:after="0"/>
              <w:jc w:val="center"/>
            </w:pPr>
            <w:r>
              <w:rPr>
                <w:sz w:val="16"/>
              </w:rPr>
              <w:t>18 (58)</w:t>
            </w:r>
          </w:p>
        </w:tc>
        <w:tc>
          <w:tcPr>
            <w:tcW w:w="1474" w:type="dxa"/>
          </w:tcPr>
          <w:p w14:paraId="79857C49" w14:textId="77777777" w:rsidR="00C975E4" w:rsidRDefault="00000000">
            <w:pPr>
              <w:keepNext w:val="0"/>
              <w:spacing w:after="0"/>
              <w:jc w:val="center"/>
            </w:pPr>
            <w:r>
              <w:rPr>
                <w:sz w:val="16"/>
              </w:rPr>
              <w:t>11</w:t>
            </w:r>
          </w:p>
        </w:tc>
        <w:tc>
          <w:tcPr>
            <w:tcW w:w="1701" w:type="dxa"/>
          </w:tcPr>
          <w:p w14:paraId="10FDEB7E" w14:textId="77777777" w:rsidR="00C975E4" w:rsidRDefault="00000000">
            <w:pPr>
              <w:keepNext w:val="0"/>
              <w:spacing w:after="0"/>
              <w:jc w:val="center"/>
            </w:pPr>
            <w:r>
              <w:rPr>
                <w:sz w:val="16"/>
              </w:rPr>
              <w:t>7.0</w:t>
            </w:r>
          </w:p>
        </w:tc>
      </w:tr>
      <w:tr w:rsidR="00C975E4" w14:paraId="40C6C376" w14:textId="77777777">
        <w:trPr>
          <w:cantSplit/>
        </w:trPr>
        <w:tc>
          <w:tcPr>
            <w:tcW w:w="1361" w:type="dxa"/>
          </w:tcPr>
          <w:p w14:paraId="489B4C25" w14:textId="77777777" w:rsidR="00C975E4" w:rsidRDefault="00000000">
            <w:pPr>
              <w:keepNext w:val="0"/>
              <w:spacing w:after="0"/>
            </w:pPr>
            <w:r>
              <w:rPr>
                <w:sz w:val="16"/>
              </w:rPr>
              <w:t>3</w:t>
            </w:r>
          </w:p>
        </w:tc>
        <w:tc>
          <w:tcPr>
            <w:tcW w:w="1361" w:type="dxa"/>
          </w:tcPr>
          <w:p w14:paraId="08C50E79" w14:textId="77777777" w:rsidR="00C975E4" w:rsidRDefault="00000000">
            <w:pPr>
              <w:keepNext w:val="0"/>
              <w:spacing w:after="0"/>
              <w:jc w:val="center"/>
            </w:pPr>
            <w:r>
              <w:rPr>
                <w:sz w:val="16"/>
              </w:rPr>
              <w:t>1</w:t>
            </w:r>
          </w:p>
        </w:tc>
        <w:tc>
          <w:tcPr>
            <w:tcW w:w="794" w:type="dxa"/>
          </w:tcPr>
          <w:p w14:paraId="0AC8E212" w14:textId="77777777" w:rsidR="00C975E4" w:rsidRDefault="00000000">
            <w:pPr>
              <w:keepNext w:val="0"/>
              <w:spacing w:after="0"/>
              <w:jc w:val="center"/>
            </w:pPr>
            <w:r>
              <w:rPr>
                <w:sz w:val="16"/>
              </w:rPr>
              <w:t>3</w:t>
            </w:r>
          </w:p>
        </w:tc>
        <w:tc>
          <w:tcPr>
            <w:tcW w:w="1701" w:type="dxa"/>
          </w:tcPr>
          <w:p w14:paraId="57958329" w14:textId="77777777" w:rsidR="00C975E4" w:rsidRDefault="00000000">
            <w:pPr>
              <w:keepNext w:val="0"/>
              <w:spacing w:after="0"/>
              <w:jc w:val="center"/>
            </w:pPr>
            <w:r>
              <w:rPr>
                <w:sz w:val="16"/>
              </w:rPr>
              <w:t>1 (33)</w:t>
            </w:r>
          </w:p>
        </w:tc>
        <w:tc>
          <w:tcPr>
            <w:tcW w:w="1701" w:type="dxa"/>
          </w:tcPr>
          <w:p w14:paraId="1DD5A5B2" w14:textId="77777777" w:rsidR="00C975E4" w:rsidRDefault="00000000">
            <w:pPr>
              <w:keepNext w:val="0"/>
              <w:spacing w:after="0"/>
              <w:jc w:val="center"/>
            </w:pPr>
            <w:r>
              <w:rPr>
                <w:sz w:val="16"/>
              </w:rPr>
              <w:t>1 (33)</w:t>
            </w:r>
          </w:p>
        </w:tc>
        <w:tc>
          <w:tcPr>
            <w:tcW w:w="1474" w:type="dxa"/>
          </w:tcPr>
          <w:p w14:paraId="2842636D" w14:textId="77777777" w:rsidR="00C975E4" w:rsidRDefault="00000000">
            <w:pPr>
              <w:keepNext w:val="0"/>
              <w:spacing w:after="0"/>
              <w:jc w:val="center"/>
            </w:pPr>
            <w:r>
              <w:rPr>
                <w:sz w:val="16"/>
              </w:rPr>
              <w:t>0</w:t>
            </w:r>
          </w:p>
        </w:tc>
        <w:tc>
          <w:tcPr>
            <w:tcW w:w="1701" w:type="dxa"/>
          </w:tcPr>
          <w:p w14:paraId="15ED0433" w14:textId="77777777" w:rsidR="00C975E4" w:rsidRDefault="00000000">
            <w:pPr>
              <w:keepNext w:val="0"/>
              <w:spacing w:after="0"/>
              <w:jc w:val="center"/>
            </w:pPr>
            <w:r>
              <w:rPr>
                <w:sz w:val="16"/>
              </w:rPr>
              <w:t>0.3</w:t>
            </w:r>
          </w:p>
        </w:tc>
      </w:tr>
      <w:tr w:rsidR="00C975E4" w14:paraId="192F740D" w14:textId="77777777">
        <w:trPr>
          <w:cantSplit/>
        </w:trPr>
        <w:tc>
          <w:tcPr>
            <w:tcW w:w="1361" w:type="dxa"/>
          </w:tcPr>
          <w:p w14:paraId="244562C8" w14:textId="77777777" w:rsidR="00C975E4" w:rsidRDefault="00000000">
            <w:pPr>
              <w:keepNext w:val="0"/>
              <w:spacing w:after="0"/>
            </w:pPr>
            <w:r>
              <w:rPr>
                <w:sz w:val="16"/>
              </w:rPr>
              <w:t>3</w:t>
            </w:r>
          </w:p>
        </w:tc>
        <w:tc>
          <w:tcPr>
            <w:tcW w:w="1361" w:type="dxa"/>
          </w:tcPr>
          <w:p w14:paraId="14EB4F20" w14:textId="77777777" w:rsidR="00C975E4" w:rsidRDefault="00000000">
            <w:pPr>
              <w:keepNext w:val="0"/>
              <w:spacing w:after="0"/>
              <w:jc w:val="center"/>
            </w:pPr>
            <w:r>
              <w:rPr>
                <w:sz w:val="16"/>
              </w:rPr>
              <w:t>2</w:t>
            </w:r>
          </w:p>
        </w:tc>
        <w:tc>
          <w:tcPr>
            <w:tcW w:w="794" w:type="dxa"/>
          </w:tcPr>
          <w:p w14:paraId="22474882" w14:textId="77777777" w:rsidR="00C975E4" w:rsidRDefault="00000000">
            <w:pPr>
              <w:keepNext w:val="0"/>
              <w:spacing w:after="0"/>
              <w:jc w:val="center"/>
            </w:pPr>
            <w:r>
              <w:rPr>
                <w:sz w:val="16"/>
              </w:rPr>
              <w:t>7</w:t>
            </w:r>
          </w:p>
        </w:tc>
        <w:tc>
          <w:tcPr>
            <w:tcW w:w="1701" w:type="dxa"/>
          </w:tcPr>
          <w:p w14:paraId="23B55A73" w14:textId="77777777" w:rsidR="00C975E4" w:rsidRDefault="00000000">
            <w:pPr>
              <w:keepNext w:val="0"/>
              <w:spacing w:after="0"/>
              <w:jc w:val="center"/>
            </w:pPr>
            <w:r>
              <w:rPr>
                <w:sz w:val="16"/>
              </w:rPr>
              <w:t>4 (57)</w:t>
            </w:r>
          </w:p>
        </w:tc>
        <w:tc>
          <w:tcPr>
            <w:tcW w:w="1701" w:type="dxa"/>
          </w:tcPr>
          <w:p w14:paraId="7F5BC298" w14:textId="77777777" w:rsidR="00C975E4" w:rsidRDefault="00000000">
            <w:pPr>
              <w:keepNext w:val="0"/>
              <w:spacing w:after="0"/>
              <w:jc w:val="center"/>
            </w:pPr>
            <w:r>
              <w:rPr>
                <w:sz w:val="16"/>
              </w:rPr>
              <w:t>4 (57)</w:t>
            </w:r>
          </w:p>
        </w:tc>
        <w:tc>
          <w:tcPr>
            <w:tcW w:w="1474" w:type="dxa"/>
          </w:tcPr>
          <w:p w14:paraId="7E4532BB" w14:textId="77777777" w:rsidR="00C975E4" w:rsidRDefault="00000000">
            <w:pPr>
              <w:keepNext w:val="0"/>
              <w:spacing w:after="0"/>
              <w:jc w:val="center"/>
            </w:pPr>
            <w:r>
              <w:rPr>
                <w:sz w:val="16"/>
              </w:rPr>
              <w:t>3</w:t>
            </w:r>
          </w:p>
        </w:tc>
        <w:tc>
          <w:tcPr>
            <w:tcW w:w="1701" w:type="dxa"/>
          </w:tcPr>
          <w:p w14:paraId="3FB83754" w14:textId="77777777" w:rsidR="00C975E4" w:rsidRDefault="00000000">
            <w:pPr>
              <w:keepNext w:val="0"/>
              <w:spacing w:after="0"/>
              <w:jc w:val="center"/>
            </w:pPr>
            <w:r>
              <w:rPr>
                <w:sz w:val="16"/>
              </w:rPr>
              <w:t>2.3</w:t>
            </w:r>
          </w:p>
        </w:tc>
      </w:tr>
      <w:tr w:rsidR="00C975E4" w14:paraId="292D3134" w14:textId="77777777">
        <w:trPr>
          <w:cantSplit/>
        </w:trPr>
        <w:tc>
          <w:tcPr>
            <w:tcW w:w="1361" w:type="dxa"/>
            <w:tcBorders>
              <w:bottom w:val="single" w:sz="8" w:space="0" w:color="000000"/>
            </w:tcBorders>
          </w:tcPr>
          <w:p w14:paraId="4C83C4BA" w14:textId="77777777" w:rsidR="00C975E4" w:rsidRDefault="00000000">
            <w:pPr>
              <w:keepNext w:val="0"/>
              <w:spacing w:after="0"/>
            </w:pPr>
            <w:r>
              <w:rPr>
                <w:sz w:val="16"/>
              </w:rPr>
              <w:t>3</w:t>
            </w:r>
          </w:p>
        </w:tc>
        <w:tc>
          <w:tcPr>
            <w:tcW w:w="1361" w:type="dxa"/>
            <w:tcBorders>
              <w:bottom w:val="single" w:sz="8" w:space="0" w:color="000000"/>
            </w:tcBorders>
          </w:tcPr>
          <w:p w14:paraId="761F01A3" w14:textId="77777777" w:rsidR="00C975E4" w:rsidRDefault="00000000">
            <w:pPr>
              <w:keepNext w:val="0"/>
              <w:spacing w:after="0"/>
              <w:jc w:val="center"/>
            </w:pPr>
            <w:r>
              <w:rPr>
                <w:sz w:val="16"/>
              </w:rPr>
              <w:t>3</w:t>
            </w:r>
          </w:p>
        </w:tc>
        <w:tc>
          <w:tcPr>
            <w:tcW w:w="794" w:type="dxa"/>
            <w:tcBorders>
              <w:bottom w:val="single" w:sz="8" w:space="0" w:color="000000"/>
            </w:tcBorders>
          </w:tcPr>
          <w:p w14:paraId="1E8EC3E7" w14:textId="77777777" w:rsidR="00C975E4" w:rsidRDefault="00000000">
            <w:pPr>
              <w:keepNext w:val="0"/>
              <w:spacing w:after="0"/>
              <w:jc w:val="center"/>
            </w:pPr>
            <w:r>
              <w:rPr>
                <w:sz w:val="16"/>
              </w:rPr>
              <w:t>7</w:t>
            </w:r>
          </w:p>
        </w:tc>
        <w:tc>
          <w:tcPr>
            <w:tcW w:w="1701" w:type="dxa"/>
            <w:tcBorders>
              <w:bottom w:val="single" w:sz="8" w:space="0" w:color="000000"/>
            </w:tcBorders>
          </w:tcPr>
          <w:p w14:paraId="65FE27CB" w14:textId="77777777" w:rsidR="00C975E4" w:rsidRDefault="00000000">
            <w:pPr>
              <w:keepNext w:val="0"/>
              <w:spacing w:after="0"/>
              <w:jc w:val="center"/>
            </w:pPr>
            <w:r>
              <w:rPr>
                <w:sz w:val="16"/>
              </w:rPr>
              <w:t>5 (71)</w:t>
            </w:r>
          </w:p>
        </w:tc>
        <w:tc>
          <w:tcPr>
            <w:tcW w:w="1701" w:type="dxa"/>
            <w:tcBorders>
              <w:bottom w:val="single" w:sz="8" w:space="0" w:color="000000"/>
            </w:tcBorders>
          </w:tcPr>
          <w:p w14:paraId="62497D65" w14:textId="77777777" w:rsidR="00C975E4" w:rsidRDefault="00000000">
            <w:pPr>
              <w:keepNext w:val="0"/>
              <w:spacing w:after="0"/>
              <w:jc w:val="center"/>
            </w:pPr>
            <w:r>
              <w:rPr>
                <w:sz w:val="16"/>
              </w:rPr>
              <w:t>6 (86)</w:t>
            </w:r>
          </w:p>
        </w:tc>
        <w:tc>
          <w:tcPr>
            <w:tcW w:w="1474" w:type="dxa"/>
            <w:tcBorders>
              <w:bottom w:val="single" w:sz="8" w:space="0" w:color="000000"/>
            </w:tcBorders>
          </w:tcPr>
          <w:p w14:paraId="385C860D" w14:textId="77777777" w:rsidR="00C975E4" w:rsidRDefault="00000000">
            <w:pPr>
              <w:keepNext w:val="0"/>
              <w:spacing w:after="0"/>
              <w:jc w:val="center"/>
            </w:pPr>
            <w:r>
              <w:rPr>
                <w:sz w:val="16"/>
              </w:rPr>
              <w:t>5</w:t>
            </w:r>
          </w:p>
        </w:tc>
        <w:tc>
          <w:tcPr>
            <w:tcW w:w="1701" w:type="dxa"/>
            <w:tcBorders>
              <w:bottom w:val="single" w:sz="8" w:space="0" w:color="000000"/>
            </w:tcBorders>
          </w:tcPr>
          <w:p w14:paraId="508F6BF3" w14:textId="77777777" w:rsidR="00C975E4" w:rsidRDefault="00000000">
            <w:pPr>
              <w:keepNext w:val="0"/>
              <w:spacing w:after="0"/>
              <w:jc w:val="center"/>
            </w:pPr>
            <w:r>
              <w:rPr>
                <w:sz w:val="16"/>
              </w:rPr>
              <w:t>4.3</w:t>
            </w:r>
          </w:p>
        </w:tc>
      </w:tr>
    </w:tbl>
    <w:p w14:paraId="45C56F42" w14:textId="77777777" w:rsidR="00E4519B" w:rsidRDefault="00000000">
      <w:r>
        <w:rPr>
          <w:i/>
        </w:rPr>
        <w:t>Conditional association and effect modification by rhythm</w:t>
      </w:r>
    </w:p>
    <w:tbl>
      <w:tblPr>
        <w:tblW w:w="8505" w:type="dxa"/>
        <w:tblLayout w:type="fixed"/>
        <w:tblLook w:val="04A0" w:firstRow="1" w:lastRow="0" w:firstColumn="1" w:lastColumn="0" w:noHBand="0" w:noVBand="1"/>
      </w:tblPr>
      <w:tblGrid>
        <w:gridCol w:w="3402"/>
        <w:gridCol w:w="2835"/>
        <w:gridCol w:w="2268"/>
      </w:tblGrid>
      <w:tr w:rsidR="00C975E4" w14:paraId="496CA230" w14:textId="77777777">
        <w:trPr>
          <w:cantSplit/>
          <w:tblHeader/>
        </w:trPr>
        <w:tc>
          <w:tcPr>
            <w:tcW w:w="3402" w:type="dxa"/>
            <w:tcBorders>
              <w:top w:val="single" w:sz="8" w:space="0" w:color="000000"/>
              <w:bottom w:val="single" w:sz="8" w:space="0" w:color="000000"/>
            </w:tcBorders>
          </w:tcPr>
          <w:p w14:paraId="424A08E0" w14:textId="77777777" w:rsidR="00C975E4" w:rsidRDefault="00000000">
            <w:pPr>
              <w:keepNext/>
              <w:spacing w:after="0"/>
            </w:pPr>
            <w:r>
              <w:rPr>
                <w:b/>
                <w:sz w:val="16"/>
              </w:rPr>
              <w:t>Model or stratum</w:t>
            </w:r>
          </w:p>
        </w:tc>
        <w:tc>
          <w:tcPr>
            <w:tcW w:w="2835" w:type="dxa"/>
            <w:tcBorders>
              <w:top w:val="single" w:sz="8" w:space="0" w:color="000000"/>
              <w:bottom w:val="single" w:sz="8" w:space="0" w:color="000000"/>
            </w:tcBorders>
          </w:tcPr>
          <w:p w14:paraId="2D43414F" w14:textId="77777777" w:rsidR="00C975E4" w:rsidRDefault="00000000">
            <w:pPr>
              <w:keepNext/>
              <w:spacing w:after="0"/>
              <w:jc w:val="center"/>
            </w:pPr>
            <w:r>
              <w:rPr>
                <w:b/>
                <w:sz w:val="16"/>
              </w:rPr>
              <w:t>OR for TR improvement with vs without MR improvement (95% CI)</w:t>
            </w:r>
          </w:p>
        </w:tc>
        <w:tc>
          <w:tcPr>
            <w:tcW w:w="2268" w:type="dxa"/>
            <w:tcBorders>
              <w:top w:val="single" w:sz="8" w:space="0" w:color="000000"/>
              <w:bottom w:val="single" w:sz="8" w:space="0" w:color="000000"/>
            </w:tcBorders>
          </w:tcPr>
          <w:p w14:paraId="082D3591" w14:textId="77777777" w:rsidR="00C975E4" w:rsidRDefault="00000000">
            <w:pPr>
              <w:keepNext/>
              <w:spacing w:after="0"/>
              <w:jc w:val="center"/>
            </w:pPr>
            <w:r>
              <w:rPr>
                <w:b/>
                <w:sz w:val="16"/>
              </w:rPr>
              <w:t>P</w:t>
            </w:r>
          </w:p>
        </w:tc>
      </w:tr>
      <w:tr w:rsidR="00C975E4" w14:paraId="24FD4E6A" w14:textId="77777777">
        <w:trPr>
          <w:cantSplit/>
        </w:trPr>
        <w:tc>
          <w:tcPr>
            <w:tcW w:w="2268" w:type="dxa"/>
            <w:gridSpan w:val="3"/>
          </w:tcPr>
          <w:p w14:paraId="6796F336" w14:textId="77777777" w:rsidR="00C975E4" w:rsidRDefault="00000000">
            <w:pPr>
              <w:keepNext w:val="0"/>
              <w:spacing w:after="0"/>
            </w:pPr>
            <w:r>
              <w:rPr>
                <w:b/>
                <w:sz w:val="16"/>
              </w:rPr>
              <w:t>Sequential adjustment in a fixed sample: procedures with LA and RA measurements at both time points (n=376)</w:t>
            </w:r>
          </w:p>
        </w:tc>
      </w:tr>
      <w:tr w:rsidR="00C975E4" w14:paraId="0BFCF869" w14:textId="77777777">
        <w:trPr>
          <w:cantSplit/>
        </w:trPr>
        <w:tc>
          <w:tcPr>
            <w:tcW w:w="3402" w:type="dxa"/>
          </w:tcPr>
          <w:p w14:paraId="24B5EC49" w14:textId="77777777" w:rsidR="00C975E4" w:rsidRDefault="00000000">
            <w:pPr>
              <w:keepNext w:val="0"/>
              <w:spacing w:after="0"/>
            </w:pPr>
            <w:r>
              <w:rPr>
                <w:sz w:val="16"/>
              </w:rPr>
              <w:t>Unadjusted</w:t>
            </w:r>
          </w:p>
        </w:tc>
        <w:tc>
          <w:tcPr>
            <w:tcW w:w="2835" w:type="dxa"/>
          </w:tcPr>
          <w:p w14:paraId="723673B3" w14:textId="77777777" w:rsidR="00C975E4" w:rsidRDefault="00000000">
            <w:pPr>
              <w:keepNext w:val="0"/>
              <w:spacing w:after="0"/>
              <w:jc w:val="center"/>
            </w:pPr>
            <w:r>
              <w:rPr>
                <w:sz w:val="16"/>
              </w:rPr>
              <w:t>4.44 (2.87–6.89)</w:t>
            </w:r>
          </w:p>
        </w:tc>
        <w:tc>
          <w:tcPr>
            <w:tcW w:w="2268" w:type="dxa"/>
          </w:tcPr>
          <w:p w14:paraId="2E01894C" w14:textId="77777777" w:rsidR="00C975E4" w:rsidRDefault="00000000">
            <w:pPr>
              <w:keepNext w:val="0"/>
              <w:spacing w:after="0"/>
              <w:jc w:val="center"/>
            </w:pPr>
            <w:r>
              <w:rPr>
                <w:sz w:val="16"/>
              </w:rPr>
              <w:t>&lt;0.001</w:t>
            </w:r>
          </w:p>
        </w:tc>
      </w:tr>
      <w:tr w:rsidR="00C975E4" w14:paraId="0D8EEF25" w14:textId="77777777">
        <w:trPr>
          <w:cantSplit/>
        </w:trPr>
        <w:tc>
          <w:tcPr>
            <w:tcW w:w="3402" w:type="dxa"/>
          </w:tcPr>
          <w:p w14:paraId="02D298C8" w14:textId="77777777" w:rsidR="00C975E4" w:rsidRDefault="00000000">
            <w:pPr>
              <w:keepNext w:val="0"/>
              <w:spacing w:after="0"/>
            </w:pPr>
            <w:r>
              <w:rPr>
                <w:sz w:val="16"/>
              </w:rPr>
              <w:t>+ baseline MR and TR grades</w:t>
            </w:r>
          </w:p>
        </w:tc>
        <w:tc>
          <w:tcPr>
            <w:tcW w:w="2835" w:type="dxa"/>
          </w:tcPr>
          <w:p w14:paraId="643BF2D1" w14:textId="77777777" w:rsidR="00C975E4" w:rsidRDefault="00000000">
            <w:pPr>
              <w:keepNext w:val="0"/>
              <w:spacing w:after="0"/>
              <w:jc w:val="center"/>
            </w:pPr>
            <w:r>
              <w:rPr>
                <w:sz w:val="16"/>
              </w:rPr>
              <w:t>4.54 (2.91–7.08)</w:t>
            </w:r>
          </w:p>
        </w:tc>
        <w:tc>
          <w:tcPr>
            <w:tcW w:w="2268" w:type="dxa"/>
          </w:tcPr>
          <w:p w14:paraId="6ADF24AD" w14:textId="77777777" w:rsidR="00C975E4" w:rsidRDefault="00000000">
            <w:pPr>
              <w:keepNext w:val="0"/>
              <w:spacing w:after="0"/>
              <w:jc w:val="center"/>
            </w:pPr>
            <w:r>
              <w:rPr>
                <w:sz w:val="16"/>
              </w:rPr>
              <w:t>&lt;0.001</w:t>
            </w:r>
          </w:p>
        </w:tc>
      </w:tr>
      <w:tr w:rsidR="00C975E4" w14:paraId="6B77541E" w14:textId="77777777">
        <w:trPr>
          <w:cantSplit/>
        </w:trPr>
        <w:tc>
          <w:tcPr>
            <w:tcW w:w="3402" w:type="dxa"/>
          </w:tcPr>
          <w:p w14:paraId="3F79204E" w14:textId="77777777" w:rsidR="00C975E4" w:rsidRDefault="00000000">
            <w:pPr>
              <w:keepNext w:val="0"/>
              <w:spacing w:after="0"/>
            </w:pPr>
            <w:r>
              <w:rPr>
                <w:sz w:val="16"/>
              </w:rPr>
              <w:t>+ 12 baseline factors</w:t>
            </w:r>
          </w:p>
        </w:tc>
        <w:tc>
          <w:tcPr>
            <w:tcW w:w="2835" w:type="dxa"/>
          </w:tcPr>
          <w:p w14:paraId="24D91D37" w14:textId="77777777" w:rsidR="00C975E4" w:rsidRDefault="00000000">
            <w:pPr>
              <w:keepNext w:val="0"/>
              <w:spacing w:after="0"/>
              <w:jc w:val="center"/>
            </w:pPr>
            <w:r>
              <w:rPr>
                <w:sz w:val="16"/>
              </w:rPr>
              <w:t>4.55 (2.83–7.33)</w:t>
            </w:r>
          </w:p>
        </w:tc>
        <w:tc>
          <w:tcPr>
            <w:tcW w:w="2268" w:type="dxa"/>
          </w:tcPr>
          <w:p w14:paraId="38428865" w14:textId="77777777" w:rsidR="00C975E4" w:rsidRDefault="00000000">
            <w:pPr>
              <w:keepNext w:val="0"/>
              <w:spacing w:after="0"/>
              <w:jc w:val="center"/>
            </w:pPr>
            <w:r>
              <w:rPr>
                <w:sz w:val="16"/>
              </w:rPr>
              <w:t>&lt;0.001</w:t>
            </w:r>
          </w:p>
        </w:tc>
      </w:tr>
      <w:tr w:rsidR="00C975E4" w14:paraId="3DEE45CF" w14:textId="77777777">
        <w:trPr>
          <w:cantSplit/>
        </w:trPr>
        <w:tc>
          <w:tcPr>
            <w:tcW w:w="3402" w:type="dxa"/>
          </w:tcPr>
          <w:p w14:paraId="5BE30366" w14:textId="77777777" w:rsidR="00C975E4" w:rsidRDefault="00000000">
            <w:pPr>
              <w:keepNext w:val="0"/>
              <w:spacing w:after="0"/>
            </w:pPr>
            <w:r>
              <w:rPr>
                <w:sz w:val="16"/>
              </w:rPr>
              <w:t>+ SR at 1 month</w:t>
            </w:r>
          </w:p>
        </w:tc>
        <w:tc>
          <w:tcPr>
            <w:tcW w:w="2835" w:type="dxa"/>
          </w:tcPr>
          <w:p w14:paraId="2F064DAD" w14:textId="77777777" w:rsidR="00C975E4" w:rsidRDefault="00000000">
            <w:pPr>
              <w:keepNext w:val="0"/>
              <w:spacing w:after="0"/>
              <w:jc w:val="center"/>
            </w:pPr>
            <w:r>
              <w:rPr>
                <w:sz w:val="16"/>
              </w:rPr>
              <w:t>4.02 (2.47–6.54)</w:t>
            </w:r>
          </w:p>
        </w:tc>
        <w:tc>
          <w:tcPr>
            <w:tcW w:w="2268" w:type="dxa"/>
          </w:tcPr>
          <w:p w14:paraId="1FDEB5B9" w14:textId="77777777" w:rsidR="00C975E4" w:rsidRDefault="00000000">
            <w:pPr>
              <w:keepNext w:val="0"/>
              <w:spacing w:after="0"/>
              <w:jc w:val="center"/>
            </w:pPr>
            <w:r>
              <w:rPr>
                <w:sz w:val="16"/>
              </w:rPr>
              <w:t>&lt;0.001</w:t>
            </w:r>
          </w:p>
        </w:tc>
      </w:tr>
      <w:tr w:rsidR="00C975E4" w14:paraId="4FDAC842" w14:textId="77777777">
        <w:trPr>
          <w:cantSplit/>
        </w:trPr>
        <w:tc>
          <w:tcPr>
            <w:tcW w:w="3402" w:type="dxa"/>
          </w:tcPr>
          <w:p w14:paraId="78F8FA9A" w14:textId="77777777" w:rsidR="00C975E4" w:rsidRDefault="00000000">
            <w:pPr>
              <w:keepNext w:val="0"/>
              <w:spacing w:after="0"/>
            </w:pPr>
            <w:r>
              <w:rPr>
                <w:sz w:val="16"/>
              </w:rPr>
              <w:t>+ LA and RA change</w:t>
            </w:r>
          </w:p>
        </w:tc>
        <w:tc>
          <w:tcPr>
            <w:tcW w:w="2835" w:type="dxa"/>
          </w:tcPr>
          <w:p w14:paraId="02B2CF13" w14:textId="77777777" w:rsidR="00C975E4" w:rsidRDefault="00000000">
            <w:pPr>
              <w:keepNext w:val="0"/>
              <w:spacing w:after="0"/>
              <w:jc w:val="center"/>
            </w:pPr>
            <w:r>
              <w:rPr>
                <w:sz w:val="16"/>
              </w:rPr>
              <w:t>2.62 (1.52–4.51)</w:t>
            </w:r>
          </w:p>
        </w:tc>
        <w:tc>
          <w:tcPr>
            <w:tcW w:w="2268" w:type="dxa"/>
          </w:tcPr>
          <w:p w14:paraId="20BEB963" w14:textId="77777777" w:rsidR="00C975E4" w:rsidRDefault="00000000">
            <w:pPr>
              <w:keepNext w:val="0"/>
              <w:spacing w:after="0"/>
              <w:jc w:val="center"/>
            </w:pPr>
            <w:r>
              <w:rPr>
                <w:sz w:val="16"/>
              </w:rPr>
              <w:t>&lt;0.001</w:t>
            </w:r>
          </w:p>
        </w:tc>
      </w:tr>
      <w:tr w:rsidR="00C975E4" w14:paraId="43F72892" w14:textId="77777777">
        <w:trPr>
          <w:cantSplit/>
        </w:trPr>
        <w:tc>
          <w:tcPr>
            <w:tcW w:w="2268" w:type="dxa"/>
            <w:gridSpan w:val="3"/>
          </w:tcPr>
          <w:p w14:paraId="17416CC9" w14:textId="77777777" w:rsidR="00C975E4" w:rsidRDefault="00000000">
            <w:pPr>
              <w:keepNext w:val="0"/>
              <w:spacing w:after="0"/>
            </w:pPr>
            <w:r>
              <w:rPr>
                <w:b/>
                <w:sz w:val="16"/>
              </w:rPr>
              <w:t>Sensitivity: procedures with TRV change also available (n=346)</w:t>
            </w:r>
          </w:p>
        </w:tc>
      </w:tr>
      <w:tr w:rsidR="00C975E4" w14:paraId="7DE3E1A9" w14:textId="77777777">
        <w:trPr>
          <w:cantSplit/>
        </w:trPr>
        <w:tc>
          <w:tcPr>
            <w:tcW w:w="3402" w:type="dxa"/>
          </w:tcPr>
          <w:p w14:paraId="7BDC42CD" w14:textId="77777777" w:rsidR="00C975E4" w:rsidRDefault="00000000">
            <w:pPr>
              <w:keepNext w:val="0"/>
              <w:spacing w:after="0"/>
            </w:pPr>
            <w:r>
              <w:rPr>
                <w:sz w:val="16"/>
              </w:rPr>
              <w:t>Unadjusted</w:t>
            </w:r>
          </w:p>
        </w:tc>
        <w:tc>
          <w:tcPr>
            <w:tcW w:w="2835" w:type="dxa"/>
          </w:tcPr>
          <w:p w14:paraId="4BFBA38A" w14:textId="77777777" w:rsidR="00C975E4" w:rsidRDefault="00000000">
            <w:pPr>
              <w:keepNext w:val="0"/>
              <w:spacing w:after="0"/>
              <w:jc w:val="center"/>
            </w:pPr>
            <w:r>
              <w:rPr>
                <w:sz w:val="16"/>
              </w:rPr>
              <w:t>3.94 (2.51–6.20)</w:t>
            </w:r>
          </w:p>
        </w:tc>
        <w:tc>
          <w:tcPr>
            <w:tcW w:w="2268" w:type="dxa"/>
          </w:tcPr>
          <w:p w14:paraId="0FBDC2B9" w14:textId="77777777" w:rsidR="00C975E4" w:rsidRDefault="00000000">
            <w:pPr>
              <w:keepNext w:val="0"/>
              <w:spacing w:after="0"/>
              <w:jc w:val="center"/>
            </w:pPr>
            <w:r>
              <w:rPr>
                <w:sz w:val="16"/>
              </w:rPr>
              <w:t>&lt;0.001</w:t>
            </w:r>
          </w:p>
        </w:tc>
      </w:tr>
      <w:tr w:rsidR="00C975E4" w14:paraId="60C218BC" w14:textId="77777777">
        <w:trPr>
          <w:cantSplit/>
        </w:trPr>
        <w:tc>
          <w:tcPr>
            <w:tcW w:w="3402" w:type="dxa"/>
          </w:tcPr>
          <w:p w14:paraId="2A5501EA" w14:textId="77777777" w:rsidR="00C975E4" w:rsidRDefault="00000000">
            <w:pPr>
              <w:keepNext w:val="0"/>
              <w:spacing w:after="0"/>
            </w:pPr>
            <w:r>
              <w:rPr>
                <w:sz w:val="16"/>
              </w:rPr>
              <w:t>+ 12 baseline factors (with grades)</w:t>
            </w:r>
          </w:p>
        </w:tc>
        <w:tc>
          <w:tcPr>
            <w:tcW w:w="2835" w:type="dxa"/>
          </w:tcPr>
          <w:p w14:paraId="1A3728AE" w14:textId="77777777" w:rsidR="00C975E4" w:rsidRDefault="00000000">
            <w:pPr>
              <w:keepNext w:val="0"/>
              <w:spacing w:after="0"/>
              <w:jc w:val="center"/>
            </w:pPr>
            <w:r>
              <w:rPr>
                <w:sz w:val="16"/>
              </w:rPr>
              <w:t>4.11 (2.51–6.74)</w:t>
            </w:r>
          </w:p>
        </w:tc>
        <w:tc>
          <w:tcPr>
            <w:tcW w:w="2268" w:type="dxa"/>
          </w:tcPr>
          <w:p w14:paraId="5120574D" w14:textId="77777777" w:rsidR="00C975E4" w:rsidRDefault="00000000">
            <w:pPr>
              <w:keepNext w:val="0"/>
              <w:spacing w:after="0"/>
              <w:jc w:val="center"/>
            </w:pPr>
            <w:r>
              <w:rPr>
                <w:sz w:val="16"/>
              </w:rPr>
              <w:t>&lt;0.001</w:t>
            </w:r>
          </w:p>
        </w:tc>
      </w:tr>
      <w:tr w:rsidR="00C975E4" w14:paraId="639E1C2E" w14:textId="77777777">
        <w:trPr>
          <w:cantSplit/>
        </w:trPr>
        <w:tc>
          <w:tcPr>
            <w:tcW w:w="3402" w:type="dxa"/>
          </w:tcPr>
          <w:p w14:paraId="113BD67E" w14:textId="77777777" w:rsidR="00C975E4" w:rsidRDefault="00000000">
            <w:pPr>
              <w:keepNext w:val="0"/>
              <w:spacing w:after="0"/>
            </w:pPr>
            <w:r>
              <w:rPr>
                <w:sz w:val="16"/>
              </w:rPr>
              <w:t>+ SR at 1 month</w:t>
            </w:r>
          </w:p>
        </w:tc>
        <w:tc>
          <w:tcPr>
            <w:tcW w:w="2835" w:type="dxa"/>
          </w:tcPr>
          <w:p w14:paraId="3FA04C5B" w14:textId="77777777" w:rsidR="00C975E4" w:rsidRDefault="00000000">
            <w:pPr>
              <w:keepNext w:val="0"/>
              <w:spacing w:after="0"/>
              <w:jc w:val="center"/>
            </w:pPr>
            <w:r>
              <w:rPr>
                <w:sz w:val="16"/>
              </w:rPr>
              <w:t>3.69 (2.22–6.12)</w:t>
            </w:r>
          </w:p>
        </w:tc>
        <w:tc>
          <w:tcPr>
            <w:tcW w:w="2268" w:type="dxa"/>
          </w:tcPr>
          <w:p w14:paraId="039E1BD3" w14:textId="77777777" w:rsidR="00C975E4" w:rsidRDefault="00000000">
            <w:pPr>
              <w:keepNext w:val="0"/>
              <w:spacing w:after="0"/>
              <w:jc w:val="center"/>
            </w:pPr>
            <w:r>
              <w:rPr>
                <w:sz w:val="16"/>
              </w:rPr>
              <w:t>&lt;0.001</w:t>
            </w:r>
          </w:p>
        </w:tc>
      </w:tr>
      <w:tr w:rsidR="00C975E4" w14:paraId="2AEA1B4A" w14:textId="77777777">
        <w:trPr>
          <w:cantSplit/>
        </w:trPr>
        <w:tc>
          <w:tcPr>
            <w:tcW w:w="3402" w:type="dxa"/>
          </w:tcPr>
          <w:p w14:paraId="43AC0932" w14:textId="77777777" w:rsidR="00C975E4" w:rsidRDefault="00000000">
            <w:pPr>
              <w:keepNext w:val="0"/>
              <w:spacing w:after="0"/>
            </w:pPr>
            <w:r>
              <w:rPr>
                <w:sz w:val="16"/>
              </w:rPr>
              <w:t>+ LA and RA change</w:t>
            </w:r>
          </w:p>
        </w:tc>
        <w:tc>
          <w:tcPr>
            <w:tcW w:w="2835" w:type="dxa"/>
          </w:tcPr>
          <w:p w14:paraId="39E9A000" w14:textId="77777777" w:rsidR="00C975E4" w:rsidRDefault="00000000">
            <w:pPr>
              <w:keepNext w:val="0"/>
              <w:spacing w:after="0"/>
              <w:jc w:val="center"/>
            </w:pPr>
            <w:r>
              <w:rPr>
                <w:sz w:val="16"/>
              </w:rPr>
              <w:t>2.41 (1.36–4.29)</w:t>
            </w:r>
          </w:p>
        </w:tc>
        <w:tc>
          <w:tcPr>
            <w:tcW w:w="2268" w:type="dxa"/>
          </w:tcPr>
          <w:p w14:paraId="52ABFBDC" w14:textId="77777777" w:rsidR="00C975E4" w:rsidRDefault="00000000">
            <w:pPr>
              <w:keepNext w:val="0"/>
              <w:spacing w:after="0"/>
              <w:jc w:val="center"/>
            </w:pPr>
            <w:r>
              <w:rPr>
                <w:sz w:val="16"/>
              </w:rPr>
              <w:t>0.003</w:t>
            </w:r>
          </w:p>
        </w:tc>
      </w:tr>
      <w:tr w:rsidR="00C975E4" w14:paraId="3BFA1365" w14:textId="77777777">
        <w:trPr>
          <w:cantSplit/>
        </w:trPr>
        <w:tc>
          <w:tcPr>
            <w:tcW w:w="3402" w:type="dxa"/>
          </w:tcPr>
          <w:p w14:paraId="72259CBA" w14:textId="77777777" w:rsidR="00C975E4" w:rsidRDefault="00000000">
            <w:pPr>
              <w:keepNext w:val="0"/>
              <w:spacing w:after="0"/>
            </w:pPr>
            <w:r>
              <w:rPr>
                <w:sz w:val="16"/>
              </w:rPr>
              <w:t>+ TRV change</w:t>
            </w:r>
          </w:p>
        </w:tc>
        <w:tc>
          <w:tcPr>
            <w:tcW w:w="2835" w:type="dxa"/>
          </w:tcPr>
          <w:p w14:paraId="27FA8A47" w14:textId="77777777" w:rsidR="00C975E4" w:rsidRDefault="00000000">
            <w:pPr>
              <w:keepNext w:val="0"/>
              <w:spacing w:after="0"/>
              <w:jc w:val="center"/>
            </w:pPr>
            <w:r>
              <w:rPr>
                <w:sz w:val="16"/>
              </w:rPr>
              <w:t>2.05 (1.13–3.72)</w:t>
            </w:r>
          </w:p>
        </w:tc>
        <w:tc>
          <w:tcPr>
            <w:tcW w:w="2268" w:type="dxa"/>
          </w:tcPr>
          <w:p w14:paraId="51977F43" w14:textId="77777777" w:rsidR="00C975E4" w:rsidRDefault="00000000">
            <w:pPr>
              <w:keepNext w:val="0"/>
              <w:spacing w:after="0"/>
              <w:jc w:val="center"/>
            </w:pPr>
            <w:r>
              <w:rPr>
                <w:sz w:val="16"/>
              </w:rPr>
              <w:t>0.019</w:t>
            </w:r>
          </w:p>
        </w:tc>
      </w:tr>
      <w:tr w:rsidR="00C975E4" w14:paraId="7C98922A" w14:textId="77777777">
        <w:trPr>
          <w:cantSplit/>
        </w:trPr>
        <w:tc>
          <w:tcPr>
            <w:tcW w:w="2268" w:type="dxa"/>
            <w:gridSpan w:val="3"/>
          </w:tcPr>
          <w:p w14:paraId="03C6CC4F" w14:textId="77777777" w:rsidR="00C975E4" w:rsidRDefault="00000000">
            <w:pPr>
              <w:keepNext w:val="0"/>
              <w:spacing w:after="0"/>
            </w:pPr>
            <w:r>
              <w:rPr>
                <w:b/>
                <w:sz w:val="16"/>
              </w:rPr>
              <w:t>Observed/expected joint improvement (same 2,000 bootstrap samples)</w:t>
            </w:r>
          </w:p>
        </w:tc>
      </w:tr>
      <w:tr w:rsidR="00C975E4" w14:paraId="5C75DECE" w14:textId="77777777">
        <w:trPr>
          <w:cantSplit/>
        </w:trPr>
        <w:tc>
          <w:tcPr>
            <w:tcW w:w="3402" w:type="dxa"/>
          </w:tcPr>
          <w:p w14:paraId="042C608E" w14:textId="77777777" w:rsidR="00C975E4" w:rsidRDefault="00000000">
            <w:pPr>
              <w:keepNext w:val="0"/>
              <w:spacing w:after="0"/>
            </w:pPr>
            <w:r>
              <w:rPr>
                <w:sz w:val="16"/>
              </w:rPr>
              <w:t>Marginal (n=387)</w:t>
            </w:r>
          </w:p>
        </w:tc>
        <w:tc>
          <w:tcPr>
            <w:tcW w:w="2835" w:type="dxa"/>
          </w:tcPr>
          <w:p w14:paraId="3580CE7A" w14:textId="77777777" w:rsidR="00C975E4" w:rsidRDefault="00000000">
            <w:pPr>
              <w:keepNext w:val="0"/>
              <w:spacing w:after="0"/>
              <w:jc w:val="center"/>
            </w:pPr>
            <w:r>
              <w:rPr>
                <w:sz w:val="16"/>
              </w:rPr>
              <w:t>1.36 (1.26–1.48)</w:t>
            </w:r>
          </w:p>
        </w:tc>
        <w:tc>
          <w:tcPr>
            <w:tcW w:w="2268" w:type="dxa"/>
          </w:tcPr>
          <w:p w14:paraId="297DDC36" w14:textId="77777777" w:rsidR="00C975E4" w:rsidRDefault="00000000">
            <w:pPr>
              <w:keepNext w:val="0"/>
              <w:spacing w:after="0"/>
              <w:jc w:val="center"/>
            </w:pPr>
            <w:r>
              <w:rPr>
                <w:sz w:val="16"/>
              </w:rPr>
              <w:t>—</w:t>
            </w:r>
          </w:p>
        </w:tc>
      </w:tr>
      <w:tr w:rsidR="00C975E4" w14:paraId="611752DC" w14:textId="77777777">
        <w:trPr>
          <w:cantSplit/>
        </w:trPr>
        <w:tc>
          <w:tcPr>
            <w:tcW w:w="3402" w:type="dxa"/>
          </w:tcPr>
          <w:p w14:paraId="30F160D9" w14:textId="77777777" w:rsidR="00C975E4" w:rsidRDefault="00000000">
            <w:pPr>
              <w:keepNext w:val="0"/>
              <w:spacing w:after="0"/>
            </w:pPr>
            <w:r>
              <w:rPr>
                <w:sz w:val="16"/>
              </w:rPr>
              <w:t xml:space="preserve">Conditional on grades, 12 factors, and SR </w:t>
            </w:r>
            <w:r>
              <w:rPr>
                <w:sz w:val="16"/>
              </w:rPr>
              <w:lastRenderedPageBreak/>
              <w:t>(n=387)</w:t>
            </w:r>
          </w:p>
        </w:tc>
        <w:tc>
          <w:tcPr>
            <w:tcW w:w="2835" w:type="dxa"/>
          </w:tcPr>
          <w:p w14:paraId="371D40C5" w14:textId="77777777" w:rsidR="00C975E4" w:rsidRDefault="00000000">
            <w:pPr>
              <w:keepNext w:val="0"/>
              <w:spacing w:after="0"/>
              <w:jc w:val="center"/>
            </w:pPr>
            <w:r>
              <w:rPr>
                <w:sz w:val="16"/>
              </w:rPr>
              <w:lastRenderedPageBreak/>
              <w:t>1.25 (1.16–1.33)</w:t>
            </w:r>
          </w:p>
        </w:tc>
        <w:tc>
          <w:tcPr>
            <w:tcW w:w="2268" w:type="dxa"/>
          </w:tcPr>
          <w:p w14:paraId="784A9A88" w14:textId="77777777" w:rsidR="00C975E4" w:rsidRDefault="00000000">
            <w:pPr>
              <w:keepNext w:val="0"/>
              <w:spacing w:after="0"/>
              <w:jc w:val="center"/>
            </w:pPr>
            <w:r>
              <w:rPr>
                <w:sz w:val="16"/>
              </w:rPr>
              <w:t>—</w:t>
            </w:r>
          </w:p>
        </w:tc>
      </w:tr>
      <w:tr w:rsidR="00C975E4" w14:paraId="69873B91" w14:textId="77777777">
        <w:trPr>
          <w:cantSplit/>
        </w:trPr>
        <w:tc>
          <w:tcPr>
            <w:tcW w:w="3402" w:type="dxa"/>
          </w:tcPr>
          <w:p w14:paraId="56D29AB6" w14:textId="77777777" w:rsidR="00C975E4" w:rsidRDefault="00000000">
            <w:pPr>
              <w:keepNext w:val="0"/>
              <w:spacing w:after="0"/>
            </w:pPr>
            <w:r>
              <w:rPr>
                <w:sz w:val="16"/>
              </w:rPr>
              <w:t>Additionally conditional on LA and RA change (n=376)</w:t>
            </w:r>
          </w:p>
        </w:tc>
        <w:tc>
          <w:tcPr>
            <w:tcW w:w="2835" w:type="dxa"/>
          </w:tcPr>
          <w:p w14:paraId="68861B52" w14:textId="77777777" w:rsidR="00C975E4" w:rsidRDefault="00000000">
            <w:pPr>
              <w:keepNext w:val="0"/>
              <w:spacing w:after="0"/>
              <w:jc w:val="center"/>
            </w:pPr>
            <w:r>
              <w:rPr>
                <w:sz w:val="16"/>
              </w:rPr>
              <w:t>1.13 (1.05–1.19)</w:t>
            </w:r>
          </w:p>
        </w:tc>
        <w:tc>
          <w:tcPr>
            <w:tcW w:w="2268" w:type="dxa"/>
          </w:tcPr>
          <w:p w14:paraId="7BD30582" w14:textId="77777777" w:rsidR="00C975E4" w:rsidRDefault="00000000">
            <w:pPr>
              <w:keepNext w:val="0"/>
              <w:spacing w:after="0"/>
              <w:jc w:val="center"/>
            </w:pPr>
            <w:r>
              <w:rPr>
                <w:sz w:val="16"/>
              </w:rPr>
              <w:t>—</w:t>
            </w:r>
          </w:p>
        </w:tc>
      </w:tr>
      <w:tr w:rsidR="00C975E4" w14:paraId="54ABB3D7" w14:textId="77777777">
        <w:trPr>
          <w:cantSplit/>
        </w:trPr>
        <w:tc>
          <w:tcPr>
            <w:tcW w:w="2268" w:type="dxa"/>
            <w:gridSpan w:val="3"/>
          </w:tcPr>
          <w:p w14:paraId="040526BC" w14:textId="77777777" w:rsidR="00C975E4" w:rsidRDefault="00000000">
            <w:pPr>
              <w:keepNext w:val="0"/>
              <w:spacing w:after="0"/>
            </w:pPr>
            <w:r>
              <w:rPr>
                <w:b/>
                <w:sz w:val="16"/>
              </w:rPr>
              <w:t>Effect modification (adjusted for baseline grades; n=387)</w:t>
            </w:r>
          </w:p>
        </w:tc>
      </w:tr>
      <w:tr w:rsidR="00C975E4" w14:paraId="180BFC50" w14:textId="77777777">
        <w:trPr>
          <w:cantSplit/>
        </w:trPr>
        <w:tc>
          <w:tcPr>
            <w:tcW w:w="3402" w:type="dxa"/>
          </w:tcPr>
          <w:p w14:paraId="5A1F2C20" w14:textId="77777777" w:rsidR="00C975E4" w:rsidRDefault="00000000">
            <w:pPr>
              <w:keepNext w:val="0"/>
              <w:spacing w:after="0"/>
            </w:pPr>
            <w:r>
              <w:rPr>
                <w:sz w:val="16"/>
              </w:rPr>
              <w:t>SR at 1 month</w:t>
            </w:r>
          </w:p>
        </w:tc>
        <w:tc>
          <w:tcPr>
            <w:tcW w:w="2835" w:type="dxa"/>
          </w:tcPr>
          <w:p w14:paraId="78ECAC7A" w14:textId="77777777" w:rsidR="00C975E4" w:rsidRDefault="00000000">
            <w:pPr>
              <w:keepNext w:val="0"/>
              <w:spacing w:after="0"/>
              <w:jc w:val="center"/>
            </w:pPr>
            <w:r>
              <w:rPr>
                <w:sz w:val="16"/>
              </w:rPr>
              <w:t>5.78 (3.34–9.98)</w:t>
            </w:r>
          </w:p>
        </w:tc>
        <w:tc>
          <w:tcPr>
            <w:tcW w:w="2268" w:type="dxa"/>
          </w:tcPr>
          <w:p w14:paraId="2AA1B0E5" w14:textId="77777777" w:rsidR="00C975E4" w:rsidRDefault="00000000">
            <w:pPr>
              <w:keepNext w:val="0"/>
              <w:spacing w:after="0"/>
              <w:jc w:val="center"/>
            </w:pPr>
            <w:r>
              <w:rPr>
                <w:sz w:val="16"/>
              </w:rPr>
              <w:t>&lt;0.001</w:t>
            </w:r>
          </w:p>
        </w:tc>
      </w:tr>
      <w:tr w:rsidR="00C975E4" w14:paraId="287DAAF1" w14:textId="77777777">
        <w:trPr>
          <w:cantSplit/>
        </w:trPr>
        <w:tc>
          <w:tcPr>
            <w:tcW w:w="3402" w:type="dxa"/>
          </w:tcPr>
          <w:p w14:paraId="1EDB489B" w14:textId="77777777" w:rsidR="00C975E4" w:rsidRDefault="00000000">
            <w:pPr>
              <w:keepNext w:val="0"/>
              <w:spacing w:after="0"/>
            </w:pPr>
            <w:r>
              <w:rPr>
                <w:sz w:val="16"/>
              </w:rPr>
              <w:t>No SR at 1 month</w:t>
            </w:r>
          </w:p>
        </w:tc>
        <w:tc>
          <w:tcPr>
            <w:tcW w:w="2835" w:type="dxa"/>
          </w:tcPr>
          <w:p w14:paraId="5D7D16FB" w14:textId="77777777" w:rsidR="00C975E4" w:rsidRDefault="00000000">
            <w:pPr>
              <w:keepNext w:val="0"/>
              <w:spacing w:after="0"/>
              <w:jc w:val="center"/>
            </w:pPr>
            <w:r>
              <w:rPr>
                <w:sz w:val="16"/>
              </w:rPr>
              <w:t>2.12 (0.93–4.84)</w:t>
            </w:r>
          </w:p>
        </w:tc>
        <w:tc>
          <w:tcPr>
            <w:tcW w:w="2268" w:type="dxa"/>
          </w:tcPr>
          <w:p w14:paraId="22E78FA0" w14:textId="77777777" w:rsidR="00C975E4" w:rsidRDefault="00000000">
            <w:pPr>
              <w:keepNext w:val="0"/>
              <w:spacing w:after="0"/>
              <w:jc w:val="center"/>
            </w:pPr>
            <w:r>
              <w:rPr>
                <w:sz w:val="16"/>
              </w:rPr>
              <w:t>0.075</w:t>
            </w:r>
          </w:p>
        </w:tc>
      </w:tr>
      <w:tr w:rsidR="00C975E4" w14:paraId="1D795B38" w14:textId="77777777">
        <w:trPr>
          <w:cantSplit/>
        </w:trPr>
        <w:tc>
          <w:tcPr>
            <w:tcW w:w="3402" w:type="dxa"/>
          </w:tcPr>
          <w:p w14:paraId="7813B3C4" w14:textId="77777777" w:rsidR="00C975E4" w:rsidRDefault="00000000">
            <w:pPr>
              <w:keepNext w:val="0"/>
              <w:spacing w:after="0"/>
            </w:pPr>
            <w:r>
              <w:rPr>
                <w:sz w:val="16"/>
              </w:rPr>
              <w:t>Ratio of ORs (SR × MR improvement)</w:t>
            </w:r>
          </w:p>
        </w:tc>
        <w:tc>
          <w:tcPr>
            <w:tcW w:w="2835" w:type="dxa"/>
          </w:tcPr>
          <w:p w14:paraId="26E46CB4" w14:textId="77777777" w:rsidR="00C975E4" w:rsidRDefault="00000000">
            <w:pPr>
              <w:keepNext w:val="0"/>
              <w:spacing w:after="0"/>
              <w:jc w:val="center"/>
            </w:pPr>
            <w:r>
              <w:rPr>
                <w:sz w:val="16"/>
              </w:rPr>
              <w:t>2.73 (1.01–7.36)</w:t>
            </w:r>
          </w:p>
        </w:tc>
        <w:tc>
          <w:tcPr>
            <w:tcW w:w="2268" w:type="dxa"/>
          </w:tcPr>
          <w:p w14:paraId="242AEAAB" w14:textId="77777777" w:rsidR="00C975E4" w:rsidRDefault="00000000">
            <w:pPr>
              <w:keepNext w:val="0"/>
              <w:spacing w:after="0"/>
              <w:jc w:val="center"/>
            </w:pPr>
            <w:r>
              <w:rPr>
                <w:sz w:val="16"/>
              </w:rPr>
              <w:t>0.048</w:t>
            </w:r>
          </w:p>
        </w:tc>
      </w:tr>
      <w:tr w:rsidR="00C975E4" w14:paraId="4A92D848" w14:textId="77777777">
        <w:trPr>
          <w:cantSplit/>
        </w:trPr>
        <w:tc>
          <w:tcPr>
            <w:tcW w:w="3402" w:type="dxa"/>
          </w:tcPr>
          <w:p w14:paraId="53AD368E" w14:textId="77777777" w:rsidR="00C975E4" w:rsidRDefault="00000000">
            <w:pPr>
              <w:keepNext w:val="0"/>
              <w:spacing w:after="0"/>
            </w:pPr>
            <w:r>
              <w:rPr>
                <w:sz w:val="16"/>
              </w:rPr>
              <w:t>Ratio of ORs, additionally adjusted for the 12 factors</w:t>
            </w:r>
          </w:p>
        </w:tc>
        <w:tc>
          <w:tcPr>
            <w:tcW w:w="2835" w:type="dxa"/>
          </w:tcPr>
          <w:p w14:paraId="3712BCCE" w14:textId="77777777" w:rsidR="00C975E4" w:rsidRDefault="00000000">
            <w:pPr>
              <w:keepNext w:val="0"/>
              <w:spacing w:after="0"/>
              <w:jc w:val="center"/>
            </w:pPr>
            <w:r>
              <w:rPr>
                <w:sz w:val="16"/>
              </w:rPr>
              <w:t>3.01 (1.04–8.72)</w:t>
            </w:r>
          </w:p>
        </w:tc>
        <w:tc>
          <w:tcPr>
            <w:tcW w:w="2268" w:type="dxa"/>
          </w:tcPr>
          <w:p w14:paraId="64E1EECB" w14:textId="77777777" w:rsidR="00C975E4" w:rsidRDefault="00000000">
            <w:pPr>
              <w:keepNext w:val="0"/>
              <w:spacing w:after="0"/>
              <w:jc w:val="center"/>
            </w:pPr>
            <w:r>
              <w:rPr>
                <w:sz w:val="16"/>
              </w:rPr>
              <w:t>0.042</w:t>
            </w:r>
          </w:p>
        </w:tc>
      </w:tr>
      <w:tr w:rsidR="00C975E4" w14:paraId="43FB047C" w14:textId="77777777">
        <w:trPr>
          <w:cantSplit/>
        </w:trPr>
        <w:tc>
          <w:tcPr>
            <w:tcW w:w="3402" w:type="dxa"/>
          </w:tcPr>
          <w:p w14:paraId="7E8029A1" w14:textId="77777777" w:rsidR="00C975E4" w:rsidRDefault="00000000">
            <w:pPr>
              <w:keepNext w:val="0"/>
              <w:spacing w:after="0"/>
            </w:pPr>
            <w:r>
              <w:rPr>
                <w:sz w:val="16"/>
              </w:rPr>
              <w:t>Paroxysmal AF (n=109)</w:t>
            </w:r>
          </w:p>
        </w:tc>
        <w:tc>
          <w:tcPr>
            <w:tcW w:w="2835" w:type="dxa"/>
          </w:tcPr>
          <w:p w14:paraId="15C9FFC6" w14:textId="77777777" w:rsidR="00C975E4" w:rsidRDefault="00000000">
            <w:pPr>
              <w:keepNext w:val="0"/>
              <w:spacing w:after="0"/>
              <w:jc w:val="center"/>
            </w:pPr>
            <w:r>
              <w:rPr>
                <w:sz w:val="16"/>
              </w:rPr>
              <w:t>4.10 (1.77–9.50)</w:t>
            </w:r>
          </w:p>
        </w:tc>
        <w:tc>
          <w:tcPr>
            <w:tcW w:w="2268" w:type="dxa"/>
          </w:tcPr>
          <w:p w14:paraId="01661332" w14:textId="77777777" w:rsidR="00C975E4" w:rsidRDefault="00000000">
            <w:pPr>
              <w:keepNext w:val="0"/>
              <w:spacing w:after="0"/>
              <w:jc w:val="center"/>
            </w:pPr>
            <w:r>
              <w:rPr>
                <w:sz w:val="16"/>
              </w:rPr>
              <w:t>0.001</w:t>
            </w:r>
          </w:p>
        </w:tc>
      </w:tr>
      <w:tr w:rsidR="00C975E4" w14:paraId="5ED06399" w14:textId="77777777">
        <w:trPr>
          <w:cantSplit/>
        </w:trPr>
        <w:tc>
          <w:tcPr>
            <w:tcW w:w="3402" w:type="dxa"/>
          </w:tcPr>
          <w:p w14:paraId="0FE7E00B" w14:textId="77777777" w:rsidR="00C975E4" w:rsidRDefault="00000000">
            <w:pPr>
              <w:keepNext w:val="0"/>
              <w:spacing w:after="0"/>
            </w:pPr>
            <w:r>
              <w:rPr>
                <w:sz w:val="16"/>
              </w:rPr>
              <w:t>Persistent AF (n=278)</w:t>
            </w:r>
          </w:p>
        </w:tc>
        <w:tc>
          <w:tcPr>
            <w:tcW w:w="2835" w:type="dxa"/>
          </w:tcPr>
          <w:p w14:paraId="4D8AC084" w14:textId="77777777" w:rsidR="00C975E4" w:rsidRDefault="00000000">
            <w:pPr>
              <w:keepNext w:val="0"/>
              <w:spacing w:after="0"/>
              <w:jc w:val="center"/>
            </w:pPr>
            <w:r>
              <w:rPr>
                <w:sz w:val="16"/>
              </w:rPr>
              <w:t>5.32 (3.12–9.07)</w:t>
            </w:r>
          </w:p>
        </w:tc>
        <w:tc>
          <w:tcPr>
            <w:tcW w:w="2268" w:type="dxa"/>
          </w:tcPr>
          <w:p w14:paraId="5F085C78" w14:textId="77777777" w:rsidR="00C975E4" w:rsidRDefault="00000000">
            <w:pPr>
              <w:keepNext w:val="0"/>
              <w:spacing w:after="0"/>
              <w:jc w:val="center"/>
            </w:pPr>
            <w:r>
              <w:rPr>
                <w:sz w:val="16"/>
              </w:rPr>
              <w:t>&lt;0.001</w:t>
            </w:r>
          </w:p>
        </w:tc>
      </w:tr>
      <w:tr w:rsidR="00C975E4" w14:paraId="6E8FE386" w14:textId="77777777">
        <w:trPr>
          <w:cantSplit/>
        </w:trPr>
        <w:tc>
          <w:tcPr>
            <w:tcW w:w="3402" w:type="dxa"/>
          </w:tcPr>
          <w:p w14:paraId="7B89D605" w14:textId="77777777" w:rsidR="00C975E4" w:rsidRDefault="00000000">
            <w:pPr>
              <w:keepNext w:val="0"/>
              <w:spacing w:after="0"/>
            </w:pPr>
            <w:r>
              <w:rPr>
                <w:sz w:val="16"/>
              </w:rPr>
              <w:t>Both valves grade ≥2 (n=98)</w:t>
            </w:r>
          </w:p>
        </w:tc>
        <w:tc>
          <w:tcPr>
            <w:tcW w:w="2835" w:type="dxa"/>
          </w:tcPr>
          <w:p w14:paraId="71E47E2A" w14:textId="77777777" w:rsidR="00C975E4" w:rsidRDefault="00000000">
            <w:pPr>
              <w:keepNext w:val="0"/>
              <w:spacing w:after="0"/>
              <w:jc w:val="center"/>
            </w:pPr>
            <w:r>
              <w:rPr>
                <w:sz w:val="16"/>
              </w:rPr>
              <w:t>6.39 (2.57–15.89)</w:t>
            </w:r>
          </w:p>
        </w:tc>
        <w:tc>
          <w:tcPr>
            <w:tcW w:w="2268" w:type="dxa"/>
          </w:tcPr>
          <w:p w14:paraId="65C9174D" w14:textId="77777777" w:rsidR="00C975E4" w:rsidRDefault="00000000">
            <w:pPr>
              <w:keepNext w:val="0"/>
              <w:spacing w:after="0"/>
              <w:jc w:val="center"/>
            </w:pPr>
            <w:r>
              <w:rPr>
                <w:sz w:val="16"/>
              </w:rPr>
              <w:t>&lt;0.001</w:t>
            </w:r>
          </w:p>
        </w:tc>
      </w:tr>
    </w:tbl>
    <w:p w14:paraId="211883DE" w14:textId="77777777" w:rsidR="00C975E4" w:rsidRDefault="00000000">
      <w:pPr>
        <w:spacing w:before="60"/>
      </w:pPr>
      <w:r>
        <w:rPr>
          <w:sz w:val="17"/>
        </w:rPr>
        <w:t xml:space="preserve">combined MR/TR, n=387. Improvement was a ≥1-grade (or ≥1-level) reduction on the stated scale. The primary mapping assigns mild-to-moderate regurgitation to grade 2; the alternative mapping assigns it to grade 1; the original scale has 8 levels (none/trace to very severe). Percentages use Wilson 95% CIs. The observed/expected ratio compares observed joint improvement with the product of the marginal MR and TR improvement probabilities (95% CI from 5,000 bootstrap resamples; for the primary mapping, the CI of the main analysis, Figure </w:t>
      </w:r>
      <w:r>
        <w:rPr>
          <w:sz w:val="17"/>
        </w:rPr>
        <w:t xml:space="preserve">3B</w:t>
      </w:r>
      <w:r>
        <w:rPr>
          <w:sz w:val="17"/>
        </w:rPr>
        <w:t xml:space="preserve">). ORs use Woolf 95% CIs; all Fisher exact P&lt;0.001. For stratified analyses, strata were defined by the baseline MR and TR levels on the same scale (primary and alternative mapping, 10 strata; original scale, 30 strata); strata without variation in either response were uninformative for the Mantel–Haenszel OR (Robins–Breslow–Greenland 95% CI). The stratum-standardized observed/expected ratio divides observed joint improvement by the sum over strata of n × P(MR improved) × P(TR improved). Strata with few patients are shown descriptively. Conditional analyses (post hoc): logistic regression of TR improvement on MR improvement in combined MR/TR with the covariates added sequentially (12 factors and imputation as in Table S6; SR, LA, RA, and TRV changes as in Table S</w:t>
      </w:r>
      <w:r>
        <w:rPr>
          <w:sz w:val="17"/>
        </w:rPr>
        <w:t xml:space="preserve">8</w:t>
      </w:r>
      <w:r>
        <w:rPr>
          <w:sz w:val="17"/>
        </w:rPr>
        <w:t xml:space="preserve">), with patient-clustered standard errors pooled by Rubin’s rules; sequential models are compared within fixed samples (376 procedures with LA and RA measurements at both time points; 346 when TRV change was added), and all observed/expected ratios in this part come from the same 2,000 patient-level bootstrap samples (the marginal CI in the main text, 1.25–1.47, is from the primary 5,000-sample bootstrap); the conditional observed/expected ratio divides observed joint improvement by the sum of the products of the predicted probabilities of MR and TR improvement from separate models with the same covariates. Effect modification by SR was tested with an MR improvement × SR interaction term. AF indicates atrial fibrillation; LA, left atrial; RA, right atrial; SR, sinus rhythm; TRV, peak tricuspid regurgitant velocity. MR indicates mitral regurgitation; OR, odds ratio; TR, tricuspid regurgitation.</w:t>
      </w:r>
    </w:p>
    <w:p w14:paraId="44879C9C" w14:textId="77777777" w:rsidR="00C975E4" w:rsidRDefault="00C975E4">
      <w:pPr>
        <w:sectPr w:rsidR="00C975E4">
          <w:pgSz w:w="16838" w:h="11906" w:orient="landscape"/>
          <w:pgMar w:top="1020" w:right="1020" w:bottom="1020" w:left="1020" w:header="720" w:footer="720" w:gutter="0"/>
          <w:cols w:space="720"/>
          <w:docGrid w:linePitch="360"/>
        </w:sectPr>
      </w:pPr>
    </w:p>
    <w:p w14:paraId="218FF905" w14:textId="77777777" w:rsidR="00C975E4" w:rsidRDefault="00000000">
      <w:pPr>
        <w:keepNext/>
        <w:spacing w:after="80"/>
      </w:pPr>
      <w:r>
        <w:rPr>
          <w:b/>
        </w:rPr>
        <w:t xml:space="preserve">Table </w:t>
      </w:r>
      <w:r>
        <w:rPr>
          <w:b/>
        </w:rPr>
        <w:t xml:space="preserve">S</w:t>
      </w:r>
      <w:r>
        <w:rPr>
          <w:b/>
        </w:rPr>
        <w:t xml:space="preserve">8</w:t>
      </w:r>
      <w:r>
        <w:rPr>
          <w:b/>
        </w:rPr>
        <w:t xml:space="preserve">.</w:t>
      </w:r>
      <w:r>
        <w:rPr>
          <w:b/>
        </w:rPr>
        <w:t xml:space="preserve"> Concurrent correlates of improvement at 1 month: sinus rhythm, chamber size change, </w:t>
      </w:r>
      <w:r>
        <w:rPr>
          <w:b/>
        </w:rPr>
        <w:t xml:space="preserve">side specificity of atrial remodeling</w:t>
      </w:r>
      <w:r>
        <w:rPr>
          <w:b/>
        </w:rPr>
        <w:t xml:space="preserve">, and joint response by extent of atrial reduction</w:t>
      </w:r>
    </w:p>
    <w:tbl>
      <w:tblPr>
        <w:tblW w:w="8505" w:type="dxa"/>
        <w:tblLayout w:type="fixed"/>
        <w:tblLook w:val="04A0" w:firstRow="1" w:lastRow="0" w:firstColumn="1" w:lastColumn="0" w:noHBand="0" w:noVBand="1"/>
      </w:tblPr>
      <w:tblGrid>
        <w:gridCol w:w="3402"/>
        <w:gridCol w:w="2835"/>
        <w:gridCol w:w="2268"/>
      </w:tblGrid>
      <w:tr w:rsidR="00C975E4" w14:paraId="2B9E00CA" w14:textId="77777777">
        <w:trPr>
          <w:cantSplit/>
        </w:trPr>
        <w:tc>
          <w:tcPr>
            <w:tcW w:w="3402" w:type="dxa"/>
            <w:tcBorders>
              <w:top w:val="single" w:sz="8" w:space="0" w:color="000000"/>
              <w:bottom w:val="single" w:sz="8" w:space="0" w:color="000000"/>
            </w:tcBorders>
          </w:tcPr>
          <w:p w14:paraId="2B510152" w14:textId="77777777" w:rsidR="00C975E4" w:rsidRDefault="00000000">
            <w:pPr>
              <w:keepNext/>
              <w:spacing w:after="0"/>
            </w:pPr>
            <w:r>
              <w:rPr>
                <w:b/>
                <w:sz w:val="16"/>
              </w:rPr>
              <w:t>Valve: subgroup</w:t>
            </w:r>
          </w:p>
        </w:tc>
        <w:tc>
          <w:tcPr>
            <w:tcW w:w="2835" w:type="dxa"/>
            <w:tcBorders>
              <w:top w:val="single" w:sz="8" w:space="0" w:color="000000"/>
              <w:bottom w:val="single" w:sz="8" w:space="0" w:color="000000"/>
            </w:tcBorders>
          </w:tcPr>
          <w:p w14:paraId="5DAC6BB9"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3AAD763E" w14:textId="77777777" w:rsidR="00C975E4" w:rsidRDefault="00000000">
            <w:pPr>
              <w:keepNext/>
              <w:spacing w:after="0"/>
              <w:jc w:val="center"/>
            </w:pPr>
            <w:r>
              <w:rPr>
                <w:b/>
                <w:sz w:val="16"/>
              </w:rPr>
              <w:t>P</w:t>
            </w:r>
          </w:p>
        </w:tc>
      </w:tr>
      <w:tr w:rsidR="00C975E4" w14:paraId="453F6130" w14:textId="77777777">
        <w:trPr>
          <w:cantSplit/>
        </w:trPr>
        <w:tc>
          <w:tcPr>
            <w:tcW w:w="2268" w:type="dxa"/>
            <w:gridSpan w:val="3"/>
          </w:tcPr>
          <w:p w14:paraId="67911E2C" w14:textId="77777777" w:rsidR="00C975E4" w:rsidRDefault="00000000">
            <w:pPr>
              <w:keepNext w:val="0"/>
              <w:spacing w:after="0"/>
            </w:pPr>
            <w:r>
              <w:rPr>
                <w:b/>
                <w:sz w:val="16"/>
              </w:rPr>
              <w:t>A. SR at 1 month and improvement, OR (95% CI)</w:t>
            </w:r>
          </w:p>
        </w:tc>
      </w:tr>
      <w:tr w:rsidR="00C975E4" w14:paraId="0DCA102A" w14:textId="77777777">
        <w:trPr>
          <w:cantSplit/>
        </w:trPr>
        <w:tc>
          <w:tcPr>
            <w:tcW w:w="3402" w:type="dxa"/>
          </w:tcPr>
          <w:p w14:paraId="2B805B29" w14:textId="77777777" w:rsidR="00C975E4" w:rsidRDefault="00000000">
            <w:pPr>
              <w:keepNext w:val="0"/>
              <w:spacing w:after="0"/>
            </w:pPr>
            <w:r>
              <w:rPr>
                <w:sz w:val="16"/>
              </w:rPr>
              <w:t>MR: all</w:t>
            </w:r>
          </w:p>
        </w:tc>
        <w:tc>
          <w:tcPr>
            <w:tcW w:w="2835" w:type="dxa"/>
          </w:tcPr>
          <w:p w14:paraId="7635FCDF" w14:textId="77777777" w:rsidR="00C975E4" w:rsidRDefault="00000000">
            <w:pPr>
              <w:keepNext w:val="0"/>
              <w:spacing w:after="0"/>
              <w:jc w:val="center"/>
            </w:pPr>
            <w:r>
              <w:rPr>
                <w:sz w:val="16"/>
              </w:rPr>
              <w:t>2.48 (1.58–3.91)</w:t>
            </w:r>
          </w:p>
        </w:tc>
        <w:tc>
          <w:tcPr>
            <w:tcW w:w="2268" w:type="dxa"/>
          </w:tcPr>
          <w:p w14:paraId="1032F412" w14:textId="77777777" w:rsidR="00C975E4" w:rsidRDefault="00000000">
            <w:pPr>
              <w:keepNext w:val="0"/>
              <w:spacing w:after="0"/>
              <w:jc w:val="center"/>
            </w:pPr>
            <w:r>
              <w:rPr>
                <w:sz w:val="16"/>
              </w:rPr>
              <w:t>&lt;0.001</w:t>
            </w:r>
          </w:p>
        </w:tc>
      </w:tr>
      <w:tr w:rsidR="00C975E4" w14:paraId="6E531438" w14:textId="77777777">
        <w:trPr>
          <w:cantSplit/>
        </w:trPr>
        <w:tc>
          <w:tcPr>
            <w:tcW w:w="3402" w:type="dxa"/>
          </w:tcPr>
          <w:p w14:paraId="1BDAC286" w14:textId="77777777" w:rsidR="00C975E4" w:rsidRDefault="00000000">
            <w:pPr>
              <w:keepNext w:val="0"/>
              <w:spacing w:after="0"/>
            </w:pPr>
            <w:r>
              <w:rPr>
                <w:sz w:val="16"/>
              </w:rPr>
              <w:t>MR: paroxysmal AF</w:t>
            </w:r>
          </w:p>
        </w:tc>
        <w:tc>
          <w:tcPr>
            <w:tcW w:w="2835" w:type="dxa"/>
          </w:tcPr>
          <w:p w14:paraId="3265490D" w14:textId="77777777" w:rsidR="00C975E4" w:rsidRDefault="00000000">
            <w:pPr>
              <w:keepNext w:val="0"/>
              <w:spacing w:after="0"/>
              <w:jc w:val="center"/>
            </w:pPr>
            <w:r>
              <w:rPr>
                <w:sz w:val="16"/>
              </w:rPr>
              <w:t>1.90 (0.69–5.25)</w:t>
            </w:r>
          </w:p>
        </w:tc>
        <w:tc>
          <w:tcPr>
            <w:tcW w:w="2268" w:type="dxa"/>
          </w:tcPr>
          <w:p w14:paraId="72B03E4D" w14:textId="77777777" w:rsidR="00C975E4" w:rsidRDefault="00C975E4">
            <w:pPr>
              <w:keepNext w:val="0"/>
              <w:spacing w:after="0"/>
              <w:jc w:val="center"/>
            </w:pPr>
          </w:p>
        </w:tc>
      </w:tr>
      <w:tr w:rsidR="00C975E4" w14:paraId="4946C674" w14:textId="77777777">
        <w:trPr>
          <w:cantSplit/>
        </w:trPr>
        <w:tc>
          <w:tcPr>
            <w:tcW w:w="3402" w:type="dxa"/>
          </w:tcPr>
          <w:p w14:paraId="043B991D" w14:textId="77777777" w:rsidR="00C975E4" w:rsidRDefault="00000000">
            <w:pPr>
              <w:keepNext w:val="0"/>
              <w:spacing w:after="0"/>
            </w:pPr>
            <w:r>
              <w:rPr>
                <w:sz w:val="16"/>
              </w:rPr>
              <w:t>MR: persistent AF</w:t>
            </w:r>
          </w:p>
        </w:tc>
        <w:tc>
          <w:tcPr>
            <w:tcW w:w="2835" w:type="dxa"/>
          </w:tcPr>
          <w:p w14:paraId="7D6DAF3E" w14:textId="77777777" w:rsidR="00C975E4" w:rsidRDefault="00000000">
            <w:pPr>
              <w:keepNext w:val="0"/>
              <w:spacing w:after="0"/>
              <w:jc w:val="center"/>
            </w:pPr>
            <w:r>
              <w:rPr>
                <w:sz w:val="16"/>
              </w:rPr>
              <w:t>2.64 (1.60–4.34)</w:t>
            </w:r>
          </w:p>
        </w:tc>
        <w:tc>
          <w:tcPr>
            <w:tcW w:w="2268" w:type="dxa"/>
          </w:tcPr>
          <w:p w14:paraId="73E8E930" w14:textId="77777777" w:rsidR="00C975E4" w:rsidRDefault="00000000">
            <w:pPr>
              <w:keepNext w:val="0"/>
              <w:spacing w:after="0"/>
              <w:jc w:val="center"/>
            </w:pPr>
            <w:r>
              <w:rPr>
                <w:sz w:val="16"/>
              </w:rPr>
              <w:t>Interaction P=0.56</w:t>
            </w:r>
          </w:p>
        </w:tc>
      </w:tr>
      <w:tr w:rsidR="00C975E4" w14:paraId="659C1F29" w14:textId="77777777">
        <w:trPr>
          <w:cantSplit/>
        </w:trPr>
        <w:tc>
          <w:tcPr>
            <w:tcW w:w="3402" w:type="dxa"/>
          </w:tcPr>
          <w:p w14:paraId="3B383F43" w14:textId="77777777" w:rsidR="00C975E4" w:rsidRDefault="00000000">
            <w:pPr>
              <w:keepNext w:val="0"/>
              <w:spacing w:after="0"/>
            </w:pPr>
            <w:r>
              <w:rPr>
                <w:sz w:val="16"/>
              </w:rPr>
              <w:t>TR: all</w:t>
            </w:r>
          </w:p>
        </w:tc>
        <w:tc>
          <w:tcPr>
            <w:tcW w:w="2835" w:type="dxa"/>
          </w:tcPr>
          <w:p w14:paraId="77DFAF20" w14:textId="77777777" w:rsidR="00C975E4" w:rsidRDefault="00000000">
            <w:pPr>
              <w:keepNext w:val="0"/>
              <w:spacing w:after="0"/>
              <w:jc w:val="center"/>
            </w:pPr>
            <w:r>
              <w:rPr>
                <w:sz w:val="16"/>
              </w:rPr>
              <w:t>3.97 (2.58–6.10)</w:t>
            </w:r>
          </w:p>
        </w:tc>
        <w:tc>
          <w:tcPr>
            <w:tcW w:w="2268" w:type="dxa"/>
          </w:tcPr>
          <w:p w14:paraId="5B4E4AE5" w14:textId="77777777" w:rsidR="00C975E4" w:rsidRDefault="00000000">
            <w:pPr>
              <w:keepNext w:val="0"/>
              <w:spacing w:after="0"/>
              <w:jc w:val="center"/>
            </w:pPr>
            <w:r>
              <w:rPr>
                <w:sz w:val="16"/>
              </w:rPr>
              <w:t>&lt;0.001</w:t>
            </w:r>
          </w:p>
        </w:tc>
      </w:tr>
      <w:tr w:rsidR="00C975E4" w14:paraId="0704C188" w14:textId="77777777">
        <w:trPr>
          <w:cantSplit/>
        </w:trPr>
        <w:tc>
          <w:tcPr>
            <w:tcW w:w="3402" w:type="dxa"/>
          </w:tcPr>
          <w:p w14:paraId="31645E48" w14:textId="77777777" w:rsidR="00C975E4" w:rsidRDefault="00000000">
            <w:pPr>
              <w:keepNext w:val="0"/>
              <w:spacing w:after="0"/>
            </w:pPr>
            <w:r>
              <w:rPr>
                <w:sz w:val="16"/>
              </w:rPr>
              <w:t>TR: paroxysmal AF</w:t>
            </w:r>
          </w:p>
        </w:tc>
        <w:tc>
          <w:tcPr>
            <w:tcW w:w="2835" w:type="dxa"/>
          </w:tcPr>
          <w:p w14:paraId="7281C9B1" w14:textId="77777777" w:rsidR="00C975E4" w:rsidRDefault="00000000">
            <w:pPr>
              <w:keepNext w:val="0"/>
              <w:spacing w:after="0"/>
              <w:jc w:val="center"/>
            </w:pPr>
            <w:r>
              <w:rPr>
                <w:sz w:val="16"/>
              </w:rPr>
              <w:t>0.91 (0.40–2.07)</w:t>
            </w:r>
          </w:p>
        </w:tc>
        <w:tc>
          <w:tcPr>
            <w:tcW w:w="2268" w:type="dxa"/>
          </w:tcPr>
          <w:p w14:paraId="78238DD3" w14:textId="77777777" w:rsidR="00C975E4" w:rsidRDefault="00C975E4">
            <w:pPr>
              <w:keepNext w:val="0"/>
              <w:spacing w:after="0"/>
              <w:jc w:val="center"/>
            </w:pPr>
          </w:p>
        </w:tc>
      </w:tr>
      <w:tr w:rsidR="00C975E4" w14:paraId="0B1341BD" w14:textId="77777777">
        <w:trPr>
          <w:cantSplit/>
        </w:trPr>
        <w:tc>
          <w:tcPr>
            <w:tcW w:w="3402" w:type="dxa"/>
          </w:tcPr>
          <w:p w14:paraId="5C8124D8" w14:textId="77777777" w:rsidR="00C975E4" w:rsidRDefault="00000000">
            <w:pPr>
              <w:keepNext w:val="0"/>
              <w:spacing w:after="0"/>
            </w:pPr>
            <w:r>
              <w:rPr>
                <w:sz w:val="16"/>
              </w:rPr>
              <w:t>TR: persistent AF</w:t>
            </w:r>
          </w:p>
        </w:tc>
        <w:tc>
          <w:tcPr>
            <w:tcW w:w="2835" w:type="dxa"/>
          </w:tcPr>
          <w:p w14:paraId="616F5346" w14:textId="77777777" w:rsidR="00C975E4" w:rsidRDefault="00000000">
            <w:pPr>
              <w:keepNext w:val="0"/>
              <w:spacing w:after="0"/>
              <w:jc w:val="center"/>
            </w:pPr>
            <w:r>
              <w:rPr>
                <w:sz w:val="16"/>
              </w:rPr>
              <w:t>5.81 (3.62–9.33)</w:t>
            </w:r>
          </w:p>
        </w:tc>
        <w:tc>
          <w:tcPr>
            <w:tcW w:w="2268" w:type="dxa"/>
          </w:tcPr>
          <w:p w14:paraId="06DA9859" w14:textId="77777777" w:rsidR="00C975E4" w:rsidRDefault="00000000">
            <w:pPr>
              <w:keepNext w:val="0"/>
              <w:spacing w:after="0"/>
              <w:jc w:val="center"/>
            </w:pPr>
            <w:r>
              <w:rPr>
                <w:sz w:val="16"/>
              </w:rPr>
              <w:t>Interaction P&lt;0.001</w:t>
            </w:r>
          </w:p>
        </w:tc>
      </w:tr>
      <w:tr w:rsidR="00C975E4" w14:paraId="6D467A66" w14:textId="77777777">
        <w:trPr>
          <w:cantSplit/>
        </w:trPr>
        <w:tc>
          <w:tcPr>
            <w:tcW w:w="3402" w:type="dxa"/>
            <w:tcBorders>
              <w:bottom w:val="single" w:sz="8" w:space="0" w:color="000000"/>
            </w:tcBorders>
          </w:tcPr>
          <w:p w14:paraId="7CCD93FF" w14:textId="77777777" w:rsidR="00C975E4" w:rsidRDefault="00000000">
            <w:pPr>
              <w:keepNext w:val="0"/>
              <w:spacing w:after="0"/>
            </w:pPr>
            <w:r>
              <w:rPr>
                <w:sz w:val="16"/>
              </w:rPr>
              <w:t>Factor × valve interaction</w:t>
            </w:r>
          </w:p>
        </w:tc>
        <w:tc>
          <w:tcPr>
            <w:tcW w:w="2835" w:type="dxa"/>
            <w:tcBorders>
              <w:bottom w:val="single" w:sz="8" w:space="0" w:color="000000"/>
            </w:tcBorders>
          </w:tcPr>
          <w:p w14:paraId="75B3A182" w14:textId="77777777" w:rsidR="00C975E4" w:rsidRDefault="00C975E4">
            <w:pPr>
              <w:keepNext w:val="0"/>
              <w:spacing w:after="0"/>
              <w:jc w:val="center"/>
            </w:pPr>
          </w:p>
        </w:tc>
        <w:tc>
          <w:tcPr>
            <w:tcW w:w="2268" w:type="dxa"/>
            <w:tcBorders>
              <w:bottom w:val="single" w:sz="8" w:space="0" w:color="000000"/>
            </w:tcBorders>
          </w:tcPr>
          <w:p w14:paraId="0747EC72" w14:textId="77777777" w:rsidR="00C975E4" w:rsidRDefault="00000000">
            <w:pPr>
              <w:keepNext w:val="0"/>
              <w:spacing w:after="0"/>
              <w:jc w:val="center"/>
            </w:pPr>
            <w:r>
              <w:rPr>
                <w:sz w:val="16"/>
              </w:rPr>
              <w:t>0.12</w:t>
            </w:r>
          </w:p>
        </w:tc>
      </w:tr>
    </w:tbl>
    <w:tbl>
      <w:tblPr>
        <w:tblW w:w="8505" w:type="dxa"/>
        <w:tblLayout w:type="fixed"/>
        <w:tblLook w:val="04A0" w:firstRow="1" w:lastRow="0" w:firstColumn="1" w:lastColumn="0" w:noHBand="0" w:noVBand="1"/>
      </w:tblPr>
      <w:tblGrid>
        <w:gridCol w:w="3402"/>
        <w:gridCol w:w="2835"/>
        <w:gridCol w:w="2268"/>
      </w:tblGrid>
      <w:tr w:rsidR="00C975E4" w14:paraId="7047D541" w14:textId="77777777">
        <w:trPr>
          <w:cantSplit/>
          <w:tblHeader/>
        </w:trPr>
        <w:tc>
          <w:tcPr>
            <w:tcW w:w="3402" w:type="dxa"/>
            <w:tcBorders>
              <w:top w:val="single" w:sz="8" w:space="0" w:color="000000"/>
              <w:bottom w:val="single" w:sz="8" w:space="0" w:color="000000"/>
            </w:tcBorders>
          </w:tcPr>
          <w:p w14:paraId="7DE94F31" w14:textId="77777777" w:rsidR="00C975E4" w:rsidRDefault="00000000">
            <w:pPr>
              <w:keepNext/>
              <w:spacing w:after="0"/>
            </w:pPr>
            <w:r>
              <w:rPr>
                <w:b/>
                <w:sz w:val="16"/>
              </w:rPr>
              <w:t>Response state</w:t>
            </w:r>
          </w:p>
        </w:tc>
        <w:tc>
          <w:tcPr>
            <w:tcW w:w="2835" w:type="dxa"/>
            <w:tcBorders>
              <w:top w:val="single" w:sz="8" w:space="0" w:color="000000"/>
              <w:bottom w:val="single" w:sz="8" w:space="0" w:color="000000"/>
            </w:tcBorders>
          </w:tcPr>
          <w:p w14:paraId="7A9017AA" w14:textId="77777777" w:rsidR="00C975E4" w:rsidRDefault="00000000">
            <w:pPr>
              <w:keepNext/>
              <w:spacing w:after="0"/>
              <w:jc w:val="center"/>
            </w:pPr>
            <w:r>
              <w:rPr>
                <w:b/>
                <w:sz w:val="16"/>
              </w:rPr>
              <w:t xml:space="preserve">Relative</w:t>
            </w:r>
            <w:r>
              <w:rPr>
                <w:b/>
                <w:sz w:val="16"/>
              </w:rPr>
              <w:t xml:space="preserve"> risk ratio</w:t>
            </w:r>
            <w:r>
              <w:rPr>
                <w:b/>
                <w:sz w:val="16"/>
              </w:rPr>
              <w:t xml:space="preserve"> vs neither (95% CI)</w:t>
            </w:r>
          </w:p>
        </w:tc>
        <w:tc>
          <w:tcPr>
            <w:tcW w:w="2268" w:type="dxa"/>
            <w:tcBorders>
              <w:top w:val="single" w:sz="8" w:space="0" w:color="000000"/>
              <w:bottom w:val="single" w:sz="8" w:space="0" w:color="000000"/>
            </w:tcBorders>
          </w:tcPr>
          <w:p w14:paraId="04E8C12F" w14:textId="77777777" w:rsidR="00C975E4" w:rsidRDefault="00000000">
            <w:pPr>
              <w:keepNext/>
              <w:spacing w:after="0"/>
              <w:jc w:val="center"/>
            </w:pPr>
            <w:r>
              <w:rPr>
                <w:b/>
                <w:sz w:val="16"/>
              </w:rPr>
              <w:t>P</w:t>
            </w:r>
          </w:p>
        </w:tc>
      </w:tr>
      <w:tr w:rsidR="00C975E4" w14:paraId="6B6F48C3" w14:textId="77777777">
        <w:trPr>
          <w:cantSplit/>
        </w:trPr>
        <w:tc>
          <w:tcPr>
            <w:tcW w:w="2268" w:type="dxa"/>
            <w:gridSpan w:val="3"/>
          </w:tcPr>
          <w:p w14:paraId="0ECD0CC3" w14:textId="77777777" w:rsidR="00C975E4" w:rsidRDefault="00000000">
            <w:pPr>
              <w:keepNext w:val="0"/>
              <w:spacing w:after="0"/>
            </w:pPr>
            <w:r>
              <w:rPr>
                <w:b/>
                <w:sz w:val="16"/>
              </w:rPr>
              <w:t xml:space="preserve">B. </w:t>
            </w:r>
            <w:r>
              <w:rPr>
                <w:b/>
                <w:sz w:val="16"/>
              </w:rPr>
              <w:t xml:space="preserve">combined</w:t>
            </w:r>
            <w:r>
              <w:rPr>
                <w:b/>
                <w:sz w:val="16"/>
              </w:rPr>
              <w:t xml:space="preserve"> </w:t>
            </w:r>
            <w:r>
              <w:rPr>
                <w:b/>
                <w:sz w:val="16"/>
              </w:rPr>
              <w:t xml:space="preserve">MR/TR</w:t>
            </w:r>
            <w:r>
              <w:rPr>
                <w:b/>
                <w:sz w:val="16"/>
              </w:rPr>
              <w:t xml:space="preserve">: SR and joint response states (reference, neither valve improved)</w:t>
            </w:r>
          </w:p>
        </w:tc>
      </w:tr>
      <w:tr w:rsidR="00C975E4" w14:paraId="0EABFC0B" w14:textId="77777777">
        <w:trPr>
          <w:cantSplit/>
        </w:trPr>
        <w:tc>
          <w:tcPr>
            <w:tcW w:w="3402" w:type="dxa"/>
          </w:tcPr>
          <w:p w14:paraId="27475C53" w14:textId="77777777" w:rsidR="00C975E4" w:rsidRDefault="00000000">
            <w:pPr>
              <w:keepNext w:val="0"/>
              <w:spacing w:after="0"/>
            </w:pPr>
            <w:r>
              <w:rPr>
                <w:sz w:val="16"/>
              </w:rPr>
              <w:t>Both valves improved</w:t>
            </w:r>
          </w:p>
        </w:tc>
        <w:tc>
          <w:tcPr>
            <w:tcW w:w="2835" w:type="dxa"/>
          </w:tcPr>
          <w:p w14:paraId="77AD9CD0" w14:textId="77777777" w:rsidR="00C975E4" w:rsidRDefault="00000000">
            <w:pPr>
              <w:keepNext w:val="0"/>
              <w:spacing w:after="0"/>
              <w:jc w:val="center"/>
            </w:pPr>
            <w:r>
              <w:rPr>
                <w:sz w:val="16"/>
              </w:rPr>
              <w:t>7.08 (3.74–13.41)</w:t>
            </w:r>
          </w:p>
        </w:tc>
        <w:tc>
          <w:tcPr>
            <w:tcW w:w="2268" w:type="dxa"/>
          </w:tcPr>
          <w:p w14:paraId="5A65CE66" w14:textId="77777777" w:rsidR="00C975E4" w:rsidRDefault="00000000">
            <w:pPr>
              <w:keepNext w:val="0"/>
              <w:spacing w:after="0"/>
              <w:jc w:val="center"/>
            </w:pPr>
            <w:r>
              <w:rPr>
                <w:sz w:val="16"/>
              </w:rPr>
              <w:t>&lt;0.001</w:t>
            </w:r>
          </w:p>
        </w:tc>
      </w:tr>
      <w:tr w:rsidR="00C975E4" w14:paraId="6964DA05" w14:textId="77777777">
        <w:trPr>
          <w:cantSplit/>
        </w:trPr>
        <w:tc>
          <w:tcPr>
            <w:tcW w:w="3402" w:type="dxa"/>
          </w:tcPr>
          <w:p w14:paraId="76F0F56E" w14:textId="77777777" w:rsidR="00C975E4" w:rsidRDefault="00000000">
            <w:pPr>
              <w:keepNext w:val="0"/>
              <w:spacing w:after="0"/>
            </w:pPr>
            <w:r>
              <w:rPr>
                <w:sz w:val="16"/>
              </w:rPr>
              <w:t>TR improved only</w:t>
            </w:r>
          </w:p>
        </w:tc>
        <w:tc>
          <w:tcPr>
            <w:tcW w:w="2835" w:type="dxa"/>
          </w:tcPr>
          <w:p w14:paraId="15046916" w14:textId="77777777" w:rsidR="00C975E4" w:rsidRDefault="00000000">
            <w:pPr>
              <w:keepNext w:val="0"/>
              <w:spacing w:after="0"/>
              <w:jc w:val="center"/>
            </w:pPr>
            <w:r>
              <w:rPr>
                <w:sz w:val="16"/>
              </w:rPr>
              <w:t>2.28 (1.14–4.57)</w:t>
            </w:r>
          </w:p>
        </w:tc>
        <w:tc>
          <w:tcPr>
            <w:tcW w:w="2268" w:type="dxa"/>
          </w:tcPr>
          <w:p w14:paraId="654028A9" w14:textId="77777777" w:rsidR="00C975E4" w:rsidRDefault="00000000">
            <w:pPr>
              <w:keepNext w:val="0"/>
              <w:spacing w:after="0"/>
              <w:jc w:val="center"/>
            </w:pPr>
            <w:r>
              <w:rPr>
                <w:sz w:val="16"/>
              </w:rPr>
              <w:t>0.020</w:t>
            </w:r>
          </w:p>
        </w:tc>
      </w:tr>
      <w:tr w:rsidR="00C975E4" w14:paraId="4C747ADC" w14:textId="77777777">
        <w:trPr>
          <w:cantSplit/>
        </w:trPr>
        <w:tc>
          <w:tcPr>
            <w:tcW w:w="3402" w:type="dxa"/>
            <w:tcBorders>
              <w:bottom w:val="single" w:sz="8" w:space="0" w:color="000000"/>
            </w:tcBorders>
          </w:tcPr>
          <w:p w14:paraId="5D0CF0F8" w14:textId="77777777" w:rsidR="00C975E4" w:rsidRDefault="00000000">
            <w:pPr>
              <w:keepNext w:val="0"/>
              <w:spacing w:after="0"/>
            </w:pPr>
            <w:r>
              <w:rPr>
                <w:sz w:val="16"/>
              </w:rPr>
              <w:t>MR improved only</w:t>
            </w:r>
          </w:p>
        </w:tc>
        <w:tc>
          <w:tcPr>
            <w:tcW w:w="2835" w:type="dxa"/>
            <w:tcBorders>
              <w:bottom w:val="single" w:sz="8" w:space="0" w:color="000000"/>
            </w:tcBorders>
          </w:tcPr>
          <w:p w14:paraId="54853D4C" w14:textId="77777777" w:rsidR="00C975E4" w:rsidRDefault="00000000">
            <w:pPr>
              <w:keepNext w:val="0"/>
              <w:spacing w:after="0"/>
              <w:jc w:val="center"/>
            </w:pPr>
            <w:r>
              <w:rPr>
                <w:sz w:val="16"/>
              </w:rPr>
              <w:t>0.89 (0.45–1.78)</w:t>
            </w:r>
          </w:p>
        </w:tc>
        <w:tc>
          <w:tcPr>
            <w:tcW w:w="2268" w:type="dxa"/>
            <w:tcBorders>
              <w:bottom w:val="single" w:sz="8" w:space="0" w:color="000000"/>
            </w:tcBorders>
          </w:tcPr>
          <w:p w14:paraId="168D7955" w14:textId="77777777" w:rsidR="00C975E4" w:rsidRDefault="00000000">
            <w:pPr>
              <w:keepNext w:val="0"/>
              <w:spacing w:after="0"/>
              <w:jc w:val="center"/>
            </w:pPr>
            <w:r>
              <w:rPr>
                <w:sz w:val="16"/>
              </w:rPr>
              <w:t>0.74</w:t>
            </w:r>
          </w:p>
        </w:tc>
      </w:tr>
    </w:tbl>
    <w:tbl>
      <w:tblPr>
        <w:tblW w:w="9072" w:type="dxa"/>
        <w:tblLayout w:type="fixed"/>
        <w:tblLook w:val="04A0" w:firstRow="1" w:lastRow="0" w:firstColumn="1" w:lastColumn="0" w:noHBand="0" w:noVBand="1"/>
      </w:tblPr>
      <w:tblGrid>
        <w:gridCol w:w="3403"/>
        <w:gridCol w:w="680"/>
        <w:gridCol w:w="2041"/>
        <w:gridCol w:w="907"/>
        <w:gridCol w:w="2041"/>
      </w:tblGrid>
      <w:tr w:rsidR="00C975E4" w14:paraId="71D66FCC" w14:textId="77777777">
        <w:trPr>
          <w:cantSplit/>
          <w:tblHeader/>
        </w:trPr>
        <w:tc>
          <w:tcPr>
            <w:tcW w:w="3402" w:type="dxa"/>
            <w:tcBorders>
              <w:top w:val="single" w:sz="8" w:space="0" w:color="000000"/>
              <w:bottom w:val="single" w:sz="8" w:space="0" w:color="000000"/>
            </w:tcBorders>
          </w:tcPr>
          <w:p w14:paraId="52E206F1" w14:textId="77777777" w:rsidR="00C975E4" w:rsidRDefault="00000000">
            <w:pPr>
              <w:keepNext/>
              <w:spacing w:after="0"/>
            </w:pPr>
            <w:r>
              <w:rPr>
                <w:b/>
                <w:sz w:val="16"/>
              </w:rPr>
              <w:t>Valve: 1-month change</w:t>
            </w:r>
          </w:p>
        </w:tc>
        <w:tc>
          <w:tcPr>
            <w:tcW w:w="680" w:type="dxa"/>
            <w:tcBorders>
              <w:top w:val="single" w:sz="8" w:space="0" w:color="000000"/>
              <w:bottom w:val="single" w:sz="8" w:space="0" w:color="000000"/>
            </w:tcBorders>
          </w:tcPr>
          <w:p w14:paraId="44313892" w14:textId="77777777" w:rsidR="00C975E4" w:rsidRDefault="00000000">
            <w:pPr>
              <w:keepNext/>
              <w:spacing w:after="0"/>
              <w:jc w:val="center"/>
            </w:pPr>
            <w:r>
              <w:rPr>
                <w:b/>
                <w:sz w:val="16"/>
              </w:rPr>
              <w:t>n</w:t>
            </w:r>
          </w:p>
        </w:tc>
        <w:tc>
          <w:tcPr>
            <w:tcW w:w="2041" w:type="dxa"/>
            <w:tcBorders>
              <w:top w:val="single" w:sz="8" w:space="0" w:color="000000"/>
              <w:bottom w:val="single" w:sz="8" w:space="0" w:color="000000"/>
            </w:tcBorders>
          </w:tcPr>
          <w:p w14:paraId="2F541DE5" w14:textId="77777777" w:rsidR="00C975E4" w:rsidRDefault="00000000">
            <w:pPr>
              <w:keepNext/>
              <w:spacing w:after="0"/>
              <w:jc w:val="center"/>
            </w:pPr>
            <w:r>
              <w:rPr>
                <w:b/>
                <w:sz w:val="16"/>
              </w:rPr>
              <w:t>OR (95% CI)</w:t>
            </w:r>
          </w:p>
        </w:tc>
        <w:tc>
          <w:tcPr>
            <w:tcW w:w="907" w:type="dxa"/>
            <w:tcBorders>
              <w:top w:val="single" w:sz="8" w:space="0" w:color="000000"/>
              <w:bottom w:val="single" w:sz="8" w:space="0" w:color="000000"/>
            </w:tcBorders>
          </w:tcPr>
          <w:p w14:paraId="490BA066" w14:textId="77777777" w:rsidR="00C975E4" w:rsidRDefault="00000000">
            <w:pPr>
              <w:keepNext/>
              <w:spacing w:after="0"/>
              <w:jc w:val="center"/>
            </w:pPr>
            <w:r>
              <w:rPr>
                <w:b/>
                <w:sz w:val="16"/>
              </w:rPr>
              <w:t>P</w:t>
            </w:r>
          </w:p>
        </w:tc>
        <w:tc>
          <w:tcPr>
            <w:tcW w:w="2041" w:type="dxa"/>
            <w:tcBorders>
              <w:top w:val="single" w:sz="8" w:space="0" w:color="000000"/>
              <w:bottom w:val="single" w:sz="8" w:space="0" w:color="000000"/>
            </w:tcBorders>
          </w:tcPr>
          <w:p w14:paraId="5E154A76" w14:textId="77777777" w:rsidR="00C975E4" w:rsidRDefault="00000000">
            <w:pPr>
              <w:keepNext/>
              <w:spacing w:after="0"/>
              <w:jc w:val="center"/>
            </w:pPr>
            <w:r>
              <w:rPr>
                <w:b/>
                <w:sz w:val="16"/>
              </w:rPr>
              <w:t>OR adjusted for SR</w:t>
            </w:r>
          </w:p>
        </w:tc>
      </w:tr>
      <w:tr w:rsidR="00C975E4" w14:paraId="74B5168D" w14:textId="77777777">
        <w:trPr>
          <w:cantSplit/>
        </w:trPr>
        <w:tc>
          <w:tcPr>
            <w:tcW w:w="2041" w:type="dxa"/>
            <w:gridSpan w:val="5"/>
          </w:tcPr>
          <w:p w14:paraId="4A8BEAA2" w14:textId="77777777" w:rsidR="00C975E4" w:rsidRDefault="00000000">
            <w:pPr>
              <w:keepNext w:val="0"/>
              <w:spacing w:after="0"/>
            </w:pPr>
            <w:r>
              <w:rPr>
                <w:b/>
                <w:sz w:val="16"/>
              </w:rPr>
              <w:t>C. 1-month change in chamber size and function and improvement, OR (95% CI)</w:t>
            </w:r>
          </w:p>
        </w:tc>
      </w:tr>
      <w:tr w:rsidR="00C975E4" w14:paraId="6C898260" w14:textId="77777777">
        <w:trPr>
          <w:cantSplit/>
        </w:trPr>
        <w:tc>
          <w:tcPr>
            <w:tcW w:w="3402" w:type="dxa"/>
          </w:tcPr>
          <w:p w14:paraId="622F06EC" w14:textId="77777777" w:rsidR="00C975E4" w:rsidRDefault="00000000">
            <w:pPr>
              <w:keepNext w:val="0"/>
              <w:spacing w:after="0"/>
            </w:pPr>
            <w:r>
              <w:rPr>
                <w:sz w:val="16"/>
              </w:rPr>
              <w:t>MR: change in LA diameter, per 5 mm</w:t>
            </w:r>
          </w:p>
        </w:tc>
        <w:tc>
          <w:tcPr>
            <w:tcW w:w="680" w:type="dxa"/>
          </w:tcPr>
          <w:p w14:paraId="4129748F" w14:textId="77777777" w:rsidR="00C975E4" w:rsidRDefault="00000000">
            <w:pPr>
              <w:keepNext w:val="0"/>
              <w:spacing w:after="0"/>
              <w:jc w:val="center"/>
            </w:pPr>
            <w:r>
              <w:rPr>
                <w:sz w:val="16"/>
              </w:rPr>
              <w:t>514</w:t>
            </w:r>
          </w:p>
        </w:tc>
        <w:tc>
          <w:tcPr>
            <w:tcW w:w="2041" w:type="dxa"/>
          </w:tcPr>
          <w:p w14:paraId="6E697035" w14:textId="77777777" w:rsidR="00C975E4" w:rsidRDefault="00000000">
            <w:pPr>
              <w:keepNext w:val="0"/>
              <w:spacing w:after="0"/>
              <w:jc w:val="center"/>
            </w:pPr>
            <w:r>
              <w:rPr>
                <w:sz w:val="16"/>
              </w:rPr>
              <w:t>0.35 (0.26–0.46)</w:t>
            </w:r>
          </w:p>
        </w:tc>
        <w:tc>
          <w:tcPr>
            <w:tcW w:w="907" w:type="dxa"/>
          </w:tcPr>
          <w:p w14:paraId="5E028E6C" w14:textId="77777777" w:rsidR="00C975E4" w:rsidRDefault="00000000">
            <w:pPr>
              <w:keepNext w:val="0"/>
              <w:spacing w:after="0"/>
              <w:jc w:val="center"/>
            </w:pPr>
            <w:r>
              <w:rPr>
                <w:sz w:val="16"/>
              </w:rPr>
              <w:t>&lt;0.001</w:t>
            </w:r>
          </w:p>
        </w:tc>
        <w:tc>
          <w:tcPr>
            <w:tcW w:w="2041" w:type="dxa"/>
          </w:tcPr>
          <w:p w14:paraId="231EB81A" w14:textId="77777777" w:rsidR="00C975E4" w:rsidRDefault="00000000">
            <w:pPr>
              <w:keepNext w:val="0"/>
              <w:spacing w:after="0"/>
              <w:jc w:val="center"/>
            </w:pPr>
            <w:r>
              <w:rPr>
                <w:sz w:val="16"/>
              </w:rPr>
              <w:t>0.36 (0.28–0.48)</w:t>
            </w:r>
          </w:p>
        </w:tc>
      </w:tr>
      <w:tr w:rsidR="00C975E4" w14:paraId="3B6ADADA" w14:textId="77777777">
        <w:trPr>
          <w:cantSplit/>
        </w:trPr>
        <w:tc>
          <w:tcPr>
            <w:tcW w:w="3402" w:type="dxa"/>
          </w:tcPr>
          <w:p w14:paraId="725BA145" w14:textId="77777777" w:rsidR="00C975E4" w:rsidRDefault="00000000">
            <w:pPr>
              <w:keepNext w:val="0"/>
              <w:spacing w:after="0"/>
            </w:pPr>
            <w:r>
              <w:rPr>
                <w:sz w:val="16"/>
              </w:rPr>
              <w:t>MR: change in RA diameter, per 5 mm</w:t>
            </w:r>
          </w:p>
        </w:tc>
        <w:tc>
          <w:tcPr>
            <w:tcW w:w="680" w:type="dxa"/>
          </w:tcPr>
          <w:p w14:paraId="4046D2C5" w14:textId="77777777" w:rsidR="00C975E4" w:rsidRDefault="00000000">
            <w:pPr>
              <w:keepNext w:val="0"/>
              <w:spacing w:after="0"/>
              <w:jc w:val="center"/>
            </w:pPr>
            <w:r>
              <w:rPr>
                <w:sz w:val="16"/>
              </w:rPr>
              <w:t>504</w:t>
            </w:r>
          </w:p>
        </w:tc>
        <w:tc>
          <w:tcPr>
            <w:tcW w:w="2041" w:type="dxa"/>
          </w:tcPr>
          <w:p w14:paraId="7810AF66" w14:textId="77777777" w:rsidR="00C975E4" w:rsidRDefault="00000000">
            <w:pPr>
              <w:keepNext w:val="0"/>
              <w:spacing w:after="0"/>
              <w:jc w:val="center"/>
            </w:pPr>
            <w:r>
              <w:rPr>
                <w:sz w:val="16"/>
              </w:rPr>
              <w:t>0.54 (0.44–0.68)</w:t>
            </w:r>
          </w:p>
        </w:tc>
        <w:tc>
          <w:tcPr>
            <w:tcW w:w="907" w:type="dxa"/>
          </w:tcPr>
          <w:p w14:paraId="3325C21C" w14:textId="77777777" w:rsidR="00C975E4" w:rsidRDefault="00000000">
            <w:pPr>
              <w:keepNext w:val="0"/>
              <w:spacing w:after="0"/>
              <w:jc w:val="center"/>
            </w:pPr>
            <w:r>
              <w:rPr>
                <w:sz w:val="16"/>
              </w:rPr>
              <w:t>&lt;0.001</w:t>
            </w:r>
          </w:p>
        </w:tc>
        <w:tc>
          <w:tcPr>
            <w:tcW w:w="2041" w:type="dxa"/>
          </w:tcPr>
          <w:p w14:paraId="4A946EC8" w14:textId="77777777" w:rsidR="00C975E4" w:rsidRDefault="00000000">
            <w:pPr>
              <w:keepNext w:val="0"/>
              <w:spacing w:after="0"/>
              <w:jc w:val="center"/>
            </w:pPr>
            <w:r>
              <w:rPr>
                <w:sz w:val="16"/>
              </w:rPr>
              <w:t>0.57 (0.44–0.72)</w:t>
            </w:r>
          </w:p>
        </w:tc>
      </w:tr>
      <w:tr w:rsidR="00C975E4" w14:paraId="53451C61" w14:textId="77777777">
        <w:trPr>
          <w:cantSplit/>
        </w:trPr>
        <w:tc>
          <w:tcPr>
            <w:tcW w:w="3402" w:type="dxa"/>
          </w:tcPr>
          <w:p w14:paraId="0D5AC221" w14:textId="77777777" w:rsidR="00C975E4" w:rsidRDefault="00000000">
            <w:pPr>
              <w:keepNext w:val="0"/>
              <w:spacing w:after="0"/>
            </w:pPr>
            <w:r>
              <w:rPr>
                <w:sz w:val="16"/>
              </w:rPr>
              <w:t>MR: change in RV diameter, per 5 mm</w:t>
            </w:r>
          </w:p>
        </w:tc>
        <w:tc>
          <w:tcPr>
            <w:tcW w:w="680" w:type="dxa"/>
          </w:tcPr>
          <w:p w14:paraId="6DD612CC" w14:textId="77777777" w:rsidR="00C975E4" w:rsidRDefault="00000000">
            <w:pPr>
              <w:keepNext w:val="0"/>
              <w:spacing w:after="0"/>
              <w:jc w:val="center"/>
            </w:pPr>
            <w:r>
              <w:rPr>
                <w:sz w:val="16"/>
              </w:rPr>
              <w:t>511</w:t>
            </w:r>
          </w:p>
        </w:tc>
        <w:tc>
          <w:tcPr>
            <w:tcW w:w="2041" w:type="dxa"/>
          </w:tcPr>
          <w:p w14:paraId="489C1FC2" w14:textId="77777777" w:rsidR="00C975E4" w:rsidRDefault="00000000">
            <w:pPr>
              <w:keepNext w:val="0"/>
              <w:spacing w:after="0"/>
              <w:jc w:val="center"/>
            </w:pPr>
            <w:r>
              <w:rPr>
                <w:sz w:val="16"/>
              </w:rPr>
              <w:t>0.47 (0.30–0.73)</w:t>
            </w:r>
          </w:p>
        </w:tc>
        <w:tc>
          <w:tcPr>
            <w:tcW w:w="907" w:type="dxa"/>
          </w:tcPr>
          <w:p w14:paraId="287B34DD" w14:textId="77777777" w:rsidR="00C975E4" w:rsidRDefault="00000000">
            <w:pPr>
              <w:keepNext w:val="0"/>
              <w:spacing w:after="0"/>
              <w:jc w:val="center"/>
            </w:pPr>
            <w:r>
              <w:rPr>
                <w:sz w:val="16"/>
              </w:rPr>
              <w:t>0.001</w:t>
            </w:r>
          </w:p>
        </w:tc>
        <w:tc>
          <w:tcPr>
            <w:tcW w:w="2041" w:type="dxa"/>
          </w:tcPr>
          <w:p w14:paraId="19A7BE88" w14:textId="77777777" w:rsidR="00C975E4" w:rsidRDefault="00000000">
            <w:pPr>
              <w:keepNext w:val="0"/>
              <w:spacing w:after="0"/>
              <w:jc w:val="center"/>
            </w:pPr>
            <w:r>
              <w:rPr>
                <w:sz w:val="16"/>
              </w:rPr>
              <w:t>0.47 (0.29–0.76)</w:t>
            </w:r>
          </w:p>
        </w:tc>
      </w:tr>
      <w:tr w:rsidR="00C975E4" w14:paraId="20762B5A" w14:textId="77777777">
        <w:trPr>
          <w:cantSplit/>
        </w:trPr>
        <w:tc>
          <w:tcPr>
            <w:tcW w:w="3402" w:type="dxa"/>
          </w:tcPr>
          <w:p w14:paraId="1D5E9F30" w14:textId="77777777" w:rsidR="00C975E4" w:rsidRDefault="00000000">
            <w:pPr>
              <w:keepNext w:val="0"/>
              <w:spacing w:after="0"/>
            </w:pPr>
            <w:r>
              <w:rPr>
                <w:sz w:val="16"/>
              </w:rPr>
              <w:t>MR: change in EDV, per 10 mL</w:t>
            </w:r>
          </w:p>
        </w:tc>
        <w:tc>
          <w:tcPr>
            <w:tcW w:w="680" w:type="dxa"/>
          </w:tcPr>
          <w:p w14:paraId="520DC822" w14:textId="77777777" w:rsidR="00C975E4" w:rsidRDefault="00000000">
            <w:pPr>
              <w:keepNext w:val="0"/>
              <w:spacing w:after="0"/>
              <w:jc w:val="center"/>
            </w:pPr>
            <w:r>
              <w:rPr>
                <w:sz w:val="16"/>
              </w:rPr>
              <w:t>508</w:t>
            </w:r>
          </w:p>
        </w:tc>
        <w:tc>
          <w:tcPr>
            <w:tcW w:w="2041" w:type="dxa"/>
          </w:tcPr>
          <w:p w14:paraId="75C39611" w14:textId="77777777" w:rsidR="00C975E4" w:rsidRDefault="00000000">
            <w:pPr>
              <w:keepNext w:val="0"/>
              <w:spacing w:after="0"/>
              <w:jc w:val="center"/>
            </w:pPr>
            <w:r>
              <w:rPr>
                <w:sz w:val="16"/>
              </w:rPr>
              <w:t>0.79 (0.70–0.88)</w:t>
            </w:r>
          </w:p>
        </w:tc>
        <w:tc>
          <w:tcPr>
            <w:tcW w:w="907" w:type="dxa"/>
          </w:tcPr>
          <w:p w14:paraId="6B610295" w14:textId="77777777" w:rsidR="00C975E4" w:rsidRDefault="00000000">
            <w:pPr>
              <w:keepNext w:val="0"/>
              <w:spacing w:after="0"/>
              <w:jc w:val="center"/>
            </w:pPr>
            <w:r>
              <w:rPr>
                <w:sz w:val="16"/>
              </w:rPr>
              <w:t>&lt;0.001</w:t>
            </w:r>
          </w:p>
        </w:tc>
        <w:tc>
          <w:tcPr>
            <w:tcW w:w="2041" w:type="dxa"/>
          </w:tcPr>
          <w:p w14:paraId="03AD0A70" w14:textId="77777777" w:rsidR="00C975E4" w:rsidRDefault="00000000">
            <w:pPr>
              <w:keepNext w:val="0"/>
              <w:spacing w:after="0"/>
              <w:jc w:val="center"/>
            </w:pPr>
            <w:r>
              <w:rPr>
                <w:sz w:val="16"/>
              </w:rPr>
              <w:t>0.75 (0.66–0.85)</w:t>
            </w:r>
          </w:p>
        </w:tc>
      </w:tr>
      <w:tr w:rsidR="00C975E4" w14:paraId="154085D0" w14:textId="77777777">
        <w:trPr>
          <w:cantSplit/>
        </w:trPr>
        <w:tc>
          <w:tcPr>
            <w:tcW w:w="3402" w:type="dxa"/>
          </w:tcPr>
          <w:p w14:paraId="7069EC2A" w14:textId="77777777" w:rsidR="00C975E4" w:rsidRDefault="00000000">
            <w:pPr>
              <w:keepNext w:val="0"/>
              <w:spacing w:after="0"/>
            </w:pPr>
            <w:r>
              <w:rPr>
                <w:sz w:val="16"/>
              </w:rPr>
              <w:t>MR: change in ESV, per 10 mL</w:t>
            </w:r>
          </w:p>
        </w:tc>
        <w:tc>
          <w:tcPr>
            <w:tcW w:w="680" w:type="dxa"/>
          </w:tcPr>
          <w:p w14:paraId="2A960A9C" w14:textId="77777777" w:rsidR="00C975E4" w:rsidRDefault="00000000">
            <w:pPr>
              <w:keepNext w:val="0"/>
              <w:spacing w:after="0"/>
              <w:jc w:val="center"/>
            </w:pPr>
            <w:r>
              <w:rPr>
                <w:sz w:val="16"/>
              </w:rPr>
              <w:t>508</w:t>
            </w:r>
          </w:p>
        </w:tc>
        <w:tc>
          <w:tcPr>
            <w:tcW w:w="2041" w:type="dxa"/>
          </w:tcPr>
          <w:p w14:paraId="5921C62E" w14:textId="77777777" w:rsidR="00C975E4" w:rsidRDefault="00000000">
            <w:pPr>
              <w:keepNext w:val="0"/>
              <w:spacing w:after="0"/>
              <w:jc w:val="center"/>
            </w:pPr>
            <w:r>
              <w:rPr>
                <w:sz w:val="16"/>
              </w:rPr>
              <w:t>0.74 (0.60–0.90)</w:t>
            </w:r>
          </w:p>
        </w:tc>
        <w:tc>
          <w:tcPr>
            <w:tcW w:w="907" w:type="dxa"/>
          </w:tcPr>
          <w:p w14:paraId="7FBCC5CC" w14:textId="77777777" w:rsidR="00C975E4" w:rsidRDefault="00000000">
            <w:pPr>
              <w:keepNext w:val="0"/>
              <w:spacing w:after="0"/>
              <w:jc w:val="center"/>
            </w:pPr>
            <w:r>
              <w:rPr>
                <w:sz w:val="16"/>
              </w:rPr>
              <w:t>0.002</w:t>
            </w:r>
          </w:p>
        </w:tc>
        <w:tc>
          <w:tcPr>
            <w:tcW w:w="2041" w:type="dxa"/>
          </w:tcPr>
          <w:p w14:paraId="07FD2351" w14:textId="77777777" w:rsidR="00C975E4" w:rsidRDefault="00000000">
            <w:pPr>
              <w:keepNext w:val="0"/>
              <w:spacing w:after="0"/>
              <w:jc w:val="center"/>
            </w:pPr>
            <w:r>
              <w:rPr>
                <w:sz w:val="16"/>
              </w:rPr>
              <w:t>0.74 (0.60–0.91)</w:t>
            </w:r>
          </w:p>
        </w:tc>
      </w:tr>
      <w:tr w:rsidR="00C975E4" w14:paraId="12AE8320" w14:textId="77777777">
        <w:trPr>
          <w:cantSplit/>
        </w:trPr>
        <w:tc>
          <w:tcPr>
            <w:tcW w:w="3402" w:type="dxa"/>
          </w:tcPr>
          <w:p w14:paraId="675A368E" w14:textId="77777777" w:rsidR="00C975E4" w:rsidRDefault="00000000">
            <w:pPr>
              <w:keepNext w:val="0"/>
              <w:spacing w:after="0"/>
            </w:pPr>
            <w:r>
              <w:rPr>
                <w:sz w:val="16"/>
              </w:rPr>
              <w:t>MR: change in LVEF, per 5%</w:t>
            </w:r>
          </w:p>
        </w:tc>
        <w:tc>
          <w:tcPr>
            <w:tcW w:w="680" w:type="dxa"/>
          </w:tcPr>
          <w:p w14:paraId="0AEBD60F" w14:textId="77777777" w:rsidR="00C975E4" w:rsidRDefault="00000000">
            <w:pPr>
              <w:keepNext w:val="0"/>
              <w:spacing w:after="0"/>
              <w:jc w:val="center"/>
            </w:pPr>
            <w:r>
              <w:rPr>
                <w:sz w:val="16"/>
              </w:rPr>
              <w:t>511</w:t>
            </w:r>
          </w:p>
        </w:tc>
        <w:tc>
          <w:tcPr>
            <w:tcW w:w="2041" w:type="dxa"/>
          </w:tcPr>
          <w:p w14:paraId="147FA337" w14:textId="77777777" w:rsidR="00C975E4" w:rsidRDefault="00000000">
            <w:pPr>
              <w:keepNext w:val="0"/>
              <w:spacing w:after="0"/>
              <w:jc w:val="center"/>
            </w:pPr>
            <w:r>
              <w:rPr>
                <w:sz w:val="16"/>
              </w:rPr>
              <w:t>1.18 (1.02–1.36)</w:t>
            </w:r>
          </w:p>
        </w:tc>
        <w:tc>
          <w:tcPr>
            <w:tcW w:w="907" w:type="dxa"/>
          </w:tcPr>
          <w:p w14:paraId="7FA53D6F" w14:textId="77777777" w:rsidR="00C975E4" w:rsidRDefault="00000000">
            <w:pPr>
              <w:keepNext w:val="0"/>
              <w:spacing w:after="0"/>
              <w:jc w:val="center"/>
            </w:pPr>
            <w:r>
              <w:rPr>
                <w:sz w:val="16"/>
              </w:rPr>
              <w:t>0.024</w:t>
            </w:r>
          </w:p>
        </w:tc>
        <w:tc>
          <w:tcPr>
            <w:tcW w:w="2041" w:type="dxa"/>
          </w:tcPr>
          <w:p w14:paraId="0132BDF8" w14:textId="77777777" w:rsidR="00C975E4" w:rsidRDefault="00000000">
            <w:pPr>
              <w:keepNext w:val="0"/>
              <w:spacing w:after="0"/>
              <w:jc w:val="center"/>
            </w:pPr>
            <w:r>
              <w:rPr>
                <w:sz w:val="16"/>
              </w:rPr>
              <w:t>1.14 (0.99–1.31)</w:t>
            </w:r>
          </w:p>
        </w:tc>
      </w:tr>
      <w:tr w:rsidR="00C975E4" w14:paraId="2B6B90A4" w14:textId="77777777">
        <w:trPr>
          <w:cantSplit/>
        </w:trPr>
        <w:tc>
          <w:tcPr>
            <w:tcW w:w="3402" w:type="dxa"/>
          </w:tcPr>
          <w:p w14:paraId="4BE926A9" w14:textId="77777777" w:rsidR="00C975E4" w:rsidRDefault="00000000">
            <w:pPr>
              <w:keepNext w:val="0"/>
              <w:spacing w:after="0"/>
            </w:pPr>
            <w:r>
              <w:rPr>
                <w:sz w:val="16"/>
              </w:rPr>
              <w:t>MR: change in TRV, per 0.2 m/s</w:t>
            </w:r>
          </w:p>
        </w:tc>
        <w:tc>
          <w:tcPr>
            <w:tcW w:w="680" w:type="dxa"/>
          </w:tcPr>
          <w:p w14:paraId="4A7D040A" w14:textId="77777777" w:rsidR="00C975E4" w:rsidRDefault="00000000">
            <w:pPr>
              <w:keepNext w:val="0"/>
              <w:spacing w:after="0"/>
              <w:jc w:val="center"/>
            </w:pPr>
            <w:r>
              <w:rPr>
                <w:sz w:val="16"/>
              </w:rPr>
              <w:t>430</w:t>
            </w:r>
          </w:p>
        </w:tc>
        <w:tc>
          <w:tcPr>
            <w:tcW w:w="2041" w:type="dxa"/>
          </w:tcPr>
          <w:p w14:paraId="3910BF50" w14:textId="77777777" w:rsidR="00C975E4" w:rsidRDefault="00000000">
            <w:pPr>
              <w:keepNext w:val="0"/>
              <w:spacing w:after="0"/>
              <w:jc w:val="center"/>
            </w:pPr>
            <w:r>
              <w:rPr>
                <w:sz w:val="16"/>
              </w:rPr>
              <w:t>0.77 (0.68–0.86)</w:t>
            </w:r>
          </w:p>
        </w:tc>
        <w:tc>
          <w:tcPr>
            <w:tcW w:w="907" w:type="dxa"/>
          </w:tcPr>
          <w:p w14:paraId="52882512" w14:textId="77777777" w:rsidR="00C975E4" w:rsidRDefault="00000000">
            <w:pPr>
              <w:keepNext w:val="0"/>
              <w:spacing w:after="0"/>
              <w:jc w:val="center"/>
            </w:pPr>
            <w:r>
              <w:rPr>
                <w:sz w:val="16"/>
              </w:rPr>
              <w:t>&lt;0.001</w:t>
            </w:r>
          </w:p>
        </w:tc>
        <w:tc>
          <w:tcPr>
            <w:tcW w:w="2041" w:type="dxa"/>
          </w:tcPr>
          <w:p w14:paraId="4C03088B" w14:textId="77777777" w:rsidR="00C975E4" w:rsidRDefault="00000000">
            <w:pPr>
              <w:keepNext w:val="0"/>
              <w:spacing w:after="0"/>
              <w:jc w:val="center"/>
            </w:pPr>
            <w:r>
              <w:rPr>
                <w:sz w:val="16"/>
              </w:rPr>
              <w:t>0.76 (0.67–0.85)</w:t>
            </w:r>
          </w:p>
        </w:tc>
      </w:tr>
      <w:tr w:rsidR="00C975E4" w14:paraId="6BFF8AE7" w14:textId="77777777">
        <w:trPr>
          <w:cantSplit/>
        </w:trPr>
        <w:tc>
          <w:tcPr>
            <w:tcW w:w="3402" w:type="dxa"/>
          </w:tcPr>
          <w:p w14:paraId="5898BCBE" w14:textId="77777777" w:rsidR="00C975E4" w:rsidRDefault="00000000">
            <w:pPr>
              <w:keepNext w:val="0"/>
              <w:spacing w:after="0"/>
            </w:pPr>
            <w:r>
              <w:rPr>
                <w:sz w:val="16"/>
              </w:rPr>
              <w:t>MR: change in TRV, per 0.2 m/s, no measurable jet counted as no change</w:t>
            </w:r>
          </w:p>
        </w:tc>
        <w:tc>
          <w:tcPr>
            <w:tcW w:w="680" w:type="dxa"/>
          </w:tcPr>
          <w:p w14:paraId="768DA4B4" w14:textId="77777777" w:rsidR="00C975E4" w:rsidRDefault="00000000">
            <w:pPr>
              <w:keepNext w:val="0"/>
              <w:spacing w:after="0"/>
              <w:jc w:val="center"/>
            </w:pPr>
            <w:r>
              <w:rPr>
                <w:sz w:val="16"/>
              </w:rPr>
              <w:t>476</w:t>
            </w:r>
          </w:p>
        </w:tc>
        <w:tc>
          <w:tcPr>
            <w:tcW w:w="2041" w:type="dxa"/>
          </w:tcPr>
          <w:p w14:paraId="32F48BDF" w14:textId="77777777" w:rsidR="00C975E4" w:rsidRDefault="00000000">
            <w:pPr>
              <w:keepNext w:val="0"/>
              <w:spacing w:after="0"/>
              <w:jc w:val="center"/>
            </w:pPr>
            <w:r>
              <w:rPr>
                <w:sz w:val="16"/>
              </w:rPr>
              <w:t>0.78 (0.70–0.88)</w:t>
            </w:r>
          </w:p>
        </w:tc>
        <w:tc>
          <w:tcPr>
            <w:tcW w:w="907" w:type="dxa"/>
          </w:tcPr>
          <w:p w14:paraId="6AA6B4DD" w14:textId="77777777" w:rsidR="00C975E4" w:rsidRDefault="00000000">
            <w:pPr>
              <w:keepNext w:val="0"/>
              <w:spacing w:after="0"/>
              <w:jc w:val="center"/>
            </w:pPr>
            <w:r>
              <w:rPr>
                <w:sz w:val="16"/>
              </w:rPr>
              <w:t>&lt;0.001</w:t>
            </w:r>
          </w:p>
        </w:tc>
        <w:tc>
          <w:tcPr>
            <w:tcW w:w="2041" w:type="dxa"/>
          </w:tcPr>
          <w:p w14:paraId="18756DBC" w14:textId="77777777" w:rsidR="00C975E4" w:rsidRDefault="00000000">
            <w:pPr>
              <w:keepNext w:val="0"/>
              <w:spacing w:after="0"/>
              <w:jc w:val="center"/>
            </w:pPr>
            <w:r>
              <w:rPr>
                <w:sz w:val="16"/>
              </w:rPr>
              <w:t>—</w:t>
            </w:r>
          </w:p>
        </w:tc>
      </w:tr>
      <w:tr w:rsidR="00C975E4" w14:paraId="2A6538D5" w14:textId="77777777">
        <w:trPr>
          <w:cantSplit/>
        </w:trPr>
        <w:tc>
          <w:tcPr>
            <w:tcW w:w="3402" w:type="dxa"/>
          </w:tcPr>
          <w:p w14:paraId="4580B64E" w14:textId="77777777" w:rsidR="00C975E4" w:rsidRDefault="00000000">
            <w:pPr>
              <w:keepNext w:val="0"/>
              <w:spacing w:after="0"/>
            </w:pPr>
            <w:r>
              <w:rPr>
                <w:sz w:val="16"/>
              </w:rPr>
              <w:t>TR: change in LA diameter, per 5 mm</w:t>
            </w:r>
          </w:p>
        </w:tc>
        <w:tc>
          <w:tcPr>
            <w:tcW w:w="680" w:type="dxa"/>
          </w:tcPr>
          <w:p w14:paraId="75DEA7DF" w14:textId="77777777" w:rsidR="00C975E4" w:rsidRDefault="00000000">
            <w:pPr>
              <w:keepNext w:val="0"/>
              <w:spacing w:after="0"/>
              <w:jc w:val="center"/>
            </w:pPr>
            <w:r>
              <w:rPr>
                <w:sz w:val="16"/>
              </w:rPr>
              <w:t>705</w:t>
            </w:r>
          </w:p>
        </w:tc>
        <w:tc>
          <w:tcPr>
            <w:tcW w:w="2041" w:type="dxa"/>
          </w:tcPr>
          <w:p w14:paraId="79DB1889" w14:textId="77777777" w:rsidR="00C975E4" w:rsidRDefault="00000000">
            <w:pPr>
              <w:keepNext w:val="0"/>
              <w:spacing w:after="0"/>
              <w:jc w:val="center"/>
            </w:pPr>
            <w:r>
              <w:rPr>
                <w:sz w:val="16"/>
              </w:rPr>
              <w:t>0.63 (0.51–0.78)</w:t>
            </w:r>
          </w:p>
        </w:tc>
        <w:tc>
          <w:tcPr>
            <w:tcW w:w="907" w:type="dxa"/>
          </w:tcPr>
          <w:p w14:paraId="654929A4" w14:textId="77777777" w:rsidR="00C975E4" w:rsidRDefault="00000000">
            <w:pPr>
              <w:keepNext w:val="0"/>
              <w:spacing w:after="0"/>
              <w:jc w:val="center"/>
            </w:pPr>
            <w:r>
              <w:rPr>
                <w:sz w:val="16"/>
              </w:rPr>
              <w:t>&lt;0.001</w:t>
            </w:r>
          </w:p>
        </w:tc>
        <w:tc>
          <w:tcPr>
            <w:tcW w:w="2041" w:type="dxa"/>
          </w:tcPr>
          <w:p w14:paraId="42CF6BBE" w14:textId="77777777" w:rsidR="00C975E4" w:rsidRDefault="00000000">
            <w:pPr>
              <w:keepNext w:val="0"/>
              <w:spacing w:after="0"/>
              <w:jc w:val="center"/>
            </w:pPr>
            <w:r>
              <w:rPr>
                <w:sz w:val="16"/>
              </w:rPr>
              <w:t>0.71 (0.57–0.89)</w:t>
            </w:r>
          </w:p>
        </w:tc>
      </w:tr>
      <w:tr w:rsidR="00C975E4" w14:paraId="42934531" w14:textId="77777777">
        <w:trPr>
          <w:cantSplit/>
        </w:trPr>
        <w:tc>
          <w:tcPr>
            <w:tcW w:w="3402" w:type="dxa"/>
          </w:tcPr>
          <w:p w14:paraId="084210EF" w14:textId="77777777" w:rsidR="00C975E4" w:rsidRDefault="00000000">
            <w:pPr>
              <w:keepNext w:val="0"/>
              <w:spacing w:after="0"/>
            </w:pPr>
            <w:r>
              <w:rPr>
                <w:sz w:val="16"/>
              </w:rPr>
              <w:t>TR: change in RA diameter, per 5 mm</w:t>
            </w:r>
          </w:p>
        </w:tc>
        <w:tc>
          <w:tcPr>
            <w:tcW w:w="680" w:type="dxa"/>
          </w:tcPr>
          <w:p w14:paraId="69905439" w14:textId="77777777" w:rsidR="00C975E4" w:rsidRDefault="00000000">
            <w:pPr>
              <w:keepNext w:val="0"/>
              <w:spacing w:after="0"/>
              <w:jc w:val="center"/>
            </w:pPr>
            <w:r>
              <w:rPr>
                <w:sz w:val="16"/>
              </w:rPr>
              <w:t>691</w:t>
            </w:r>
          </w:p>
        </w:tc>
        <w:tc>
          <w:tcPr>
            <w:tcW w:w="2041" w:type="dxa"/>
          </w:tcPr>
          <w:p w14:paraId="60FBFFC6" w14:textId="77777777" w:rsidR="00C975E4" w:rsidRDefault="00000000">
            <w:pPr>
              <w:keepNext w:val="0"/>
              <w:spacing w:after="0"/>
              <w:jc w:val="center"/>
            </w:pPr>
            <w:r>
              <w:rPr>
                <w:sz w:val="16"/>
              </w:rPr>
              <w:t>0.37 (0.30–0.45)</w:t>
            </w:r>
          </w:p>
        </w:tc>
        <w:tc>
          <w:tcPr>
            <w:tcW w:w="907" w:type="dxa"/>
          </w:tcPr>
          <w:p w14:paraId="3E902C71" w14:textId="77777777" w:rsidR="00C975E4" w:rsidRDefault="00000000">
            <w:pPr>
              <w:keepNext w:val="0"/>
              <w:spacing w:after="0"/>
              <w:jc w:val="center"/>
            </w:pPr>
            <w:r>
              <w:rPr>
                <w:sz w:val="16"/>
              </w:rPr>
              <w:t>&lt;0.001</w:t>
            </w:r>
          </w:p>
        </w:tc>
        <w:tc>
          <w:tcPr>
            <w:tcW w:w="2041" w:type="dxa"/>
          </w:tcPr>
          <w:p w14:paraId="3C05B8E7" w14:textId="77777777" w:rsidR="00C975E4" w:rsidRDefault="00000000">
            <w:pPr>
              <w:keepNext w:val="0"/>
              <w:spacing w:after="0"/>
              <w:jc w:val="center"/>
            </w:pPr>
            <w:r>
              <w:rPr>
                <w:sz w:val="16"/>
              </w:rPr>
              <w:t>0.40 (0.32–0.50)</w:t>
            </w:r>
          </w:p>
        </w:tc>
      </w:tr>
      <w:tr w:rsidR="00C975E4" w14:paraId="08A6064F" w14:textId="77777777">
        <w:trPr>
          <w:cantSplit/>
        </w:trPr>
        <w:tc>
          <w:tcPr>
            <w:tcW w:w="3402" w:type="dxa"/>
          </w:tcPr>
          <w:p w14:paraId="26D24963" w14:textId="77777777" w:rsidR="00C975E4" w:rsidRDefault="00000000">
            <w:pPr>
              <w:keepNext w:val="0"/>
              <w:spacing w:after="0"/>
            </w:pPr>
            <w:r>
              <w:rPr>
                <w:sz w:val="16"/>
              </w:rPr>
              <w:t>TR: change in RV diameter, per 5 mm</w:t>
            </w:r>
          </w:p>
        </w:tc>
        <w:tc>
          <w:tcPr>
            <w:tcW w:w="680" w:type="dxa"/>
          </w:tcPr>
          <w:p w14:paraId="6C56139C" w14:textId="77777777" w:rsidR="00C975E4" w:rsidRDefault="00000000">
            <w:pPr>
              <w:keepNext w:val="0"/>
              <w:spacing w:after="0"/>
              <w:jc w:val="center"/>
            </w:pPr>
            <w:r>
              <w:rPr>
                <w:sz w:val="16"/>
              </w:rPr>
              <w:t>704</w:t>
            </w:r>
          </w:p>
        </w:tc>
        <w:tc>
          <w:tcPr>
            <w:tcW w:w="2041" w:type="dxa"/>
          </w:tcPr>
          <w:p w14:paraId="3D3B2DCD" w14:textId="77777777" w:rsidR="00C975E4" w:rsidRDefault="00000000">
            <w:pPr>
              <w:keepNext w:val="0"/>
              <w:spacing w:after="0"/>
              <w:jc w:val="center"/>
            </w:pPr>
            <w:r>
              <w:rPr>
                <w:sz w:val="16"/>
              </w:rPr>
              <w:t>0.55 (0.39–0.76)</w:t>
            </w:r>
          </w:p>
        </w:tc>
        <w:tc>
          <w:tcPr>
            <w:tcW w:w="907" w:type="dxa"/>
          </w:tcPr>
          <w:p w14:paraId="2258DB21" w14:textId="77777777" w:rsidR="00C975E4" w:rsidRDefault="00000000">
            <w:pPr>
              <w:keepNext w:val="0"/>
              <w:spacing w:after="0"/>
              <w:jc w:val="center"/>
            </w:pPr>
            <w:r>
              <w:rPr>
                <w:sz w:val="16"/>
              </w:rPr>
              <w:t>&lt;0.001</w:t>
            </w:r>
          </w:p>
        </w:tc>
        <w:tc>
          <w:tcPr>
            <w:tcW w:w="2041" w:type="dxa"/>
          </w:tcPr>
          <w:p w14:paraId="45DB49AB" w14:textId="77777777" w:rsidR="00C975E4" w:rsidRDefault="00000000">
            <w:pPr>
              <w:keepNext w:val="0"/>
              <w:spacing w:after="0"/>
              <w:jc w:val="center"/>
            </w:pPr>
            <w:r>
              <w:rPr>
                <w:sz w:val="16"/>
              </w:rPr>
              <w:t>0.57 (0.41–0.80)</w:t>
            </w:r>
          </w:p>
        </w:tc>
      </w:tr>
      <w:tr w:rsidR="00C975E4" w14:paraId="7EF05D67" w14:textId="77777777">
        <w:trPr>
          <w:cantSplit/>
        </w:trPr>
        <w:tc>
          <w:tcPr>
            <w:tcW w:w="3402" w:type="dxa"/>
          </w:tcPr>
          <w:p w14:paraId="644CA85D" w14:textId="77777777" w:rsidR="00C975E4" w:rsidRDefault="00000000">
            <w:pPr>
              <w:keepNext w:val="0"/>
              <w:spacing w:after="0"/>
            </w:pPr>
            <w:r>
              <w:rPr>
                <w:sz w:val="16"/>
              </w:rPr>
              <w:t>TR: change in EDV, per 10 mL</w:t>
            </w:r>
          </w:p>
        </w:tc>
        <w:tc>
          <w:tcPr>
            <w:tcW w:w="680" w:type="dxa"/>
          </w:tcPr>
          <w:p w14:paraId="6BE3E34E" w14:textId="77777777" w:rsidR="00C975E4" w:rsidRDefault="00000000">
            <w:pPr>
              <w:keepNext w:val="0"/>
              <w:spacing w:after="0"/>
              <w:jc w:val="center"/>
            </w:pPr>
            <w:r>
              <w:rPr>
                <w:sz w:val="16"/>
              </w:rPr>
              <w:t>699</w:t>
            </w:r>
          </w:p>
        </w:tc>
        <w:tc>
          <w:tcPr>
            <w:tcW w:w="2041" w:type="dxa"/>
          </w:tcPr>
          <w:p w14:paraId="20941A47" w14:textId="77777777" w:rsidR="00C975E4" w:rsidRDefault="00000000">
            <w:pPr>
              <w:keepNext w:val="0"/>
              <w:spacing w:after="0"/>
              <w:jc w:val="center"/>
            </w:pPr>
            <w:r>
              <w:rPr>
                <w:sz w:val="16"/>
              </w:rPr>
              <w:t>0.95 (0.86–1.05)</w:t>
            </w:r>
          </w:p>
        </w:tc>
        <w:tc>
          <w:tcPr>
            <w:tcW w:w="907" w:type="dxa"/>
          </w:tcPr>
          <w:p w14:paraId="6CC0E1B1" w14:textId="77777777" w:rsidR="00C975E4" w:rsidRDefault="00000000">
            <w:pPr>
              <w:keepNext w:val="0"/>
              <w:spacing w:after="0"/>
              <w:jc w:val="center"/>
            </w:pPr>
            <w:r>
              <w:rPr>
                <w:sz w:val="16"/>
              </w:rPr>
              <w:t>0.30</w:t>
            </w:r>
          </w:p>
        </w:tc>
        <w:tc>
          <w:tcPr>
            <w:tcW w:w="2041" w:type="dxa"/>
          </w:tcPr>
          <w:p w14:paraId="3E9F4394" w14:textId="77777777" w:rsidR="00C975E4" w:rsidRDefault="00000000">
            <w:pPr>
              <w:keepNext w:val="0"/>
              <w:spacing w:after="0"/>
              <w:jc w:val="center"/>
            </w:pPr>
            <w:r>
              <w:rPr>
                <w:sz w:val="16"/>
              </w:rPr>
              <w:t>0.90 (0.81–1.00)</w:t>
            </w:r>
          </w:p>
        </w:tc>
      </w:tr>
      <w:tr w:rsidR="00C975E4" w14:paraId="576532E9" w14:textId="77777777">
        <w:trPr>
          <w:cantSplit/>
        </w:trPr>
        <w:tc>
          <w:tcPr>
            <w:tcW w:w="3402" w:type="dxa"/>
          </w:tcPr>
          <w:p w14:paraId="663C340C" w14:textId="77777777" w:rsidR="00C975E4" w:rsidRDefault="00000000">
            <w:pPr>
              <w:keepNext w:val="0"/>
              <w:spacing w:after="0"/>
            </w:pPr>
            <w:r>
              <w:rPr>
                <w:sz w:val="16"/>
              </w:rPr>
              <w:t>TR: change in ESV, per 10 mL</w:t>
            </w:r>
          </w:p>
        </w:tc>
        <w:tc>
          <w:tcPr>
            <w:tcW w:w="680" w:type="dxa"/>
          </w:tcPr>
          <w:p w14:paraId="2EA5A553" w14:textId="77777777" w:rsidR="00C975E4" w:rsidRDefault="00000000">
            <w:pPr>
              <w:keepNext w:val="0"/>
              <w:spacing w:after="0"/>
              <w:jc w:val="center"/>
            </w:pPr>
            <w:r>
              <w:rPr>
                <w:sz w:val="16"/>
              </w:rPr>
              <w:t>699</w:t>
            </w:r>
          </w:p>
        </w:tc>
        <w:tc>
          <w:tcPr>
            <w:tcW w:w="2041" w:type="dxa"/>
          </w:tcPr>
          <w:p w14:paraId="23C42963" w14:textId="77777777" w:rsidR="00C975E4" w:rsidRDefault="00000000">
            <w:pPr>
              <w:keepNext w:val="0"/>
              <w:spacing w:after="0"/>
              <w:jc w:val="center"/>
            </w:pPr>
            <w:r>
              <w:rPr>
                <w:sz w:val="16"/>
              </w:rPr>
              <w:t>0.81 (0.69–0.96)</w:t>
            </w:r>
          </w:p>
        </w:tc>
        <w:tc>
          <w:tcPr>
            <w:tcW w:w="907" w:type="dxa"/>
          </w:tcPr>
          <w:p w14:paraId="37747256" w14:textId="77777777" w:rsidR="00C975E4" w:rsidRDefault="00000000">
            <w:pPr>
              <w:keepNext w:val="0"/>
              <w:spacing w:after="0"/>
              <w:jc w:val="center"/>
            </w:pPr>
            <w:r>
              <w:rPr>
                <w:sz w:val="16"/>
              </w:rPr>
              <w:t>0.014</w:t>
            </w:r>
          </w:p>
        </w:tc>
        <w:tc>
          <w:tcPr>
            <w:tcW w:w="2041" w:type="dxa"/>
          </w:tcPr>
          <w:p w14:paraId="09533000" w14:textId="77777777" w:rsidR="00C975E4" w:rsidRDefault="00000000">
            <w:pPr>
              <w:keepNext w:val="0"/>
              <w:spacing w:after="0"/>
              <w:jc w:val="center"/>
            </w:pPr>
            <w:r>
              <w:rPr>
                <w:sz w:val="16"/>
              </w:rPr>
              <w:t>0.82 (0.70–0.97)</w:t>
            </w:r>
          </w:p>
        </w:tc>
      </w:tr>
      <w:tr w:rsidR="00C975E4" w14:paraId="129B3EFB" w14:textId="77777777">
        <w:trPr>
          <w:cantSplit/>
        </w:trPr>
        <w:tc>
          <w:tcPr>
            <w:tcW w:w="3402" w:type="dxa"/>
          </w:tcPr>
          <w:p w14:paraId="605EF659" w14:textId="77777777" w:rsidR="00C975E4" w:rsidRDefault="00000000">
            <w:pPr>
              <w:keepNext w:val="0"/>
              <w:spacing w:after="0"/>
            </w:pPr>
            <w:r>
              <w:rPr>
                <w:sz w:val="16"/>
              </w:rPr>
              <w:t>TR: change in LVEF, per 5%</w:t>
            </w:r>
          </w:p>
        </w:tc>
        <w:tc>
          <w:tcPr>
            <w:tcW w:w="680" w:type="dxa"/>
          </w:tcPr>
          <w:p w14:paraId="361DAF24" w14:textId="77777777" w:rsidR="00C975E4" w:rsidRDefault="00000000">
            <w:pPr>
              <w:keepNext w:val="0"/>
              <w:spacing w:after="0"/>
              <w:jc w:val="center"/>
            </w:pPr>
            <w:r>
              <w:rPr>
                <w:sz w:val="16"/>
              </w:rPr>
              <w:t>703</w:t>
            </w:r>
          </w:p>
        </w:tc>
        <w:tc>
          <w:tcPr>
            <w:tcW w:w="2041" w:type="dxa"/>
          </w:tcPr>
          <w:p w14:paraId="2BD4C6C1" w14:textId="77777777" w:rsidR="00C975E4" w:rsidRDefault="00000000">
            <w:pPr>
              <w:keepNext w:val="0"/>
              <w:spacing w:after="0"/>
              <w:jc w:val="center"/>
            </w:pPr>
            <w:r>
              <w:rPr>
                <w:sz w:val="16"/>
              </w:rPr>
              <w:t>1.17 (1.03–1.34)</w:t>
            </w:r>
          </w:p>
        </w:tc>
        <w:tc>
          <w:tcPr>
            <w:tcW w:w="907" w:type="dxa"/>
          </w:tcPr>
          <w:p w14:paraId="1CD9A951" w14:textId="77777777" w:rsidR="00C975E4" w:rsidRDefault="00000000">
            <w:pPr>
              <w:keepNext w:val="0"/>
              <w:spacing w:after="0"/>
              <w:jc w:val="center"/>
            </w:pPr>
            <w:r>
              <w:rPr>
                <w:sz w:val="16"/>
              </w:rPr>
              <w:t>0.015</w:t>
            </w:r>
          </w:p>
        </w:tc>
        <w:tc>
          <w:tcPr>
            <w:tcW w:w="2041" w:type="dxa"/>
          </w:tcPr>
          <w:p w14:paraId="65413BAD" w14:textId="77777777" w:rsidR="00C975E4" w:rsidRDefault="00000000">
            <w:pPr>
              <w:keepNext w:val="0"/>
              <w:spacing w:after="0"/>
              <w:jc w:val="center"/>
            </w:pPr>
            <w:r>
              <w:rPr>
                <w:sz w:val="16"/>
              </w:rPr>
              <w:t>1.12 (0.98–1.27)</w:t>
            </w:r>
          </w:p>
        </w:tc>
      </w:tr>
      <w:tr w:rsidR="00C975E4" w14:paraId="5B175996" w14:textId="77777777">
        <w:trPr>
          <w:cantSplit/>
        </w:trPr>
        <w:tc>
          <w:tcPr>
            <w:tcW w:w="3402" w:type="dxa"/>
          </w:tcPr>
          <w:p w14:paraId="68CBE292" w14:textId="77777777" w:rsidR="00C975E4" w:rsidRDefault="00000000">
            <w:pPr>
              <w:keepNext w:val="0"/>
              <w:spacing w:after="0"/>
            </w:pPr>
            <w:r>
              <w:rPr>
                <w:sz w:val="16"/>
              </w:rPr>
              <w:t>TR: change in TRV, per 0.2 m/s</w:t>
            </w:r>
          </w:p>
        </w:tc>
        <w:tc>
          <w:tcPr>
            <w:tcW w:w="680" w:type="dxa"/>
          </w:tcPr>
          <w:p w14:paraId="70BFEE80" w14:textId="77777777" w:rsidR="00C975E4" w:rsidRDefault="00000000">
            <w:pPr>
              <w:keepNext w:val="0"/>
              <w:spacing w:after="0"/>
              <w:jc w:val="center"/>
            </w:pPr>
            <w:r>
              <w:rPr>
                <w:sz w:val="16"/>
              </w:rPr>
              <w:t>653</w:t>
            </w:r>
          </w:p>
        </w:tc>
        <w:tc>
          <w:tcPr>
            <w:tcW w:w="2041" w:type="dxa"/>
          </w:tcPr>
          <w:p w14:paraId="0E2DA12F" w14:textId="77777777" w:rsidR="00C975E4" w:rsidRDefault="00000000">
            <w:pPr>
              <w:keepNext w:val="0"/>
              <w:spacing w:after="0"/>
              <w:jc w:val="center"/>
            </w:pPr>
            <w:r>
              <w:rPr>
                <w:sz w:val="16"/>
              </w:rPr>
              <w:t>0.66 (0.59–0.75)</w:t>
            </w:r>
          </w:p>
        </w:tc>
        <w:tc>
          <w:tcPr>
            <w:tcW w:w="907" w:type="dxa"/>
          </w:tcPr>
          <w:p w14:paraId="078D4525" w14:textId="77777777" w:rsidR="00C975E4" w:rsidRDefault="00000000">
            <w:pPr>
              <w:keepNext w:val="0"/>
              <w:spacing w:after="0"/>
              <w:jc w:val="center"/>
            </w:pPr>
            <w:r>
              <w:rPr>
                <w:sz w:val="16"/>
              </w:rPr>
              <w:t>&lt;0.001</w:t>
            </w:r>
          </w:p>
        </w:tc>
        <w:tc>
          <w:tcPr>
            <w:tcW w:w="2041" w:type="dxa"/>
          </w:tcPr>
          <w:p w14:paraId="51A25157" w14:textId="77777777" w:rsidR="00C975E4" w:rsidRDefault="00000000">
            <w:pPr>
              <w:keepNext w:val="0"/>
              <w:spacing w:after="0"/>
              <w:jc w:val="center"/>
            </w:pPr>
            <w:r>
              <w:rPr>
                <w:sz w:val="16"/>
              </w:rPr>
              <w:t>0.62 (0.55–0.70)</w:t>
            </w:r>
          </w:p>
        </w:tc>
      </w:tr>
      <w:tr w:rsidR="00C975E4" w14:paraId="4D941639" w14:textId="77777777">
        <w:trPr>
          <w:cantSplit/>
        </w:trPr>
        <w:tc>
          <w:tcPr>
            <w:tcW w:w="3402" w:type="dxa"/>
          </w:tcPr>
          <w:p w14:paraId="29D4A74F" w14:textId="77777777" w:rsidR="00C975E4" w:rsidRDefault="00000000">
            <w:pPr>
              <w:keepNext w:val="0"/>
              <w:spacing w:after="0"/>
            </w:pPr>
            <w:r>
              <w:rPr>
                <w:sz w:val="16"/>
              </w:rPr>
              <w:t>TR: change in TRV, per 0.2 m/s, no measurable jet counted as no change</w:t>
            </w:r>
          </w:p>
        </w:tc>
        <w:tc>
          <w:tcPr>
            <w:tcW w:w="680" w:type="dxa"/>
          </w:tcPr>
          <w:p w14:paraId="5E23570B" w14:textId="77777777" w:rsidR="00C975E4" w:rsidRDefault="00000000">
            <w:pPr>
              <w:keepNext w:val="0"/>
              <w:spacing w:after="0"/>
              <w:jc w:val="center"/>
            </w:pPr>
            <w:r>
              <w:rPr>
                <w:sz w:val="16"/>
              </w:rPr>
              <w:t>705</w:t>
            </w:r>
          </w:p>
        </w:tc>
        <w:tc>
          <w:tcPr>
            <w:tcW w:w="2041" w:type="dxa"/>
          </w:tcPr>
          <w:p w14:paraId="0CCF1691" w14:textId="77777777" w:rsidR="00C975E4" w:rsidRDefault="00000000">
            <w:pPr>
              <w:keepNext w:val="0"/>
              <w:spacing w:after="0"/>
              <w:jc w:val="center"/>
            </w:pPr>
            <w:r>
              <w:rPr>
                <w:sz w:val="16"/>
              </w:rPr>
              <w:t>0.68 (0.61–0.76)</w:t>
            </w:r>
          </w:p>
        </w:tc>
        <w:tc>
          <w:tcPr>
            <w:tcW w:w="907" w:type="dxa"/>
          </w:tcPr>
          <w:p w14:paraId="7FA17CC8" w14:textId="77777777" w:rsidR="00C975E4" w:rsidRDefault="00000000">
            <w:pPr>
              <w:keepNext w:val="0"/>
              <w:spacing w:after="0"/>
              <w:jc w:val="center"/>
            </w:pPr>
            <w:r>
              <w:rPr>
                <w:sz w:val="16"/>
              </w:rPr>
              <w:t>&lt;0.001</w:t>
            </w:r>
          </w:p>
        </w:tc>
        <w:tc>
          <w:tcPr>
            <w:tcW w:w="2041" w:type="dxa"/>
          </w:tcPr>
          <w:p w14:paraId="713D0920" w14:textId="77777777" w:rsidR="00C975E4" w:rsidRDefault="00000000">
            <w:pPr>
              <w:keepNext w:val="0"/>
              <w:spacing w:after="0"/>
              <w:jc w:val="center"/>
            </w:pPr>
            <w:r>
              <w:rPr>
                <w:sz w:val="16"/>
              </w:rPr>
              <w:t>—</w:t>
            </w:r>
          </w:p>
        </w:tc>
      </w:tr>
      <w:tr w:rsidR="00C975E4" w14:paraId="21553AFA" w14:textId="77777777">
        <w:trPr>
          <w:cantSplit/>
        </w:trPr>
        <w:tc>
          <w:tcPr>
            <w:tcW w:w="3402" w:type="dxa"/>
            <w:tcBorders>
              <w:bottom w:val="single" w:sz="8" w:space="0" w:color="000000"/>
            </w:tcBorders>
          </w:tcPr>
          <w:p w14:paraId="45255D73" w14:textId="77777777" w:rsidR="00C975E4" w:rsidRDefault="00000000">
            <w:pPr>
              <w:keepNext w:val="0"/>
              <w:spacing w:after="0"/>
            </w:pPr>
            <w:r>
              <w:rPr>
                <w:sz w:val="16"/>
              </w:rPr>
              <w:t>Factor × valve interaction, change in TRV</w:t>
            </w:r>
          </w:p>
        </w:tc>
        <w:tc>
          <w:tcPr>
            <w:tcW w:w="680" w:type="dxa"/>
            <w:tcBorders>
              <w:bottom w:val="single" w:sz="8" w:space="0" w:color="000000"/>
            </w:tcBorders>
          </w:tcPr>
          <w:p w14:paraId="457EEF53" w14:textId="77777777" w:rsidR="00C975E4" w:rsidRDefault="00000000">
            <w:pPr>
              <w:keepNext w:val="0"/>
              <w:spacing w:after="0"/>
              <w:jc w:val="center"/>
            </w:pPr>
            <w:r>
              <w:rPr>
                <w:sz w:val="16"/>
              </w:rPr>
              <w:t>—</w:t>
            </w:r>
          </w:p>
        </w:tc>
        <w:tc>
          <w:tcPr>
            <w:tcW w:w="2041" w:type="dxa"/>
            <w:tcBorders>
              <w:bottom w:val="single" w:sz="8" w:space="0" w:color="000000"/>
            </w:tcBorders>
          </w:tcPr>
          <w:p w14:paraId="31B0283B" w14:textId="77777777" w:rsidR="00C975E4" w:rsidRDefault="00000000">
            <w:pPr>
              <w:keepNext w:val="0"/>
              <w:spacing w:after="0"/>
              <w:jc w:val="center"/>
            </w:pPr>
            <w:r>
              <w:rPr>
                <w:sz w:val="16"/>
              </w:rPr>
              <w:t>—</w:t>
            </w:r>
          </w:p>
        </w:tc>
        <w:tc>
          <w:tcPr>
            <w:tcW w:w="907" w:type="dxa"/>
            <w:tcBorders>
              <w:bottom w:val="single" w:sz="8" w:space="0" w:color="000000"/>
            </w:tcBorders>
          </w:tcPr>
          <w:p w14:paraId="4E043A8C" w14:textId="77777777" w:rsidR="00C975E4" w:rsidRDefault="00000000">
            <w:pPr>
              <w:keepNext w:val="0"/>
              <w:spacing w:after="0"/>
              <w:jc w:val="center"/>
            </w:pPr>
            <w:r>
              <w:rPr>
                <w:sz w:val="16"/>
              </w:rPr>
              <w:t>0.047</w:t>
            </w:r>
          </w:p>
        </w:tc>
        <w:tc>
          <w:tcPr>
            <w:tcW w:w="2041" w:type="dxa"/>
            <w:tcBorders>
              <w:bottom w:val="single" w:sz="8" w:space="0" w:color="000000"/>
            </w:tcBorders>
          </w:tcPr>
          <w:p w14:paraId="1346E1E8" w14:textId="77777777" w:rsidR="00C975E4" w:rsidRDefault="00000000">
            <w:pPr>
              <w:keepNext w:val="0"/>
              <w:spacing w:after="0"/>
              <w:jc w:val="center"/>
            </w:pPr>
            <w:r>
              <w:rPr>
                <w:sz w:val="16"/>
              </w:rPr>
              <w:t>—</w:t>
            </w:r>
          </w:p>
        </w:tc>
      </w:tr>
    </w:tbl>
    <w:tbl>
      <w:tblPr>
        <w:tblW w:w="9979" w:type="dxa"/>
        <w:tblLayout w:type="fixed"/>
        <w:tblLook w:val="04A0" w:firstRow="1" w:lastRow="0" w:firstColumn="1" w:lastColumn="0" w:noHBand="0" w:noVBand="1"/>
      </w:tblPr>
      <w:tblGrid>
        <w:gridCol w:w="1929"/>
        <w:gridCol w:w="2041"/>
        <w:gridCol w:w="2041"/>
        <w:gridCol w:w="1587"/>
        <w:gridCol w:w="1587"/>
        <w:gridCol w:w="794"/>
      </w:tblGrid>
      <w:tr w:rsidR="00C975E4" w14:paraId="72FB8D8A" w14:textId="77777777">
        <w:trPr>
          <w:cantSplit/>
          <w:tblHeader/>
        </w:trPr>
        <w:tc>
          <w:tcPr>
            <w:tcW w:w="1928" w:type="dxa"/>
            <w:tcBorders>
              <w:top w:val="single" w:sz="8" w:space="0" w:color="000000"/>
              <w:bottom w:val="single" w:sz="8" w:space="0" w:color="000000"/>
            </w:tcBorders>
          </w:tcPr>
          <w:p w14:paraId="5140881E" w14:textId="77777777" w:rsidR="00C975E4" w:rsidRDefault="00000000">
            <w:pPr>
              <w:keepNext/>
              <w:spacing w:after="0"/>
            </w:pPr>
            <w:r>
              <w:rPr>
                <w:b/>
                <w:sz w:val="14"/>
              </w:rPr>
              <w:t>Valve: chamber</w:t>
            </w:r>
          </w:p>
        </w:tc>
        <w:tc>
          <w:tcPr>
            <w:tcW w:w="2041" w:type="dxa"/>
            <w:tcBorders>
              <w:top w:val="single" w:sz="8" w:space="0" w:color="000000"/>
              <w:bottom w:val="single" w:sz="8" w:space="0" w:color="000000"/>
            </w:tcBorders>
          </w:tcPr>
          <w:p w14:paraId="33B2D438" w14:textId="77777777" w:rsidR="00C975E4" w:rsidRDefault="00000000">
            <w:pPr>
              <w:keepNext/>
              <w:spacing w:after="0"/>
              <w:jc w:val="center"/>
            </w:pPr>
            <w:r>
              <w:rPr>
                <w:b/>
                <w:sz w:val="14"/>
              </w:rPr>
              <w:t>Improved</w:t>
            </w:r>
          </w:p>
        </w:tc>
        <w:tc>
          <w:tcPr>
            <w:tcW w:w="2041" w:type="dxa"/>
            <w:tcBorders>
              <w:top w:val="single" w:sz="8" w:space="0" w:color="000000"/>
              <w:bottom w:val="single" w:sz="8" w:space="0" w:color="000000"/>
            </w:tcBorders>
          </w:tcPr>
          <w:p w14:paraId="6E8442B4" w14:textId="77777777" w:rsidR="00C975E4" w:rsidRDefault="00000000">
            <w:pPr>
              <w:keepNext/>
              <w:spacing w:after="0"/>
              <w:jc w:val="center"/>
            </w:pPr>
            <w:r>
              <w:rPr>
                <w:b/>
                <w:sz w:val="14"/>
              </w:rPr>
              <w:t>Not improved</w:t>
            </w:r>
          </w:p>
        </w:tc>
        <w:tc>
          <w:tcPr>
            <w:tcW w:w="1587" w:type="dxa"/>
            <w:tcBorders>
              <w:top w:val="single" w:sz="8" w:space="0" w:color="000000"/>
              <w:bottom w:val="single" w:sz="8" w:space="0" w:color="000000"/>
            </w:tcBorders>
          </w:tcPr>
          <w:p w14:paraId="62FFF5D7" w14:textId="77777777" w:rsidR="00C975E4" w:rsidRDefault="00000000">
            <w:pPr>
              <w:keepNext/>
              <w:spacing w:after="0"/>
              <w:jc w:val="center"/>
            </w:pPr>
            <w:r>
              <w:rPr>
                <w:b/>
                <w:sz w:val="14"/>
              </w:rPr>
              <w:t>Difference (95% CI)</w:t>
            </w:r>
          </w:p>
        </w:tc>
        <w:tc>
          <w:tcPr>
            <w:tcW w:w="1587" w:type="dxa"/>
            <w:tcBorders>
              <w:top w:val="single" w:sz="8" w:space="0" w:color="000000"/>
              <w:bottom w:val="single" w:sz="8" w:space="0" w:color="000000"/>
            </w:tcBorders>
          </w:tcPr>
          <w:p w14:paraId="10871C17" w14:textId="77777777" w:rsidR="00C975E4" w:rsidRDefault="00000000">
            <w:pPr>
              <w:keepNext/>
              <w:spacing w:after="0"/>
              <w:jc w:val="center"/>
            </w:pPr>
            <w:r>
              <w:rPr>
                <w:b/>
                <w:sz w:val="14"/>
              </w:rPr>
              <w:t>Adjusted difference (95% CI)</w:t>
            </w:r>
          </w:p>
        </w:tc>
        <w:tc>
          <w:tcPr>
            <w:tcW w:w="794" w:type="dxa"/>
            <w:tcBorders>
              <w:top w:val="single" w:sz="8" w:space="0" w:color="000000"/>
              <w:bottom w:val="single" w:sz="8" w:space="0" w:color="000000"/>
            </w:tcBorders>
          </w:tcPr>
          <w:p w14:paraId="2A4D4FCF" w14:textId="77777777" w:rsidR="00C975E4" w:rsidRDefault="00000000">
            <w:pPr>
              <w:keepNext/>
              <w:spacing w:after="0"/>
              <w:jc w:val="center"/>
            </w:pPr>
            <w:r>
              <w:rPr>
                <w:b/>
                <w:sz w:val="14"/>
              </w:rPr>
              <w:t>Adjusted P</w:t>
            </w:r>
          </w:p>
        </w:tc>
      </w:tr>
      <w:tr w:rsidR="00C975E4" w14:paraId="2720C74A" w14:textId="77777777">
        <w:trPr>
          <w:cantSplit/>
        </w:trPr>
        <w:tc>
          <w:tcPr>
            <w:tcW w:w="794" w:type="dxa"/>
            <w:gridSpan w:val="6"/>
          </w:tcPr>
          <w:p w14:paraId="3771E311" w14:textId="77777777" w:rsidR="00C975E4" w:rsidRDefault="00000000">
            <w:pPr>
              <w:keepNext w:val="0"/>
              <w:spacing w:after="0"/>
            </w:pPr>
            <w:r>
              <w:rPr>
                <w:b/>
                <w:sz w:val="14"/>
              </w:rPr>
              <w:t>D. Mean 1-month change (95% CI) in improved and nonimproved valve series</w:t>
            </w:r>
          </w:p>
        </w:tc>
      </w:tr>
      <w:tr w:rsidR="00C975E4" w14:paraId="5214A71C" w14:textId="77777777">
        <w:trPr>
          <w:cantSplit/>
        </w:trPr>
        <w:tc>
          <w:tcPr>
            <w:tcW w:w="1928" w:type="dxa"/>
          </w:tcPr>
          <w:p w14:paraId="2F8A19A1" w14:textId="77777777" w:rsidR="00C975E4" w:rsidRDefault="00000000">
            <w:pPr>
              <w:keepNext w:val="0"/>
              <w:spacing w:after="0"/>
            </w:pPr>
            <w:r>
              <w:rPr>
                <w:sz w:val="14"/>
              </w:rPr>
              <w:t>MR: LA diameter, mm</w:t>
            </w:r>
          </w:p>
        </w:tc>
        <w:tc>
          <w:tcPr>
            <w:tcW w:w="2041" w:type="dxa"/>
          </w:tcPr>
          <w:p w14:paraId="600614B8" w14:textId="77777777" w:rsidR="00C975E4" w:rsidRDefault="00000000">
            <w:pPr>
              <w:keepNext w:val="0"/>
              <w:spacing w:after="0"/>
              <w:jc w:val="center"/>
            </w:pPr>
            <w:r>
              <w:rPr>
                <w:sz w:val="14"/>
              </w:rPr>
              <w:t>−3.0 (−3.6 to −2.5); n=243</w:t>
            </w:r>
          </w:p>
        </w:tc>
        <w:tc>
          <w:tcPr>
            <w:tcW w:w="2041" w:type="dxa"/>
          </w:tcPr>
          <w:p w14:paraId="6455D1E0" w14:textId="77777777" w:rsidR="00C975E4" w:rsidRDefault="00000000">
            <w:pPr>
              <w:keepNext w:val="0"/>
              <w:spacing w:after="0"/>
              <w:jc w:val="center"/>
            </w:pPr>
            <w:r>
              <w:rPr>
                <w:sz w:val="14"/>
              </w:rPr>
              <w:t>−0.2 (−0.7 to 0.3); n=271</w:t>
            </w:r>
          </w:p>
        </w:tc>
        <w:tc>
          <w:tcPr>
            <w:tcW w:w="1587" w:type="dxa"/>
          </w:tcPr>
          <w:p w14:paraId="4B6161F4" w14:textId="77777777" w:rsidR="00C975E4" w:rsidRDefault="00000000">
            <w:pPr>
              <w:keepNext w:val="0"/>
              <w:spacing w:after="0"/>
              <w:jc w:val="center"/>
            </w:pPr>
            <w:r>
              <w:rPr>
                <w:sz w:val="14"/>
              </w:rPr>
              <w:t>−2.8 (−3.6 to −2.1)</w:t>
            </w:r>
          </w:p>
        </w:tc>
        <w:tc>
          <w:tcPr>
            <w:tcW w:w="1587" w:type="dxa"/>
          </w:tcPr>
          <w:p w14:paraId="71F7B6D6" w14:textId="77777777" w:rsidR="00C975E4" w:rsidRDefault="00000000">
            <w:pPr>
              <w:keepNext w:val="0"/>
              <w:spacing w:after="0"/>
              <w:jc w:val="center"/>
            </w:pPr>
            <w:r>
              <w:rPr>
                <w:sz w:val="14"/>
              </w:rPr>
              <w:t>−3.2 (−3.9 to −2.4)</w:t>
            </w:r>
          </w:p>
        </w:tc>
        <w:tc>
          <w:tcPr>
            <w:tcW w:w="794" w:type="dxa"/>
          </w:tcPr>
          <w:p w14:paraId="472E30D8" w14:textId="77777777" w:rsidR="00C975E4" w:rsidRDefault="00000000">
            <w:pPr>
              <w:keepNext w:val="0"/>
              <w:spacing w:after="0"/>
              <w:jc w:val="center"/>
            </w:pPr>
            <w:r>
              <w:rPr>
                <w:sz w:val="14"/>
              </w:rPr>
              <w:t>&lt;0.001</w:t>
            </w:r>
          </w:p>
        </w:tc>
      </w:tr>
      <w:tr w:rsidR="00C975E4" w14:paraId="19B8657D" w14:textId="77777777">
        <w:trPr>
          <w:cantSplit/>
        </w:trPr>
        <w:tc>
          <w:tcPr>
            <w:tcW w:w="1928" w:type="dxa"/>
          </w:tcPr>
          <w:p w14:paraId="7D5BB270" w14:textId="77777777" w:rsidR="00C975E4" w:rsidRDefault="00000000">
            <w:pPr>
              <w:keepNext w:val="0"/>
              <w:spacing w:after="0"/>
            </w:pPr>
            <w:r>
              <w:rPr>
                <w:sz w:val="14"/>
              </w:rPr>
              <w:t>MR: RA diameter, mm</w:t>
            </w:r>
          </w:p>
        </w:tc>
        <w:tc>
          <w:tcPr>
            <w:tcW w:w="2041" w:type="dxa"/>
          </w:tcPr>
          <w:p w14:paraId="41D967A7" w14:textId="77777777" w:rsidR="00C975E4" w:rsidRDefault="00000000">
            <w:pPr>
              <w:keepNext w:val="0"/>
              <w:spacing w:after="0"/>
              <w:jc w:val="center"/>
            </w:pPr>
            <w:r>
              <w:rPr>
                <w:sz w:val="14"/>
              </w:rPr>
              <w:t>−4.4 (−5.2 to −3.6); n=235</w:t>
            </w:r>
          </w:p>
        </w:tc>
        <w:tc>
          <w:tcPr>
            <w:tcW w:w="2041" w:type="dxa"/>
          </w:tcPr>
          <w:p w14:paraId="4C6A39F9" w14:textId="77777777" w:rsidR="00C975E4" w:rsidRDefault="00000000">
            <w:pPr>
              <w:keepNext w:val="0"/>
              <w:spacing w:after="0"/>
              <w:jc w:val="center"/>
            </w:pPr>
            <w:r>
              <w:rPr>
                <w:sz w:val="14"/>
              </w:rPr>
              <w:t>−0.9 (−1.7 to −0.1); n=269</w:t>
            </w:r>
          </w:p>
        </w:tc>
        <w:tc>
          <w:tcPr>
            <w:tcW w:w="1587" w:type="dxa"/>
          </w:tcPr>
          <w:p w14:paraId="223EEA2A" w14:textId="77777777" w:rsidR="00C975E4" w:rsidRDefault="00000000">
            <w:pPr>
              <w:keepNext w:val="0"/>
              <w:spacing w:after="0"/>
              <w:jc w:val="center"/>
            </w:pPr>
            <w:r>
              <w:rPr>
                <w:sz w:val="14"/>
              </w:rPr>
              <w:t>−3.5 (−4.6 to −2.4)</w:t>
            </w:r>
          </w:p>
        </w:tc>
        <w:tc>
          <w:tcPr>
            <w:tcW w:w="1587" w:type="dxa"/>
          </w:tcPr>
          <w:p w14:paraId="62AA0587" w14:textId="77777777" w:rsidR="00C975E4" w:rsidRDefault="00000000">
            <w:pPr>
              <w:keepNext w:val="0"/>
              <w:spacing w:after="0"/>
              <w:jc w:val="center"/>
            </w:pPr>
            <w:r>
              <w:rPr>
                <w:sz w:val="14"/>
              </w:rPr>
              <w:t>−3.4 (−4.4 to −2.4)</w:t>
            </w:r>
          </w:p>
        </w:tc>
        <w:tc>
          <w:tcPr>
            <w:tcW w:w="794" w:type="dxa"/>
          </w:tcPr>
          <w:p w14:paraId="2FA2F5B1" w14:textId="77777777" w:rsidR="00C975E4" w:rsidRDefault="00000000">
            <w:pPr>
              <w:keepNext w:val="0"/>
              <w:spacing w:after="0"/>
              <w:jc w:val="center"/>
            </w:pPr>
            <w:r>
              <w:rPr>
                <w:sz w:val="14"/>
              </w:rPr>
              <w:t>&lt;0.001</w:t>
            </w:r>
          </w:p>
        </w:tc>
      </w:tr>
      <w:tr w:rsidR="00C975E4" w14:paraId="33976EE6" w14:textId="77777777">
        <w:trPr>
          <w:cantSplit/>
        </w:trPr>
        <w:tc>
          <w:tcPr>
            <w:tcW w:w="1928" w:type="dxa"/>
          </w:tcPr>
          <w:p w14:paraId="521A2C40" w14:textId="77777777" w:rsidR="00C975E4" w:rsidRDefault="00000000">
            <w:pPr>
              <w:keepNext w:val="0"/>
              <w:spacing w:after="0"/>
            </w:pPr>
            <w:r>
              <w:rPr>
                <w:sz w:val="14"/>
              </w:rPr>
              <w:t>MR: RV diameter, mm</w:t>
            </w:r>
          </w:p>
        </w:tc>
        <w:tc>
          <w:tcPr>
            <w:tcW w:w="2041" w:type="dxa"/>
          </w:tcPr>
          <w:p w14:paraId="512063CC" w14:textId="77777777" w:rsidR="00C975E4" w:rsidRDefault="00000000">
            <w:pPr>
              <w:keepNext w:val="0"/>
              <w:spacing w:after="0"/>
              <w:jc w:val="center"/>
            </w:pPr>
            <w:r>
              <w:rPr>
                <w:sz w:val="14"/>
              </w:rPr>
              <w:t>−0.6 (−1.0 to −0.3); n=240</w:t>
            </w:r>
          </w:p>
        </w:tc>
        <w:tc>
          <w:tcPr>
            <w:tcW w:w="2041" w:type="dxa"/>
          </w:tcPr>
          <w:p w14:paraId="62A16D10" w14:textId="77777777" w:rsidR="00C975E4" w:rsidRDefault="00000000">
            <w:pPr>
              <w:keepNext w:val="0"/>
              <w:spacing w:after="0"/>
              <w:jc w:val="center"/>
            </w:pPr>
            <w:r>
              <w:rPr>
                <w:sz w:val="14"/>
              </w:rPr>
              <w:t>0.1 (−0.3 to 0.4); n=271</w:t>
            </w:r>
          </w:p>
        </w:tc>
        <w:tc>
          <w:tcPr>
            <w:tcW w:w="1587" w:type="dxa"/>
          </w:tcPr>
          <w:p w14:paraId="65E1E47D" w14:textId="77777777" w:rsidR="00C975E4" w:rsidRDefault="00000000">
            <w:pPr>
              <w:keepNext w:val="0"/>
              <w:spacing w:after="0"/>
              <w:jc w:val="center"/>
            </w:pPr>
            <w:r>
              <w:rPr>
                <w:sz w:val="14"/>
              </w:rPr>
              <w:t>−0.7 (−1.2 to −0.2)</w:t>
            </w:r>
          </w:p>
        </w:tc>
        <w:tc>
          <w:tcPr>
            <w:tcW w:w="1587" w:type="dxa"/>
          </w:tcPr>
          <w:p w14:paraId="26077BE9" w14:textId="77777777" w:rsidR="00C975E4" w:rsidRDefault="00000000">
            <w:pPr>
              <w:keepNext w:val="0"/>
              <w:spacing w:after="0"/>
              <w:jc w:val="center"/>
            </w:pPr>
            <w:r>
              <w:rPr>
                <w:sz w:val="14"/>
              </w:rPr>
              <w:t>−0.8 (−1.3 to −0.3)</w:t>
            </w:r>
          </w:p>
        </w:tc>
        <w:tc>
          <w:tcPr>
            <w:tcW w:w="794" w:type="dxa"/>
          </w:tcPr>
          <w:p w14:paraId="08294DB9" w14:textId="77777777" w:rsidR="00C975E4" w:rsidRDefault="00000000">
            <w:pPr>
              <w:keepNext w:val="0"/>
              <w:spacing w:after="0"/>
              <w:jc w:val="center"/>
            </w:pPr>
            <w:r>
              <w:rPr>
                <w:sz w:val="14"/>
              </w:rPr>
              <w:t>0.002</w:t>
            </w:r>
          </w:p>
        </w:tc>
      </w:tr>
      <w:tr w:rsidR="00C975E4" w14:paraId="3CC49B4E" w14:textId="77777777">
        <w:trPr>
          <w:cantSplit/>
        </w:trPr>
        <w:tc>
          <w:tcPr>
            <w:tcW w:w="1928" w:type="dxa"/>
          </w:tcPr>
          <w:p w14:paraId="53864C57" w14:textId="77777777" w:rsidR="00C975E4" w:rsidRDefault="00000000">
            <w:pPr>
              <w:keepNext w:val="0"/>
              <w:spacing w:after="0"/>
            </w:pPr>
            <w:r>
              <w:rPr>
                <w:sz w:val="14"/>
              </w:rPr>
              <w:t>MR: EDV, mL</w:t>
            </w:r>
          </w:p>
        </w:tc>
        <w:tc>
          <w:tcPr>
            <w:tcW w:w="2041" w:type="dxa"/>
          </w:tcPr>
          <w:p w14:paraId="622B76D3" w14:textId="77777777" w:rsidR="00C975E4" w:rsidRDefault="00000000">
            <w:pPr>
              <w:keepNext w:val="0"/>
              <w:spacing w:after="0"/>
              <w:jc w:val="center"/>
            </w:pPr>
            <w:r>
              <w:rPr>
                <w:sz w:val="14"/>
              </w:rPr>
              <w:t>−1.5 (−3.9 to 0.9); n=237</w:t>
            </w:r>
          </w:p>
        </w:tc>
        <w:tc>
          <w:tcPr>
            <w:tcW w:w="2041" w:type="dxa"/>
          </w:tcPr>
          <w:p w14:paraId="387A78F6" w14:textId="77777777" w:rsidR="00C975E4" w:rsidRDefault="00000000">
            <w:pPr>
              <w:keepNext w:val="0"/>
              <w:spacing w:after="0"/>
              <w:jc w:val="center"/>
            </w:pPr>
            <w:r>
              <w:rPr>
                <w:sz w:val="14"/>
              </w:rPr>
              <w:t>4.5 (2.3 to 6.8); n=271</w:t>
            </w:r>
          </w:p>
        </w:tc>
        <w:tc>
          <w:tcPr>
            <w:tcW w:w="1587" w:type="dxa"/>
          </w:tcPr>
          <w:p w14:paraId="4D7F35F4" w14:textId="77777777" w:rsidR="00C975E4" w:rsidRDefault="00000000">
            <w:pPr>
              <w:keepNext w:val="0"/>
              <w:spacing w:after="0"/>
              <w:jc w:val="center"/>
            </w:pPr>
            <w:r>
              <w:rPr>
                <w:sz w:val="14"/>
              </w:rPr>
              <w:t>−6.1 (−9.4 to −2.8)</w:t>
            </w:r>
          </w:p>
        </w:tc>
        <w:tc>
          <w:tcPr>
            <w:tcW w:w="1587" w:type="dxa"/>
          </w:tcPr>
          <w:p w14:paraId="2445C183" w14:textId="77777777" w:rsidR="00C975E4" w:rsidRDefault="00000000">
            <w:pPr>
              <w:keepNext w:val="0"/>
              <w:spacing w:after="0"/>
              <w:jc w:val="center"/>
            </w:pPr>
            <w:r>
              <w:rPr>
                <w:sz w:val="14"/>
              </w:rPr>
              <w:t>−7.3 (−10.3 to −4.4)</w:t>
            </w:r>
          </w:p>
        </w:tc>
        <w:tc>
          <w:tcPr>
            <w:tcW w:w="794" w:type="dxa"/>
          </w:tcPr>
          <w:p w14:paraId="231D7956" w14:textId="77777777" w:rsidR="00C975E4" w:rsidRDefault="00000000">
            <w:pPr>
              <w:keepNext w:val="0"/>
              <w:spacing w:after="0"/>
              <w:jc w:val="center"/>
            </w:pPr>
            <w:r>
              <w:rPr>
                <w:sz w:val="14"/>
              </w:rPr>
              <w:t>&lt;0.001</w:t>
            </w:r>
          </w:p>
        </w:tc>
      </w:tr>
      <w:tr w:rsidR="00C975E4" w14:paraId="4DE9EB94" w14:textId="77777777">
        <w:trPr>
          <w:cantSplit/>
        </w:trPr>
        <w:tc>
          <w:tcPr>
            <w:tcW w:w="1928" w:type="dxa"/>
          </w:tcPr>
          <w:p w14:paraId="5D86C89D" w14:textId="77777777" w:rsidR="00C975E4" w:rsidRDefault="00000000">
            <w:pPr>
              <w:keepNext w:val="0"/>
              <w:spacing w:after="0"/>
            </w:pPr>
            <w:r>
              <w:rPr>
                <w:sz w:val="14"/>
              </w:rPr>
              <w:t>MR: ESV, mL</w:t>
            </w:r>
          </w:p>
        </w:tc>
        <w:tc>
          <w:tcPr>
            <w:tcW w:w="2041" w:type="dxa"/>
          </w:tcPr>
          <w:p w14:paraId="16CB219A" w14:textId="77777777" w:rsidR="00C975E4" w:rsidRDefault="00000000">
            <w:pPr>
              <w:keepNext w:val="0"/>
              <w:spacing w:after="0"/>
              <w:jc w:val="center"/>
            </w:pPr>
            <w:r>
              <w:rPr>
                <w:sz w:val="14"/>
              </w:rPr>
              <w:t>−4.1 (−5.8 to −2.5); n=237</w:t>
            </w:r>
          </w:p>
        </w:tc>
        <w:tc>
          <w:tcPr>
            <w:tcW w:w="2041" w:type="dxa"/>
          </w:tcPr>
          <w:p w14:paraId="09D4E05F" w14:textId="77777777" w:rsidR="00C975E4" w:rsidRDefault="00000000">
            <w:pPr>
              <w:keepNext w:val="0"/>
              <w:spacing w:after="0"/>
              <w:jc w:val="center"/>
            </w:pPr>
            <w:r>
              <w:rPr>
                <w:sz w:val="14"/>
              </w:rPr>
              <w:t>−0.3 (−1.7 to 1.2); n=271</w:t>
            </w:r>
          </w:p>
        </w:tc>
        <w:tc>
          <w:tcPr>
            <w:tcW w:w="1587" w:type="dxa"/>
          </w:tcPr>
          <w:p w14:paraId="46B064AB" w14:textId="77777777" w:rsidR="00C975E4" w:rsidRDefault="00000000">
            <w:pPr>
              <w:keepNext w:val="0"/>
              <w:spacing w:after="0"/>
              <w:jc w:val="center"/>
            </w:pPr>
            <w:r>
              <w:rPr>
                <w:sz w:val="14"/>
              </w:rPr>
              <w:t>−3.9 (−6.1 to −1.7)</w:t>
            </w:r>
          </w:p>
        </w:tc>
        <w:tc>
          <w:tcPr>
            <w:tcW w:w="1587" w:type="dxa"/>
          </w:tcPr>
          <w:p w14:paraId="7812CAE3" w14:textId="77777777" w:rsidR="00C975E4" w:rsidRDefault="00000000">
            <w:pPr>
              <w:keepNext w:val="0"/>
              <w:spacing w:after="0"/>
              <w:jc w:val="center"/>
            </w:pPr>
            <w:r>
              <w:rPr>
                <w:sz w:val="14"/>
              </w:rPr>
              <w:t>−4.1 (−6.1 to −2.0)</w:t>
            </w:r>
          </w:p>
        </w:tc>
        <w:tc>
          <w:tcPr>
            <w:tcW w:w="794" w:type="dxa"/>
          </w:tcPr>
          <w:p w14:paraId="03FE4D58" w14:textId="77777777" w:rsidR="00C975E4" w:rsidRDefault="00000000">
            <w:pPr>
              <w:keepNext w:val="0"/>
              <w:spacing w:after="0"/>
              <w:jc w:val="center"/>
            </w:pPr>
            <w:r>
              <w:rPr>
                <w:sz w:val="14"/>
              </w:rPr>
              <w:t>&lt;0.001</w:t>
            </w:r>
          </w:p>
        </w:tc>
      </w:tr>
      <w:tr w:rsidR="00C975E4" w14:paraId="1E84E33A" w14:textId="77777777">
        <w:trPr>
          <w:cantSplit/>
        </w:trPr>
        <w:tc>
          <w:tcPr>
            <w:tcW w:w="1928" w:type="dxa"/>
          </w:tcPr>
          <w:p w14:paraId="21FF78F7" w14:textId="77777777" w:rsidR="00C975E4" w:rsidRDefault="00000000">
            <w:pPr>
              <w:keepNext w:val="0"/>
              <w:spacing w:after="0"/>
            </w:pPr>
            <w:r>
              <w:rPr>
                <w:sz w:val="14"/>
              </w:rPr>
              <w:t>MR: LVEF, %</w:t>
            </w:r>
          </w:p>
        </w:tc>
        <w:tc>
          <w:tcPr>
            <w:tcW w:w="2041" w:type="dxa"/>
          </w:tcPr>
          <w:p w14:paraId="60D05A4B" w14:textId="77777777" w:rsidR="00C975E4" w:rsidRDefault="00000000">
            <w:pPr>
              <w:keepNext w:val="0"/>
              <w:spacing w:after="0"/>
              <w:jc w:val="center"/>
            </w:pPr>
            <w:r>
              <w:rPr>
                <w:sz w:val="14"/>
              </w:rPr>
              <w:t>3.6 (2.5 to 4.6); n=240</w:t>
            </w:r>
          </w:p>
        </w:tc>
        <w:tc>
          <w:tcPr>
            <w:tcW w:w="2041" w:type="dxa"/>
          </w:tcPr>
          <w:p w14:paraId="3424E2C9" w14:textId="77777777" w:rsidR="00C975E4" w:rsidRDefault="00000000">
            <w:pPr>
              <w:keepNext w:val="0"/>
              <w:spacing w:after="0"/>
              <w:jc w:val="center"/>
            </w:pPr>
            <w:r>
              <w:rPr>
                <w:sz w:val="14"/>
              </w:rPr>
              <w:t>1.9 (0.8 to 3.0); n=271</w:t>
            </w:r>
          </w:p>
        </w:tc>
        <w:tc>
          <w:tcPr>
            <w:tcW w:w="1587" w:type="dxa"/>
          </w:tcPr>
          <w:p w14:paraId="061D164F" w14:textId="77777777" w:rsidR="00C975E4" w:rsidRDefault="00000000">
            <w:pPr>
              <w:keepNext w:val="0"/>
              <w:spacing w:after="0"/>
              <w:jc w:val="center"/>
            </w:pPr>
            <w:r>
              <w:rPr>
                <w:sz w:val="14"/>
              </w:rPr>
              <w:t>1.6 (0.1 to 3.2)</w:t>
            </w:r>
          </w:p>
        </w:tc>
        <w:tc>
          <w:tcPr>
            <w:tcW w:w="1587" w:type="dxa"/>
          </w:tcPr>
          <w:p w14:paraId="24ED8DA6" w14:textId="77777777" w:rsidR="00C975E4" w:rsidRDefault="00000000">
            <w:pPr>
              <w:keepNext w:val="0"/>
              <w:spacing w:after="0"/>
              <w:jc w:val="center"/>
            </w:pPr>
            <w:r>
              <w:rPr>
                <w:sz w:val="14"/>
              </w:rPr>
              <w:t>1.5 (0.2 to 2.7)</w:t>
            </w:r>
          </w:p>
        </w:tc>
        <w:tc>
          <w:tcPr>
            <w:tcW w:w="794" w:type="dxa"/>
          </w:tcPr>
          <w:p w14:paraId="485FCE94" w14:textId="77777777" w:rsidR="00C975E4" w:rsidRDefault="00000000">
            <w:pPr>
              <w:keepNext w:val="0"/>
              <w:spacing w:after="0"/>
              <w:jc w:val="center"/>
            </w:pPr>
            <w:r>
              <w:rPr>
                <w:sz w:val="14"/>
              </w:rPr>
              <w:t>0.019</w:t>
            </w:r>
          </w:p>
        </w:tc>
      </w:tr>
      <w:tr w:rsidR="00C975E4" w14:paraId="7953B939" w14:textId="77777777">
        <w:trPr>
          <w:cantSplit/>
        </w:trPr>
        <w:tc>
          <w:tcPr>
            <w:tcW w:w="1928" w:type="dxa"/>
          </w:tcPr>
          <w:p w14:paraId="6B0DEB47" w14:textId="77777777" w:rsidR="00C975E4" w:rsidRDefault="00000000">
            <w:pPr>
              <w:keepNext w:val="0"/>
              <w:spacing w:after="0"/>
            </w:pPr>
            <w:r>
              <w:rPr>
                <w:sz w:val="14"/>
              </w:rPr>
              <w:t>MR: TRV, m/s</w:t>
            </w:r>
          </w:p>
        </w:tc>
        <w:tc>
          <w:tcPr>
            <w:tcW w:w="2041" w:type="dxa"/>
          </w:tcPr>
          <w:p w14:paraId="10080060" w14:textId="77777777" w:rsidR="00C975E4" w:rsidRDefault="00000000">
            <w:pPr>
              <w:keepNext w:val="0"/>
              <w:spacing w:after="0"/>
              <w:jc w:val="center"/>
            </w:pPr>
            <w:r>
              <w:rPr>
                <w:sz w:val="14"/>
              </w:rPr>
              <w:t>−0.12 (−0.17 to −0.06); n=190</w:t>
            </w:r>
          </w:p>
        </w:tc>
        <w:tc>
          <w:tcPr>
            <w:tcW w:w="2041" w:type="dxa"/>
          </w:tcPr>
          <w:p w14:paraId="1E0326D6" w14:textId="77777777" w:rsidR="00C975E4" w:rsidRDefault="00000000">
            <w:pPr>
              <w:keepNext w:val="0"/>
              <w:spacing w:after="0"/>
              <w:jc w:val="center"/>
            </w:pPr>
            <w:r>
              <w:rPr>
                <w:sz w:val="14"/>
              </w:rPr>
              <w:t>0.05 (0.00 to 0.11); n=240</w:t>
            </w:r>
          </w:p>
        </w:tc>
        <w:tc>
          <w:tcPr>
            <w:tcW w:w="1587" w:type="dxa"/>
          </w:tcPr>
          <w:p w14:paraId="79F5AFEA" w14:textId="77777777" w:rsidR="00C975E4" w:rsidRDefault="00000000">
            <w:pPr>
              <w:keepNext w:val="0"/>
              <w:spacing w:after="0"/>
              <w:jc w:val="center"/>
            </w:pPr>
            <w:r>
              <w:rPr>
                <w:sz w:val="14"/>
              </w:rPr>
              <w:t>−0.17 (−0.25 to −0.09)</w:t>
            </w:r>
          </w:p>
        </w:tc>
        <w:tc>
          <w:tcPr>
            <w:tcW w:w="1587" w:type="dxa"/>
          </w:tcPr>
          <w:p w14:paraId="616A8B7B" w14:textId="77777777" w:rsidR="00C975E4" w:rsidRDefault="00000000">
            <w:pPr>
              <w:keepNext w:val="0"/>
              <w:spacing w:after="0"/>
              <w:jc w:val="center"/>
            </w:pPr>
            <w:r>
              <w:rPr>
                <w:sz w:val="14"/>
              </w:rPr>
              <w:t>−0.17 (−0.24 to −0.09)</w:t>
            </w:r>
          </w:p>
        </w:tc>
        <w:tc>
          <w:tcPr>
            <w:tcW w:w="794" w:type="dxa"/>
          </w:tcPr>
          <w:p w14:paraId="4F75E80A" w14:textId="77777777" w:rsidR="00C975E4" w:rsidRDefault="00000000">
            <w:pPr>
              <w:keepNext w:val="0"/>
              <w:spacing w:after="0"/>
              <w:jc w:val="center"/>
            </w:pPr>
            <w:r>
              <w:rPr>
                <w:sz w:val="14"/>
              </w:rPr>
              <w:t>&lt;0.001</w:t>
            </w:r>
          </w:p>
        </w:tc>
      </w:tr>
      <w:tr w:rsidR="00C975E4" w14:paraId="74F026DC" w14:textId="77777777">
        <w:trPr>
          <w:cantSplit/>
        </w:trPr>
        <w:tc>
          <w:tcPr>
            <w:tcW w:w="1928" w:type="dxa"/>
          </w:tcPr>
          <w:p w14:paraId="1BF5A7A3" w14:textId="77777777" w:rsidR="00C975E4" w:rsidRDefault="00000000">
            <w:pPr>
              <w:keepNext w:val="0"/>
              <w:spacing w:after="0"/>
            </w:pPr>
            <w:r>
              <w:rPr>
                <w:sz w:val="14"/>
              </w:rPr>
              <w:t>TR: LA diameter, mm</w:t>
            </w:r>
          </w:p>
        </w:tc>
        <w:tc>
          <w:tcPr>
            <w:tcW w:w="2041" w:type="dxa"/>
          </w:tcPr>
          <w:p w14:paraId="3A2CC94B" w14:textId="77777777" w:rsidR="00C975E4" w:rsidRDefault="00000000">
            <w:pPr>
              <w:keepNext w:val="0"/>
              <w:spacing w:after="0"/>
              <w:jc w:val="center"/>
            </w:pPr>
            <w:r>
              <w:rPr>
                <w:sz w:val="14"/>
              </w:rPr>
              <w:t>−2.1 (−2.5 to −1.6); n=371</w:t>
            </w:r>
          </w:p>
        </w:tc>
        <w:tc>
          <w:tcPr>
            <w:tcW w:w="2041" w:type="dxa"/>
          </w:tcPr>
          <w:p w14:paraId="63331B1C" w14:textId="77777777" w:rsidR="00C975E4" w:rsidRDefault="00000000">
            <w:pPr>
              <w:keepNext w:val="0"/>
              <w:spacing w:after="0"/>
              <w:jc w:val="center"/>
            </w:pPr>
            <w:r>
              <w:rPr>
                <w:sz w:val="14"/>
              </w:rPr>
              <w:t>−0.6 (−1.1 to −0.2); n=334</w:t>
            </w:r>
          </w:p>
        </w:tc>
        <w:tc>
          <w:tcPr>
            <w:tcW w:w="1587" w:type="dxa"/>
          </w:tcPr>
          <w:p w14:paraId="3AA3EB59" w14:textId="77777777" w:rsidR="00C975E4" w:rsidRDefault="00000000">
            <w:pPr>
              <w:keepNext w:val="0"/>
              <w:spacing w:after="0"/>
              <w:jc w:val="center"/>
            </w:pPr>
            <w:r>
              <w:rPr>
                <w:sz w:val="14"/>
              </w:rPr>
              <w:t>−1.4 (−2.1 to −0.7)</w:t>
            </w:r>
          </w:p>
        </w:tc>
        <w:tc>
          <w:tcPr>
            <w:tcW w:w="1587" w:type="dxa"/>
          </w:tcPr>
          <w:p w14:paraId="3D887792" w14:textId="77777777" w:rsidR="00C975E4" w:rsidRDefault="00000000">
            <w:pPr>
              <w:keepNext w:val="0"/>
              <w:spacing w:after="0"/>
              <w:jc w:val="center"/>
            </w:pPr>
            <w:r>
              <w:rPr>
                <w:sz w:val="14"/>
              </w:rPr>
              <w:t>−1.6 (−2.3 to −0.9)</w:t>
            </w:r>
          </w:p>
        </w:tc>
        <w:tc>
          <w:tcPr>
            <w:tcW w:w="794" w:type="dxa"/>
          </w:tcPr>
          <w:p w14:paraId="375FE565" w14:textId="77777777" w:rsidR="00C975E4" w:rsidRDefault="00000000">
            <w:pPr>
              <w:keepNext w:val="0"/>
              <w:spacing w:after="0"/>
              <w:jc w:val="center"/>
            </w:pPr>
            <w:r>
              <w:rPr>
                <w:sz w:val="14"/>
              </w:rPr>
              <w:t>&lt;0.001</w:t>
            </w:r>
          </w:p>
        </w:tc>
      </w:tr>
      <w:tr w:rsidR="00C975E4" w14:paraId="4BA40650" w14:textId="77777777">
        <w:trPr>
          <w:cantSplit/>
        </w:trPr>
        <w:tc>
          <w:tcPr>
            <w:tcW w:w="1928" w:type="dxa"/>
          </w:tcPr>
          <w:p w14:paraId="3C0FB797" w14:textId="77777777" w:rsidR="00C975E4" w:rsidRDefault="00000000">
            <w:pPr>
              <w:keepNext w:val="0"/>
              <w:spacing w:after="0"/>
            </w:pPr>
            <w:r>
              <w:rPr>
                <w:sz w:val="14"/>
              </w:rPr>
              <w:t>TR: RA diameter, mm</w:t>
            </w:r>
          </w:p>
        </w:tc>
        <w:tc>
          <w:tcPr>
            <w:tcW w:w="2041" w:type="dxa"/>
          </w:tcPr>
          <w:p w14:paraId="4202E476" w14:textId="77777777" w:rsidR="00C975E4" w:rsidRDefault="00000000">
            <w:pPr>
              <w:keepNext w:val="0"/>
              <w:spacing w:after="0"/>
              <w:jc w:val="center"/>
            </w:pPr>
            <w:r>
              <w:rPr>
                <w:sz w:val="14"/>
              </w:rPr>
              <w:t>−4.8 (−5.4 to −4.1); n=364</w:t>
            </w:r>
          </w:p>
        </w:tc>
        <w:tc>
          <w:tcPr>
            <w:tcW w:w="2041" w:type="dxa"/>
          </w:tcPr>
          <w:p w14:paraId="04035D16" w14:textId="77777777" w:rsidR="00C975E4" w:rsidRDefault="00000000">
            <w:pPr>
              <w:keepNext w:val="0"/>
              <w:spacing w:after="0"/>
              <w:jc w:val="center"/>
            </w:pPr>
            <w:r>
              <w:rPr>
                <w:sz w:val="14"/>
              </w:rPr>
              <w:t>−0.3 (−1.0 to 0.3); n=327</w:t>
            </w:r>
          </w:p>
        </w:tc>
        <w:tc>
          <w:tcPr>
            <w:tcW w:w="1587" w:type="dxa"/>
          </w:tcPr>
          <w:p w14:paraId="1016BCC8" w14:textId="77777777" w:rsidR="00C975E4" w:rsidRDefault="00000000">
            <w:pPr>
              <w:keepNext w:val="0"/>
              <w:spacing w:after="0"/>
              <w:jc w:val="center"/>
            </w:pPr>
            <w:r>
              <w:rPr>
                <w:sz w:val="14"/>
              </w:rPr>
              <w:t>−4.5 (−5.4 to −3.5)</w:t>
            </w:r>
          </w:p>
        </w:tc>
        <w:tc>
          <w:tcPr>
            <w:tcW w:w="1587" w:type="dxa"/>
          </w:tcPr>
          <w:p w14:paraId="53550971" w14:textId="77777777" w:rsidR="00C975E4" w:rsidRDefault="00000000">
            <w:pPr>
              <w:keepNext w:val="0"/>
              <w:spacing w:after="0"/>
              <w:jc w:val="center"/>
            </w:pPr>
            <w:r>
              <w:rPr>
                <w:sz w:val="14"/>
              </w:rPr>
              <w:t>−4.9 (−5.7 to −4.1)</w:t>
            </w:r>
          </w:p>
        </w:tc>
        <w:tc>
          <w:tcPr>
            <w:tcW w:w="794" w:type="dxa"/>
          </w:tcPr>
          <w:p w14:paraId="00580427" w14:textId="77777777" w:rsidR="00C975E4" w:rsidRDefault="00000000">
            <w:pPr>
              <w:keepNext w:val="0"/>
              <w:spacing w:after="0"/>
              <w:jc w:val="center"/>
            </w:pPr>
            <w:r>
              <w:rPr>
                <w:sz w:val="14"/>
              </w:rPr>
              <w:t>&lt;0.001</w:t>
            </w:r>
          </w:p>
        </w:tc>
      </w:tr>
      <w:tr w:rsidR="00C975E4" w14:paraId="4EED5D22" w14:textId="77777777">
        <w:trPr>
          <w:cantSplit/>
        </w:trPr>
        <w:tc>
          <w:tcPr>
            <w:tcW w:w="1928" w:type="dxa"/>
          </w:tcPr>
          <w:p w14:paraId="6E93031A" w14:textId="77777777" w:rsidR="00C975E4" w:rsidRDefault="00000000">
            <w:pPr>
              <w:keepNext w:val="0"/>
              <w:spacing w:after="0"/>
            </w:pPr>
            <w:r>
              <w:rPr>
                <w:sz w:val="14"/>
              </w:rPr>
              <w:t>TR: RV diameter, mm</w:t>
            </w:r>
          </w:p>
        </w:tc>
        <w:tc>
          <w:tcPr>
            <w:tcW w:w="2041" w:type="dxa"/>
          </w:tcPr>
          <w:p w14:paraId="18EAF515" w14:textId="77777777" w:rsidR="00C975E4" w:rsidRDefault="00000000">
            <w:pPr>
              <w:keepNext w:val="0"/>
              <w:spacing w:after="0"/>
              <w:jc w:val="center"/>
            </w:pPr>
            <w:r>
              <w:rPr>
                <w:sz w:val="14"/>
              </w:rPr>
              <w:t>−0.5 (−0.8 to −0.3); n=371</w:t>
            </w:r>
          </w:p>
        </w:tc>
        <w:tc>
          <w:tcPr>
            <w:tcW w:w="2041" w:type="dxa"/>
          </w:tcPr>
          <w:p w14:paraId="08C8EB0B" w14:textId="77777777" w:rsidR="00C975E4" w:rsidRDefault="00000000">
            <w:pPr>
              <w:keepNext w:val="0"/>
              <w:spacing w:after="0"/>
              <w:jc w:val="center"/>
            </w:pPr>
            <w:r>
              <w:rPr>
                <w:sz w:val="14"/>
              </w:rPr>
              <w:t>−0.1 (−0.5 to 0.2); n=333</w:t>
            </w:r>
          </w:p>
        </w:tc>
        <w:tc>
          <w:tcPr>
            <w:tcW w:w="1587" w:type="dxa"/>
          </w:tcPr>
          <w:p w14:paraId="1EEDB241" w14:textId="77777777" w:rsidR="00C975E4" w:rsidRDefault="00000000">
            <w:pPr>
              <w:keepNext w:val="0"/>
              <w:spacing w:after="0"/>
              <w:jc w:val="center"/>
            </w:pPr>
            <w:r>
              <w:rPr>
                <w:sz w:val="14"/>
              </w:rPr>
              <w:t>−0.4 (−0.9 to −0.0)</w:t>
            </w:r>
          </w:p>
        </w:tc>
        <w:tc>
          <w:tcPr>
            <w:tcW w:w="1587" w:type="dxa"/>
          </w:tcPr>
          <w:p w14:paraId="1FDC365D" w14:textId="77777777" w:rsidR="00C975E4" w:rsidRDefault="00000000">
            <w:pPr>
              <w:keepNext w:val="0"/>
              <w:spacing w:after="0"/>
              <w:jc w:val="center"/>
            </w:pPr>
            <w:r>
              <w:rPr>
                <w:sz w:val="14"/>
              </w:rPr>
              <w:t>−0.7 (−1.1 to −0.2)</w:t>
            </w:r>
          </w:p>
        </w:tc>
        <w:tc>
          <w:tcPr>
            <w:tcW w:w="794" w:type="dxa"/>
          </w:tcPr>
          <w:p w14:paraId="5E1E63F4" w14:textId="77777777" w:rsidR="00C975E4" w:rsidRDefault="00000000">
            <w:pPr>
              <w:keepNext w:val="0"/>
              <w:spacing w:after="0"/>
              <w:jc w:val="center"/>
            </w:pPr>
            <w:r>
              <w:rPr>
                <w:sz w:val="14"/>
              </w:rPr>
              <w:t>0.002</w:t>
            </w:r>
          </w:p>
        </w:tc>
      </w:tr>
      <w:tr w:rsidR="00C975E4" w14:paraId="77F52234" w14:textId="77777777">
        <w:trPr>
          <w:cantSplit/>
        </w:trPr>
        <w:tc>
          <w:tcPr>
            <w:tcW w:w="1928" w:type="dxa"/>
          </w:tcPr>
          <w:p w14:paraId="031AC4DC" w14:textId="77777777" w:rsidR="00C975E4" w:rsidRDefault="00000000">
            <w:pPr>
              <w:keepNext w:val="0"/>
              <w:spacing w:after="0"/>
            </w:pPr>
            <w:r>
              <w:rPr>
                <w:sz w:val="14"/>
              </w:rPr>
              <w:t>TR: EDV, mL</w:t>
            </w:r>
          </w:p>
        </w:tc>
        <w:tc>
          <w:tcPr>
            <w:tcW w:w="2041" w:type="dxa"/>
          </w:tcPr>
          <w:p w14:paraId="34FEE7CA" w14:textId="77777777" w:rsidR="00C975E4" w:rsidRDefault="00000000">
            <w:pPr>
              <w:keepNext w:val="0"/>
              <w:spacing w:after="0"/>
              <w:jc w:val="center"/>
            </w:pPr>
            <w:r>
              <w:rPr>
                <w:sz w:val="14"/>
              </w:rPr>
              <w:t>1.3 (−0.5 to 3.0); n=368</w:t>
            </w:r>
          </w:p>
        </w:tc>
        <w:tc>
          <w:tcPr>
            <w:tcW w:w="2041" w:type="dxa"/>
          </w:tcPr>
          <w:p w14:paraId="320F0F3F" w14:textId="77777777" w:rsidR="00C975E4" w:rsidRDefault="00000000">
            <w:pPr>
              <w:keepNext w:val="0"/>
              <w:spacing w:after="0"/>
              <w:jc w:val="center"/>
            </w:pPr>
            <w:r>
              <w:rPr>
                <w:sz w:val="14"/>
              </w:rPr>
              <w:t>3.4 (1.5 to 5.3); n=331</w:t>
            </w:r>
          </w:p>
        </w:tc>
        <w:tc>
          <w:tcPr>
            <w:tcW w:w="1587" w:type="dxa"/>
          </w:tcPr>
          <w:p w14:paraId="06C8ACB9" w14:textId="77777777" w:rsidR="00C975E4" w:rsidRDefault="00000000">
            <w:pPr>
              <w:keepNext w:val="0"/>
              <w:spacing w:after="0"/>
              <w:jc w:val="center"/>
            </w:pPr>
            <w:r>
              <w:rPr>
                <w:sz w:val="14"/>
              </w:rPr>
              <w:t>−2.1 (−4.7 to 0.5)</w:t>
            </w:r>
          </w:p>
        </w:tc>
        <w:tc>
          <w:tcPr>
            <w:tcW w:w="1587" w:type="dxa"/>
          </w:tcPr>
          <w:p w14:paraId="5B96D799" w14:textId="77777777" w:rsidR="00C975E4" w:rsidRDefault="00000000">
            <w:pPr>
              <w:keepNext w:val="0"/>
              <w:spacing w:after="0"/>
              <w:jc w:val="center"/>
            </w:pPr>
            <w:r>
              <w:rPr>
                <w:sz w:val="14"/>
              </w:rPr>
              <w:t>−0.6 (−3.1 to 1.9)</w:t>
            </w:r>
          </w:p>
        </w:tc>
        <w:tc>
          <w:tcPr>
            <w:tcW w:w="794" w:type="dxa"/>
          </w:tcPr>
          <w:p w14:paraId="44D9F0BB" w14:textId="77777777" w:rsidR="00C975E4" w:rsidRDefault="00000000">
            <w:pPr>
              <w:keepNext w:val="0"/>
              <w:spacing w:after="0"/>
              <w:jc w:val="center"/>
            </w:pPr>
            <w:r>
              <w:rPr>
                <w:sz w:val="14"/>
              </w:rPr>
              <w:t>0.65</w:t>
            </w:r>
          </w:p>
        </w:tc>
      </w:tr>
      <w:tr w:rsidR="00C975E4" w14:paraId="0AF8BDCF" w14:textId="77777777">
        <w:trPr>
          <w:cantSplit/>
        </w:trPr>
        <w:tc>
          <w:tcPr>
            <w:tcW w:w="1928" w:type="dxa"/>
          </w:tcPr>
          <w:p w14:paraId="122E10CA" w14:textId="77777777" w:rsidR="00C975E4" w:rsidRDefault="00000000">
            <w:pPr>
              <w:keepNext w:val="0"/>
              <w:spacing w:after="0"/>
            </w:pPr>
            <w:r>
              <w:rPr>
                <w:sz w:val="14"/>
              </w:rPr>
              <w:t>TR: ESV, mL</w:t>
            </w:r>
          </w:p>
        </w:tc>
        <w:tc>
          <w:tcPr>
            <w:tcW w:w="2041" w:type="dxa"/>
          </w:tcPr>
          <w:p w14:paraId="0C46DE71" w14:textId="77777777" w:rsidR="00C975E4" w:rsidRDefault="00000000">
            <w:pPr>
              <w:keepNext w:val="0"/>
              <w:spacing w:after="0"/>
              <w:jc w:val="center"/>
            </w:pPr>
            <w:r>
              <w:rPr>
                <w:sz w:val="14"/>
              </w:rPr>
              <w:t>−3.5 (−4.7 to −2.3); n=368</w:t>
            </w:r>
          </w:p>
        </w:tc>
        <w:tc>
          <w:tcPr>
            <w:tcW w:w="2041" w:type="dxa"/>
          </w:tcPr>
          <w:p w14:paraId="15D04C5A" w14:textId="77777777" w:rsidR="00C975E4" w:rsidRDefault="00000000">
            <w:pPr>
              <w:keepNext w:val="0"/>
              <w:spacing w:after="0"/>
              <w:jc w:val="center"/>
            </w:pPr>
            <w:r>
              <w:rPr>
                <w:sz w:val="14"/>
              </w:rPr>
              <w:t>−0.1 (−1.2 to 1.1); n=331</w:t>
            </w:r>
          </w:p>
        </w:tc>
        <w:tc>
          <w:tcPr>
            <w:tcW w:w="1587" w:type="dxa"/>
          </w:tcPr>
          <w:p w14:paraId="730DCE1E" w14:textId="77777777" w:rsidR="00C975E4" w:rsidRDefault="00000000">
            <w:pPr>
              <w:keepNext w:val="0"/>
              <w:spacing w:after="0"/>
              <w:jc w:val="center"/>
            </w:pPr>
            <w:r>
              <w:rPr>
                <w:sz w:val="14"/>
              </w:rPr>
              <w:t>−3.4 (−5.1 to −1.8)</w:t>
            </w:r>
          </w:p>
        </w:tc>
        <w:tc>
          <w:tcPr>
            <w:tcW w:w="1587" w:type="dxa"/>
          </w:tcPr>
          <w:p w14:paraId="73A9424A" w14:textId="77777777" w:rsidR="00C975E4" w:rsidRDefault="00000000">
            <w:pPr>
              <w:keepNext w:val="0"/>
              <w:spacing w:after="0"/>
              <w:jc w:val="center"/>
            </w:pPr>
            <w:r>
              <w:rPr>
                <w:sz w:val="14"/>
              </w:rPr>
              <w:t>−1.7 (−3.3 to −0.1)</w:t>
            </w:r>
          </w:p>
        </w:tc>
        <w:tc>
          <w:tcPr>
            <w:tcW w:w="794" w:type="dxa"/>
          </w:tcPr>
          <w:p w14:paraId="3F611894" w14:textId="77777777" w:rsidR="00C975E4" w:rsidRDefault="00000000">
            <w:pPr>
              <w:keepNext w:val="0"/>
              <w:spacing w:after="0"/>
              <w:jc w:val="center"/>
            </w:pPr>
            <w:r>
              <w:rPr>
                <w:sz w:val="14"/>
              </w:rPr>
              <w:t>0.041</w:t>
            </w:r>
          </w:p>
        </w:tc>
      </w:tr>
      <w:tr w:rsidR="00C975E4" w14:paraId="1A80840B" w14:textId="77777777">
        <w:trPr>
          <w:cantSplit/>
        </w:trPr>
        <w:tc>
          <w:tcPr>
            <w:tcW w:w="1928" w:type="dxa"/>
          </w:tcPr>
          <w:p w14:paraId="03967217" w14:textId="77777777" w:rsidR="00C975E4" w:rsidRDefault="00000000">
            <w:pPr>
              <w:keepNext w:val="0"/>
              <w:spacing w:after="0"/>
            </w:pPr>
            <w:r>
              <w:rPr>
                <w:sz w:val="14"/>
              </w:rPr>
              <w:t>TR: LVEF, %</w:t>
            </w:r>
          </w:p>
        </w:tc>
        <w:tc>
          <w:tcPr>
            <w:tcW w:w="2041" w:type="dxa"/>
          </w:tcPr>
          <w:p w14:paraId="3DA37F33" w14:textId="77777777" w:rsidR="00C975E4" w:rsidRDefault="00000000">
            <w:pPr>
              <w:keepNext w:val="0"/>
              <w:spacing w:after="0"/>
              <w:jc w:val="center"/>
            </w:pPr>
            <w:r>
              <w:rPr>
                <w:sz w:val="14"/>
              </w:rPr>
              <w:t>3.6 (2.8 to 4.4); n=371</w:t>
            </w:r>
          </w:p>
        </w:tc>
        <w:tc>
          <w:tcPr>
            <w:tcW w:w="2041" w:type="dxa"/>
          </w:tcPr>
          <w:p w14:paraId="44538CC3" w14:textId="77777777" w:rsidR="00C975E4" w:rsidRDefault="00000000">
            <w:pPr>
              <w:keepNext w:val="0"/>
              <w:spacing w:after="0"/>
              <w:jc w:val="center"/>
            </w:pPr>
            <w:r>
              <w:rPr>
                <w:sz w:val="14"/>
              </w:rPr>
              <w:t>1.5 (0.6 to 2.4); n=332</w:t>
            </w:r>
          </w:p>
        </w:tc>
        <w:tc>
          <w:tcPr>
            <w:tcW w:w="1587" w:type="dxa"/>
          </w:tcPr>
          <w:p w14:paraId="544BE862" w14:textId="77777777" w:rsidR="00C975E4" w:rsidRDefault="00000000">
            <w:pPr>
              <w:keepNext w:val="0"/>
              <w:spacing w:after="0"/>
              <w:jc w:val="center"/>
            </w:pPr>
            <w:r>
              <w:rPr>
                <w:sz w:val="14"/>
              </w:rPr>
              <w:t>2.1 (0.9 to 3.3)</w:t>
            </w:r>
          </w:p>
        </w:tc>
        <w:tc>
          <w:tcPr>
            <w:tcW w:w="1587" w:type="dxa"/>
          </w:tcPr>
          <w:p w14:paraId="7F1EE5BE" w14:textId="77777777" w:rsidR="00C975E4" w:rsidRDefault="00000000">
            <w:pPr>
              <w:keepNext w:val="0"/>
              <w:spacing w:after="0"/>
              <w:jc w:val="center"/>
            </w:pPr>
            <w:r>
              <w:rPr>
                <w:sz w:val="14"/>
              </w:rPr>
              <w:t>1.3 (0.3 to 2.3)</w:t>
            </w:r>
          </w:p>
        </w:tc>
        <w:tc>
          <w:tcPr>
            <w:tcW w:w="794" w:type="dxa"/>
          </w:tcPr>
          <w:p w14:paraId="5F60AAAC" w14:textId="77777777" w:rsidR="00C975E4" w:rsidRDefault="00000000">
            <w:pPr>
              <w:keepNext w:val="0"/>
              <w:spacing w:after="0"/>
              <w:jc w:val="center"/>
            </w:pPr>
            <w:r>
              <w:rPr>
                <w:sz w:val="14"/>
              </w:rPr>
              <w:t>0.014</w:t>
            </w:r>
          </w:p>
        </w:tc>
      </w:tr>
      <w:tr w:rsidR="00C975E4" w14:paraId="0ADDD29D" w14:textId="77777777">
        <w:trPr>
          <w:cantSplit/>
        </w:trPr>
        <w:tc>
          <w:tcPr>
            <w:tcW w:w="1928" w:type="dxa"/>
            <w:tcBorders>
              <w:bottom w:val="single" w:sz="8" w:space="0" w:color="000000"/>
            </w:tcBorders>
          </w:tcPr>
          <w:p w14:paraId="4F5661A0" w14:textId="77777777" w:rsidR="00C975E4" w:rsidRDefault="00000000">
            <w:pPr>
              <w:keepNext w:val="0"/>
              <w:spacing w:after="0"/>
            </w:pPr>
            <w:r>
              <w:rPr>
                <w:sz w:val="14"/>
              </w:rPr>
              <w:t>TR: TRV, m/s</w:t>
            </w:r>
          </w:p>
        </w:tc>
        <w:tc>
          <w:tcPr>
            <w:tcW w:w="2041" w:type="dxa"/>
            <w:tcBorders>
              <w:bottom w:val="single" w:sz="8" w:space="0" w:color="000000"/>
            </w:tcBorders>
          </w:tcPr>
          <w:p w14:paraId="3FEC29D7" w14:textId="77777777" w:rsidR="00C975E4" w:rsidRDefault="00000000">
            <w:pPr>
              <w:keepNext w:val="0"/>
              <w:spacing w:after="0"/>
              <w:jc w:val="center"/>
            </w:pPr>
            <w:r>
              <w:rPr>
                <w:sz w:val="14"/>
              </w:rPr>
              <w:t>−0.13 (−0.17 to −0.08); n=318</w:t>
            </w:r>
          </w:p>
        </w:tc>
        <w:tc>
          <w:tcPr>
            <w:tcW w:w="2041" w:type="dxa"/>
            <w:tcBorders>
              <w:bottom w:val="single" w:sz="8" w:space="0" w:color="000000"/>
            </w:tcBorders>
          </w:tcPr>
          <w:p w14:paraId="620DFA77" w14:textId="77777777" w:rsidR="00C975E4" w:rsidRDefault="00000000">
            <w:pPr>
              <w:keepNext w:val="0"/>
              <w:spacing w:after="0"/>
              <w:jc w:val="center"/>
            </w:pPr>
            <w:r>
              <w:rPr>
                <w:sz w:val="14"/>
              </w:rPr>
              <w:t>0.07 (0.02 to 0.11); n=335</w:t>
            </w:r>
          </w:p>
        </w:tc>
        <w:tc>
          <w:tcPr>
            <w:tcW w:w="1587" w:type="dxa"/>
            <w:tcBorders>
              <w:bottom w:val="single" w:sz="8" w:space="0" w:color="000000"/>
            </w:tcBorders>
          </w:tcPr>
          <w:p w14:paraId="4D4E8D82" w14:textId="77777777" w:rsidR="00C975E4" w:rsidRDefault="00000000">
            <w:pPr>
              <w:keepNext w:val="0"/>
              <w:spacing w:after="0"/>
              <w:jc w:val="center"/>
            </w:pPr>
            <w:r>
              <w:rPr>
                <w:sz w:val="14"/>
              </w:rPr>
              <w:t>−0.19 (−0.25 to −0.13)</w:t>
            </w:r>
          </w:p>
        </w:tc>
        <w:tc>
          <w:tcPr>
            <w:tcW w:w="1587" w:type="dxa"/>
            <w:tcBorders>
              <w:bottom w:val="single" w:sz="8" w:space="0" w:color="000000"/>
            </w:tcBorders>
          </w:tcPr>
          <w:p w14:paraId="59978BBE" w14:textId="77777777" w:rsidR="00C975E4" w:rsidRDefault="00000000">
            <w:pPr>
              <w:keepNext w:val="0"/>
              <w:spacing w:after="0"/>
              <w:jc w:val="center"/>
            </w:pPr>
            <w:r>
              <w:rPr>
                <w:sz w:val="14"/>
              </w:rPr>
              <w:t>−0.20 (−0.26 to −0.15)</w:t>
            </w:r>
          </w:p>
        </w:tc>
        <w:tc>
          <w:tcPr>
            <w:tcW w:w="794" w:type="dxa"/>
            <w:tcBorders>
              <w:bottom w:val="single" w:sz="8" w:space="0" w:color="000000"/>
            </w:tcBorders>
          </w:tcPr>
          <w:p w14:paraId="25D8D7DC" w14:textId="77777777" w:rsidR="00C975E4" w:rsidRDefault="00000000">
            <w:pPr>
              <w:keepNext w:val="0"/>
              <w:spacing w:after="0"/>
              <w:jc w:val="center"/>
            </w:pPr>
            <w:r>
              <w:rPr>
                <w:sz w:val="14"/>
              </w:rPr>
              <w:t>&lt;0.001</w:t>
            </w:r>
          </w:p>
        </w:tc>
      </w:tr>
    </w:tbl>
    <w:tbl>
      <w:tblPr>
        <w:tblW w:w="9185" w:type="dxa"/>
        <w:tblLayout w:type="fixed"/>
        <w:tblLook w:val="04A0" w:firstRow="1" w:lastRow="0" w:firstColumn="1" w:lastColumn="0" w:noHBand="0" w:noVBand="1"/>
      </w:tblPr>
      <w:tblGrid>
        <w:gridCol w:w="3062"/>
        <w:gridCol w:w="1814"/>
        <w:gridCol w:w="794"/>
        <w:gridCol w:w="1814"/>
        <w:gridCol w:w="794"/>
        <w:gridCol w:w="907"/>
      </w:tblGrid>
      <w:tr w:rsidR="00C975E4" w14:paraId="3CF963EB" w14:textId="77777777">
        <w:trPr>
          <w:cantSplit/>
          <w:tblHeader/>
        </w:trPr>
        <w:tc>
          <w:tcPr>
            <w:tcW w:w="3061" w:type="dxa"/>
            <w:tcBorders>
              <w:top w:val="single" w:sz="8" w:space="0" w:color="000000"/>
              <w:bottom w:val="single" w:sz="8" w:space="0" w:color="000000"/>
            </w:tcBorders>
          </w:tcPr>
          <w:p w14:paraId="545E0D23" w14:textId="77777777" w:rsidR="00C975E4" w:rsidRDefault="00000000">
            <w:pPr>
              <w:keepNext/>
              <w:spacing w:after="0"/>
            </w:pPr>
            <w:r>
              <w:rPr>
                <w:b/>
                <w:sz w:val="15"/>
              </w:rPr>
              <w:t>Valve, subset</w:t>
            </w:r>
          </w:p>
        </w:tc>
        <w:tc>
          <w:tcPr>
            <w:tcW w:w="1814" w:type="dxa"/>
            <w:tcBorders>
              <w:top w:val="single" w:sz="8" w:space="0" w:color="000000"/>
              <w:bottom w:val="single" w:sz="8" w:space="0" w:color="000000"/>
            </w:tcBorders>
          </w:tcPr>
          <w:p w14:paraId="372ADCA5" w14:textId="77777777" w:rsidR="00C975E4" w:rsidRDefault="00000000">
            <w:pPr>
              <w:keepNext/>
              <w:spacing w:after="0"/>
              <w:jc w:val="center"/>
            </w:pPr>
            <w:r>
              <w:rPr>
                <w:b/>
                <w:sz w:val="15"/>
              </w:rPr>
              <w:t>LA reduction</w:t>
            </w:r>
          </w:p>
        </w:tc>
        <w:tc>
          <w:tcPr>
            <w:tcW w:w="794" w:type="dxa"/>
            <w:tcBorders>
              <w:top w:val="single" w:sz="8" w:space="0" w:color="000000"/>
              <w:bottom w:val="single" w:sz="8" w:space="0" w:color="000000"/>
            </w:tcBorders>
          </w:tcPr>
          <w:p w14:paraId="025F731F" w14:textId="77777777" w:rsidR="00C975E4" w:rsidRDefault="00000000">
            <w:pPr>
              <w:keepNext/>
              <w:spacing w:after="0"/>
              <w:jc w:val="center"/>
            </w:pPr>
            <w:r>
              <w:rPr>
                <w:b/>
                <w:sz w:val="15"/>
              </w:rPr>
              <w:t>P</w:t>
            </w:r>
          </w:p>
        </w:tc>
        <w:tc>
          <w:tcPr>
            <w:tcW w:w="1814" w:type="dxa"/>
            <w:tcBorders>
              <w:top w:val="single" w:sz="8" w:space="0" w:color="000000"/>
              <w:bottom w:val="single" w:sz="8" w:space="0" w:color="000000"/>
            </w:tcBorders>
          </w:tcPr>
          <w:p w14:paraId="22D02330" w14:textId="77777777" w:rsidR="00C975E4" w:rsidRDefault="00000000">
            <w:pPr>
              <w:keepNext/>
              <w:spacing w:after="0"/>
              <w:jc w:val="center"/>
            </w:pPr>
            <w:r>
              <w:rPr>
                <w:b/>
                <w:sz w:val="15"/>
              </w:rPr>
              <w:t>RA reduction</w:t>
            </w:r>
          </w:p>
        </w:tc>
        <w:tc>
          <w:tcPr>
            <w:tcW w:w="794" w:type="dxa"/>
            <w:tcBorders>
              <w:top w:val="single" w:sz="8" w:space="0" w:color="000000"/>
              <w:bottom w:val="single" w:sz="8" w:space="0" w:color="000000"/>
            </w:tcBorders>
          </w:tcPr>
          <w:p w14:paraId="25E2A163" w14:textId="77777777" w:rsidR="00C975E4" w:rsidRDefault="00000000">
            <w:pPr>
              <w:keepNext/>
              <w:spacing w:after="0"/>
              <w:jc w:val="center"/>
            </w:pPr>
            <w:r>
              <w:rPr>
                <w:b/>
                <w:sz w:val="15"/>
              </w:rPr>
              <w:t>P</w:t>
            </w:r>
          </w:p>
        </w:tc>
        <w:tc>
          <w:tcPr>
            <w:tcW w:w="907" w:type="dxa"/>
            <w:tcBorders>
              <w:top w:val="single" w:sz="8" w:space="0" w:color="000000"/>
              <w:bottom w:val="single" w:sz="8" w:space="0" w:color="000000"/>
            </w:tcBorders>
          </w:tcPr>
          <w:p w14:paraId="02561F3F" w14:textId="77777777" w:rsidR="00C975E4" w:rsidRDefault="00000000">
            <w:pPr>
              <w:keepNext/>
              <w:spacing w:after="0"/>
              <w:jc w:val="center"/>
            </w:pPr>
            <w:r>
              <w:rPr>
                <w:b/>
                <w:sz w:val="15"/>
              </w:rPr>
              <w:t>LA vs RA P</w:t>
            </w:r>
          </w:p>
        </w:tc>
      </w:tr>
      <w:tr w:rsidR="00C975E4" w14:paraId="75B26DEC" w14:textId="77777777">
        <w:trPr>
          <w:cantSplit/>
        </w:trPr>
        <w:tc>
          <w:tcPr>
            <w:tcW w:w="907" w:type="dxa"/>
            <w:gridSpan w:val="6"/>
          </w:tcPr>
          <w:p w14:paraId="467AF269" w14:textId="77777777" w:rsidR="00C975E4" w:rsidRDefault="00000000">
            <w:pPr>
              <w:keepNext w:val="0"/>
              <w:spacing w:after="0"/>
            </w:pPr>
            <w:r>
              <w:rPr>
                <w:b/>
                <w:sz w:val="15"/>
              </w:rPr>
              <w:t>E. LA and RA changes entered together: OR per 5-mm reduction (95% CI)</w:t>
            </w:r>
          </w:p>
        </w:tc>
      </w:tr>
      <w:tr w:rsidR="00C975E4" w14:paraId="0FB7E985" w14:textId="77777777">
        <w:trPr>
          <w:cantSplit/>
        </w:trPr>
        <w:tc>
          <w:tcPr>
            <w:tcW w:w="3061" w:type="dxa"/>
          </w:tcPr>
          <w:p w14:paraId="592FF763" w14:textId="77777777" w:rsidR="00C975E4" w:rsidRDefault="00000000">
            <w:pPr>
              <w:keepNext w:val="0"/>
              <w:spacing w:after="0"/>
            </w:pPr>
            <w:r>
              <w:rPr>
                <w:sz w:val="15"/>
              </w:rPr>
              <w:t>MR, all series (n=504; improved, 235)</w:t>
            </w:r>
          </w:p>
        </w:tc>
        <w:tc>
          <w:tcPr>
            <w:tcW w:w="1814" w:type="dxa"/>
          </w:tcPr>
          <w:p w14:paraId="20326629" w14:textId="77777777" w:rsidR="00C975E4" w:rsidRDefault="00000000">
            <w:pPr>
              <w:keepNext w:val="0"/>
              <w:spacing w:after="0"/>
              <w:jc w:val="center"/>
            </w:pPr>
            <w:r>
              <w:rPr>
                <w:sz w:val="15"/>
              </w:rPr>
              <w:t>2.52 (1.88–3.37)</w:t>
            </w:r>
          </w:p>
        </w:tc>
        <w:tc>
          <w:tcPr>
            <w:tcW w:w="794" w:type="dxa"/>
          </w:tcPr>
          <w:p w14:paraId="4885FA87" w14:textId="77777777" w:rsidR="00C975E4" w:rsidRDefault="00000000">
            <w:pPr>
              <w:keepNext w:val="0"/>
              <w:spacing w:after="0"/>
              <w:jc w:val="center"/>
            </w:pPr>
            <w:r>
              <w:rPr>
                <w:sz w:val="15"/>
              </w:rPr>
              <w:t>&lt;0.001</w:t>
            </w:r>
          </w:p>
        </w:tc>
        <w:tc>
          <w:tcPr>
            <w:tcW w:w="1814" w:type="dxa"/>
          </w:tcPr>
          <w:p w14:paraId="56E8D965" w14:textId="77777777" w:rsidR="00C975E4" w:rsidRDefault="00000000">
            <w:pPr>
              <w:keepNext w:val="0"/>
              <w:spacing w:after="0"/>
              <w:jc w:val="center"/>
            </w:pPr>
            <w:r>
              <w:rPr>
                <w:sz w:val="15"/>
              </w:rPr>
              <w:t>1.53 (1.23–1.90)</w:t>
            </w:r>
          </w:p>
        </w:tc>
        <w:tc>
          <w:tcPr>
            <w:tcW w:w="794" w:type="dxa"/>
          </w:tcPr>
          <w:p w14:paraId="3DE8D50D" w14:textId="77777777" w:rsidR="00C975E4" w:rsidRDefault="00000000">
            <w:pPr>
              <w:keepNext w:val="0"/>
              <w:spacing w:after="0"/>
              <w:jc w:val="center"/>
            </w:pPr>
            <w:r>
              <w:rPr>
                <w:sz w:val="15"/>
              </w:rPr>
              <w:t>&lt;0.001</w:t>
            </w:r>
          </w:p>
        </w:tc>
        <w:tc>
          <w:tcPr>
            <w:tcW w:w="907" w:type="dxa"/>
          </w:tcPr>
          <w:p w14:paraId="28423A00" w14:textId="77777777" w:rsidR="00C975E4" w:rsidRDefault="00000000">
            <w:pPr>
              <w:keepNext w:val="0"/>
              <w:spacing w:after="0"/>
              <w:jc w:val="center"/>
            </w:pPr>
            <w:r>
              <w:rPr>
                <w:sz w:val="15"/>
              </w:rPr>
              <w:t>0.011</w:t>
            </w:r>
          </w:p>
        </w:tc>
      </w:tr>
      <w:tr w:rsidR="00C975E4" w14:paraId="2967EE6E" w14:textId="77777777">
        <w:trPr>
          <w:cantSplit/>
        </w:trPr>
        <w:tc>
          <w:tcPr>
            <w:tcW w:w="3061" w:type="dxa"/>
          </w:tcPr>
          <w:p w14:paraId="1D864CCA" w14:textId="77777777" w:rsidR="00C975E4" w:rsidRDefault="00000000">
            <w:pPr>
              <w:keepNext w:val="0"/>
              <w:spacing w:after="0"/>
            </w:pPr>
            <w:r>
              <w:rPr>
                <w:sz w:val="15"/>
              </w:rPr>
              <w:t>MR, isolated disease only (n=128; improved, 61)</w:t>
            </w:r>
          </w:p>
        </w:tc>
        <w:tc>
          <w:tcPr>
            <w:tcW w:w="1814" w:type="dxa"/>
          </w:tcPr>
          <w:p w14:paraId="443CA112" w14:textId="77777777" w:rsidR="00C975E4" w:rsidRDefault="00000000">
            <w:pPr>
              <w:keepNext w:val="0"/>
              <w:spacing w:after="0"/>
              <w:jc w:val="center"/>
            </w:pPr>
            <w:r>
              <w:rPr>
                <w:sz w:val="15"/>
              </w:rPr>
              <w:t>3.59 (1.92–6.72)</w:t>
            </w:r>
          </w:p>
        </w:tc>
        <w:tc>
          <w:tcPr>
            <w:tcW w:w="794" w:type="dxa"/>
          </w:tcPr>
          <w:p w14:paraId="64FC1883" w14:textId="77777777" w:rsidR="00C975E4" w:rsidRDefault="00000000">
            <w:pPr>
              <w:keepNext w:val="0"/>
              <w:spacing w:after="0"/>
              <w:jc w:val="center"/>
            </w:pPr>
            <w:r>
              <w:rPr>
                <w:sz w:val="15"/>
              </w:rPr>
              <w:t>&lt;0.001</w:t>
            </w:r>
          </w:p>
        </w:tc>
        <w:tc>
          <w:tcPr>
            <w:tcW w:w="1814" w:type="dxa"/>
          </w:tcPr>
          <w:p w14:paraId="364545CA" w14:textId="77777777" w:rsidR="00C975E4" w:rsidRDefault="00000000">
            <w:pPr>
              <w:keepNext w:val="0"/>
              <w:spacing w:after="0"/>
              <w:jc w:val="center"/>
            </w:pPr>
            <w:r>
              <w:rPr>
                <w:sz w:val="15"/>
              </w:rPr>
              <w:t>2.13 (1.18–3.85)</w:t>
            </w:r>
          </w:p>
        </w:tc>
        <w:tc>
          <w:tcPr>
            <w:tcW w:w="794" w:type="dxa"/>
          </w:tcPr>
          <w:p w14:paraId="1A9314F3" w14:textId="77777777" w:rsidR="00C975E4" w:rsidRDefault="00000000">
            <w:pPr>
              <w:keepNext w:val="0"/>
              <w:spacing w:after="0"/>
              <w:jc w:val="center"/>
            </w:pPr>
            <w:r>
              <w:rPr>
                <w:sz w:val="15"/>
              </w:rPr>
              <w:t>0.012</w:t>
            </w:r>
          </w:p>
        </w:tc>
        <w:tc>
          <w:tcPr>
            <w:tcW w:w="907" w:type="dxa"/>
          </w:tcPr>
          <w:p w14:paraId="17977B75" w14:textId="77777777" w:rsidR="00C975E4" w:rsidRDefault="00000000">
            <w:pPr>
              <w:keepNext w:val="0"/>
              <w:spacing w:after="0"/>
              <w:jc w:val="center"/>
            </w:pPr>
            <w:r>
              <w:rPr>
                <w:sz w:val="15"/>
              </w:rPr>
              <w:t>0.25</w:t>
            </w:r>
          </w:p>
        </w:tc>
      </w:tr>
      <w:tr w:rsidR="00C975E4" w14:paraId="7E4AFB88" w14:textId="77777777">
        <w:trPr>
          <w:cantSplit/>
        </w:trPr>
        <w:tc>
          <w:tcPr>
            <w:tcW w:w="3061" w:type="dxa"/>
          </w:tcPr>
          <w:p w14:paraId="1332AAE9" w14:textId="77777777" w:rsidR="00C975E4" w:rsidRDefault="00000000">
            <w:pPr>
              <w:keepNext w:val="0"/>
              <w:spacing w:after="0"/>
            </w:pPr>
            <w:r>
              <w:rPr>
                <w:sz w:val="15"/>
              </w:rPr>
              <w:t>TR, all series (n=690; improved, 363)</w:t>
            </w:r>
          </w:p>
        </w:tc>
        <w:tc>
          <w:tcPr>
            <w:tcW w:w="1814" w:type="dxa"/>
          </w:tcPr>
          <w:p w14:paraId="19D361EC" w14:textId="77777777" w:rsidR="00C975E4" w:rsidRDefault="00000000">
            <w:pPr>
              <w:keepNext w:val="0"/>
              <w:spacing w:after="0"/>
              <w:jc w:val="center"/>
            </w:pPr>
            <w:r>
              <w:rPr>
                <w:sz w:val="15"/>
              </w:rPr>
              <w:t>1.15 (0.90–1.49)</w:t>
            </w:r>
          </w:p>
        </w:tc>
        <w:tc>
          <w:tcPr>
            <w:tcW w:w="794" w:type="dxa"/>
          </w:tcPr>
          <w:p w14:paraId="5D6053D4" w14:textId="77777777" w:rsidR="00C975E4" w:rsidRDefault="00000000">
            <w:pPr>
              <w:keepNext w:val="0"/>
              <w:spacing w:after="0"/>
              <w:jc w:val="center"/>
            </w:pPr>
            <w:r>
              <w:rPr>
                <w:sz w:val="15"/>
              </w:rPr>
              <w:t>0.27</w:t>
            </w:r>
          </w:p>
        </w:tc>
        <w:tc>
          <w:tcPr>
            <w:tcW w:w="1814" w:type="dxa"/>
          </w:tcPr>
          <w:p w14:paraId="537CD597" w14:textId="77777777" w:rsidR="00C975E4" w:rsidRDefault="00000000">
            <w:pPr>
              <w:keepNext w:val="0"/>
              <w:spacing w:after="0"/>
              <w:jc w:val="center"/>
            </w:pPr>
            <w:r>
              <w:rPr>
                <w:sz w:val="15"/>
              </w:rPr>
              <w:t>2.61 (2.09–3.27)</w:t>
            </w:r>
          </w:p>
        </w:tc>
        <w:tc>
          <w:tcPr>
            <w:tcW w:w="794" w:type="dxa"/>
          </w:tcPr>
          <w:p w14:paraId="771AD912" w14:textId="77777777" w:rsidR="00C975E4" w:rsidRDefault="00000000">
            <w:pPr>
              <w:keepNext w:val="0"/>
              <w:spacing w:after="0"/>
              <w:jc w:val="center"/>
            </w:pPr>
            <w:r>
              <w:rPr>
                <w:sz w:val="15"/>
              </w:rPr>
              <w:t>&lt;0.001</w:t>
            </w:r>
          </w:p>
        </w:tc>
        <w:tc>
          <w:tcPr>
            <w:tcW w:w="907" w:type="dxa"/>
          </w:tcPr>
          <w:p w14:paraId="5C0671DC" w14:textId="77777777" w:rsidR="00C975E4" w:rsidRDefault="00000000">
            <w:pPr>
              <w:keepNext w:val="0"/>
              <w:spacing w:after="0"/>
              <w:jc w:val="center"/>
            </w:pPr>
            <w:r>
              <w:rPr>
                <w:sz w:val="15"/>
              </w:rPr>
              <w:t>&lt;0.001</w:t>
            </w:r>
          </w:p>
        </w:tc>
      </w:tr>
      <w:tr w:rsidR="00C975E4" w14:paraId="731C6CC3" w14:textId="77777777">
        <w:trPr>
          <w:cantSplit/>
        </w:trPr>
        <w:tc>
          <w:tcPr>
            <w:tcW w:w="3061" w:type="dxa"/>
            <w:tcBorders>
              <w:bottom w:val="single" w:sz="8" w:space="0" w:color="000000"/>
            </w:tcBorders>
          </w:tcPr>
          <w:p w14:paraId="1DA07EDA" w14:textId="77777777" w:rsidR="00C975E4" w:rsidRDefault="00000000">
            <w:pPr>
              <w:keepNext w:val="0"/>
              <w:spacing w:after="0"/>
            </w:pPr>
            <w:r>
              <w:rPr>
                <w:sz w:val="15"/>
              </w:rPr>
              <w:t xml:space="preserve">TR, isolated disease only (n=314; improved, </w:t>
            </w:r>
            <w:r>
              <w:rPr>
                <w:sz w:val="15"/>
              </w:rPr>
              <w:lastRenderedPageBreak/>
              <w:t>162)</w:t>
            </w:r>
          </w:p>
        </w:tc>
        <w:tc>
          <w:tcPr>
            <w:tcW w:w="1814" w:type="dxa"/>
            <w:tcBorders>
              <w:bottom w:val="single" w:sz="8" w:space="0" w:color="000000"/>
            </w:tcBorders>
          </w:tcPr>
          <w:p w14:paraId="312F40FF" w14:textId="77777777" w:rsidR="00C975E4" w:rsidRDefault="00000000">
            <w:pPr>
              <w:keepNext w:val="0"/>
              <w:spacing w:after="0"/>
              <w:jc w:val="center"/>
            </w:pPr>
            <w:r>
              <w:rPr>
                <w:sz w:val="15"/>
              </w:rPr>
              <w:lastRenderedPageBreak/>
              <w:t>0.89 (0.61–1.31)</w:t>
            </w:r>
          </w:p>
        </w:tc>
        <w:tc>
          <w:tcPr>
            <w:tcW w:w="794" w:type="dxa"/>
            <w:tcBorders>
              <w:bottom w:val="single" w:sz="8" w:space="0" w:color="000000"/>
            </w:tcBorders>
          </w:tcPr>
          <w:p w14:paraId="7CDD3B45" w14:textId="77777777" w:rsidR="00C975E4" w:rsidRDefault="00000000">
            <w:pPr>
              <w:keepNext w:val="0"/>
              <w:spacing w:after="0"/>
              <w:jc w:val="center"/>
            </w:pPr>
            <w:r>
              <w:rPr>
                <w:sz w:val="15"/>
              </w:rPr>
              <w:t>0.56</w:t>
            </w:r>
          </w:p>
        </w:tc>
        <w:tc>
          <w:tcPr>
            <w:tcW w:w="1814" w:type="dxa"/>
            <w:tcBorders>
              <w:bottom w:val="single" w:sz="8" w:space="0" w:color="000000"/>
            </w:tcBorders>
          </w:tcPr>
          <w:p w14:paraId="4E37AE97" w14:textId="77777777" w:rsidR="00C975E4" w:rsidRDefault="00000000">
            <w:pPr>
              <w:keepNext w:val="0"/>
              <w:spacing w:after="0"/>
              <w:jc w:val="center"/>
            </w:pPr>
            <w:r>
              <w:rPr>
                <w:sz w:val="15"/>
              </w:rPr>
              <w:t>2.40 (1.77–3.27)</w:t>
            </w:r>
          </w:p>
        </w:tc>
        <w:tc>
          <w:tcPr>
            <w:tcW w:w="794" w:type="dxa"/>
            <w:tcBorders>
              <w:bottom w:val="single" w:sz="8" w:space="0" w:color="000000"/>
            </w:tcBorders>
          </w:tcPr>
          <w:p w14:paraId="4931BFAE" w14:textId="77777777" w:rsidR="00C975E4" w:rsidRDefault="00000000">
            <w:pPr>
              <w:keepNext w:val="0"/>
              <w:spacing w:after="0"/>
              <w:jc w:val="center"/>
            </w:pPr>
            <w:r>
              <w:rPr>
                <w:sz w:val="15"/>
              </w:rPr>
              <w:t>&lt;0.001</w:t>
            </w:r>
          </w:p>
        </w:tc>
        <w:tc>
          <w:tcPr>
            <w:tcW w:w="907" w:type="dxa"/>
            <w:tcBorders>
              <w:bottom w:val="single" w:sz="8" w:space="0" w:color="000000"/>
            </w:tcBorders>
          </w:tcPr>
          <w:p w14:paraId="14935479" w14:textId="77777777" w:rsidR="00C975E4" w:rsidRDefault="00000000">
            <w:pPr>
              <w:keepNext w:val="0"/>
              <w:spacing w:after="0"/>
              <w:jc w:val="center"/>
            </w:pPr>
            <w:r>
              <w:rPr>
                <w:sz w:val="15"/>
              </w:rPr>
              <w:t>&lt;0.001</w:t>
            </w:r>
          </w:p>
        </w:tc>
      </w:tr>
    </w:tbl>
    <w:tbl>
      <w:tblPr>
        <w:tblW w:w="8505" w:type="dxa"/>
        <w:tblLayout w:type="fixed"/>
        <w:tblLook w:val="04A0" w:firstRow="1" w:lastRow="0" w:firstColumn="1" w:lastColumn="0" w:noHBand="0" w:noVBand="1"/>
      </w:tblPr>
      <w:tblGrid>
        <w:gridCol w:w="3402"/>
        <w:gridCol w:w="2835"/>
        <w:gridCol w:w="2268"/>
      </w:tblGrid>
      <w:tr w:rsidR="00C975E4" w14:paraId="2FC9B2B4" w14:textId="77777777">
        <w:trPr>
          <w:cantSplit/>
          <w:tblHeader/>
        </w:trPr>
        <w:tc>
          <w:tcPr>
            <w:tcW w:w="3402" w:type="dxa"/>
            <w:tcBorders>
              <w:top w:val="single" w:sz="8" w:space="0" w:color="000000"/>
              <w:bottom w:val="single" w:sz="8" w:space="0" w:color="000000"/>
            </w:tcBorders>
          </w:tcPr>
          <w:p w14:paraId="2CE56FD2" w14:textId="77777777" w:rsidR="00C975E4" w:rsidRDefault="00000000">
            <w:pPr>
              <w:keepNext/>
              <w:spacing w:after="0"/>
            </w:pPr>
            <w:r>
              <w:rPr>
                <w:b/>
                <w:sz w:val="16"/>
              </w:rPr>
              <w:t>Valve: population</w:t>
            </w:r>
          </w:p>
        </w:tc>
        <w:tc>
          <w:tcPr>
            <w:tcW w:w="2835" w:type="dxa"/>
            <w:tcBorders>
              <w:top w:val="single" w:sz="8" w:space="0" w:color="000000"/>
              <w:bottom w:val="single" w:sz="8" w:space="0" w:color="000000"/>
            </w:tcBorders>
          </w:tcPr>
          <w:p w14:paraId="78FF8714"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7DEE0884" w14:textId="77777777" w:rsidR="00C975E4" w:rsidRDefault="00000000">
            <w:pPr>
              <w:keepNext/>
              <w:spacing w:after="0"/>
              <w:jc w:val="center"/>
            </w:pPr>
            <w:r>
              <w:rPr>
                <w:b/>
                <w:sz w:val="16"/>
              </w:rPr>
              <w:t>P</w:t>
            </w:r>
          </w:p>
        </w:tc>
      </w:tr>
      <w:tr w:rsidR="00C975E4" w14:paraId="1D725470" w14:textId="77777777">
        <w:trPr>
          <w:cantSplit/>
        </w:trPr>
        <w:tc>
          <w:tcPr>
            <w:tcW w:w="2268" w:type="dxa"/>
            <w:gridSpan w:val="3"/>
          </w:tcPr>
          <w:p w14:paraId="67D97BE1" w14:textId="77777777" w:rsidR="00C975E4" w:rsidRDefault="00000000">
            <w:pPr>
              <w:keepNext w:val="0"/>
              <w:spacing w:after="0"/>
            </w:pPr>
            <w:r>
              <w:rPr>
                <w:b/>
                <w:sz w:val="16"/>
              </w:rPr>
              <w:t>F. SR at 1 month and improvement after excluding ventricular involvement</w:t>
            </w:r>
          </w:p>
        </w:tc>
      </w:tr>
      <w:tr w:rsidR="00C975E4" w14:paraId="3B95844F" w14:textId="77777777">
        <w:trPr>
          <w:cantSplit/>
        </w:trPr>
        <w:tc>
          <w:tcPr>
            <w:tcW w:w="3402" w:type="dxa"/>
          </w:tcPr>
          <w:p w14:paraId="461DFD2B" w14:textId="77777777" w:rsidR="00C975E4" w:rsidRDefault="00000000">
            <w:pPr>
              <w:keepNext w:val="0"/>
              <w:spacing w:after="0"/>
            </w:pPr>
            <w:r>
              <w:rPr>
                <w:sz w:val="16"/>
              </w:rPr>
              <w:t>MR: all (as in part A; 519 series)</w:t>
            </w:r>
          </w:p>
        </w:tc>
        <w:tc>
          <w:tcPr>
            <w:tcW w:w="2835" w:type="dxa"/>
          </w:tcPr>
          <w:p w14:paraId="0786221B" w14:textId="77777777" w:rsidR="00C975E4" w:rsidRDefault="00000000">
            <w:pPr>
              <w:keepNext w:val="0"/>
              <w:spacing w:after="0"/>
              <w:jc w:val="center"/>
            </w:pPr>
            <w:r>
              <w:rPr>
                <w:sz w:val="16"/>
              </w:rPr>
              <w:t>2.48 (1.58–3.91)</w:t>
            </w:r>
          </w:p>
        </w:tc>
        <w:tc>
          <w:tcPr>
            <w:tcW w:w="2268" w:type="dxa"/>
          </w:tcPr>
          <w:p w14:paraId="3FD72439" w14:textId="77777777" w:rsidR="00C975E4" w:rsidRDefault="00000000">
            <w:pPr>
              <w:keepNext w:val="0"/>
              <w:spacing w:after="0"/>
              <w:jc w:val="center"/>
            </w:pPr>
            <w:r>
              <w:rPr>
                <w:sz w:val="16"/>
              </w:rPr>
              <w:t>&lt;0.001</w:t>
            </w:r>
          </w:p>
        </w:tc>
      </w:tr>
      <w:tr w:rsidR="00C975E4" w14:paraId="710021ED" w14:textId="77777777">
        <w:trPr>
          <w:cantSplit/>
        </w:trPr>
        <w:tc>
          <w:tcPr>
            <w:tcW w:w="3402" w:type="dxa"/>
          </w:tcPr>
          <w:p w14:paraId="7201B039" w14:textId="77777777" w:rsidR="00C975E4" w:rsidRDefault="00000000">
            <w:pPr>
              <w:keepNext w:val="0"/>
              <w:spacing w:after="0"/>
            </w:pPr>
            <w:r>
              <w:rPr>
                <w:sz w:val="16"/>
              </w:rPr>
              <w:t xml:space="preserve">MR: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(419 series)</w:t>
            </w:r>
          </w:p>
        </w:tc>
        <w:tc>
          <w:tcPr>
            <w:tcW w:w="2835" w:type="dxa"/>
          </w:tcPr>
          <w:p w14:paraId="45D27FA1" w14:textId="77777777" w:rsidR="00C975E4" w:rsidRDefault="00000000">
            <w:pPr>
              <w:keepNext w:val="0"/>
              <w:spacing w:after="0"/>
              <w:jc w:val="center"/>
            </w:pPr>
            <w:r>
              <w:rPr>
                <w:sz w:val="16"/>
              </w:rPr>
              <w:t>2.30 (1.38–3.82)</w:t>
            </w:r>
          </w:p>
        </w:tc>
        <w:tc>
          <w:tcPr>
            <w:tcW w:w="2268" w:type="dxa"/>
          </w:tcPr>
          <w:p w14:paraId="3777262B" w14:textId="77777777" w:rsidR="00C975E4" w:rsidRDefault="00000000">
            <w:pPr>
              <w:keepNext w:val="0"/>
              <w:spacing w:after="0"/>
              <w:jc w:val="center"/>
            </w:pPr>
            <w:r>
              <w:rPr>
                <w:sz w:val="16"/>
              </w:rPr>
              <w:t>0.001</w:t>
            </w:r>
          </w:p>
        </w:tc>
      </w:tr>
      <w:tr w:rsidR="00C975E4" w14:paraId="40AD0C9F" w14:textId="77777777">
        <w:trPr>
          <w:cantSplit/>
        </w:trPr>
        <w:tc>
          <w:tcPr>
            <w:tcW w:w="3402" w:type="dxa"/>
          </w:tcPr>
          <w:p w14:paraId="2D2266ED" w14:textId="77777777" w:rsidR="00C975E4" w:rsidRDefault="00000000">
            <w:pPr>
              <w:keepNext w:val="0"/>
              <w:spacing w:after="0"/>
            </w:pPr>
            <w:r>
              <w:rPr>
                <w:sz w:val="16"/>
              </w:rPr>
              <w:t>TR: all (as in part A; 712 series)</w:t>
            </w:r>
          </w:p>
        </w:tc>
        <w:tc>
          <w:tcPr>
            <w:tcW w:w="2835" w:type="dxa"/>
          </w:tcPr>
          <w:p w14:paraId="1BD3663F" w14:textId="77777777" w:rsidR="00C975E4" w:rsidRDefault="00000000">
            <w:pPr>
              <w:keepNext w:val="0"/>
              <w:spacing w:after="0"/>
              <w:jc w:val="center"/>
            </w:pPr>
            <w:r>
              <w:rPr>
                <w:sz w:val="16"/>
              </w:rPr>
              <w:t>3.97 (2.58–6.10)</w:t>
            </w:r>
          </w:p>
        </w:tc>
        <w:tc>
          <w:tcPr>
            <w:tcW w:w="2268" w:type="dxa"/>
          </w:tcPr>
          <w:p w14:paraId="180631B1" w14:textId="77777777" w:rsidR="00C975E4" w:rsidRDefault="00000000">
            <w:pPr>
              <w:keepNext w:val="0"/>
              <w:spacing w:after="0"/>
              <w:jc w:val="center"/>
            </w:pPr>
            <w:r>
              <w:rPr>
                <w:sz w:val="16"/>
              </w:rPr>
              <w:t>&lt;0.001</w:t>
            </w:r>
          </w:p>
        </w:tc>
      </w:tr>
      <w:tr w:rsidR="00C975E4" w14:paraId="74B286F1" w14:textId="77777777">
        <w:trPr>
          <w:cantSplit/>
        </w:trPr>
        <w:tc>
          <w:tcPr>
            <w:tcW w:w="3402" w:type="dxa"/>
          </w:tcPr>
          <w:p w14:paraId="49CA07E1" w14:textId="77777777" w:rsidR="00C975E4" w:rsidRDefault="00000000">
            <w:pPr>
              <w:keepNext w:val="0"/>
              <w:spacing w:after="0"/>
            </w:pPr>
            <w:r>
              <w:rPr>
                <w:sz w:val="16"/>
              </w:rPr>
              <w:t xml:space="preserve">TR: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(624 series)</w:t>
            </w:r>
          </w:p>
        </w:tc>
        <w:tc>
          <w:tcPr>
            <w:tcW w:w="2835" w:type="dxa"/>
          </w:tcPr>
          <w:p w14:paraId="669D0D97" w14:textId="77777777" w:rsidR="00C975E4" w:rsidRDefault="00000000">
            <w:pPr>
              <w:keepNext w:val="0"/>
              <w:spacing w:after="0"/>
              <w:jc w:val="center"/>
            </w:pPr>
            <w:r>
              <w:rPr>
                <w:sz w:val="16"/>
              </w:rPr>
              <w:t>3.66 (2.32–5.77)</w:t>
            </w:r>
          </w:p>
        </w:tc>
        <w:tc>
          <w:tcPr>
            <w:tcW w:w="2268" w:type="dxa"/>
          </w:tcPr>
          <w:p w14:paraId="321F454E" w14:textId="77777777" w:rsidR="00C975E4" w:rsidRDefault="00000000">
            <w:pPr>
              <w:keepNext w:val="0"/>
              <w:spacing w:after="0"/>
              <w:jc w:val="center"/>
            </w:pPr>
            <w:r>
              <w:rPr>
                <w:sz w:val="16"/>
              </w:rPr>
              <w:t>&lt;0.001</w:t>
            </w:r>
          </w:p>
        </w:tc>
      </w:tr>
    </w:tbl>
    <w:tbl>
      <w:tblPr>
        <w:tblW w:w="9185" w:type="dxa"/>
        <w:tblLayout w:type="fixed"/>
        <w:tblLook w:val="04A0" w:firstRow="1" w:lastRow="0" w:firstColumn="1" w:lastColumn="0" w:noHBand="0" w:noVBand="1"/>
      </w:tblPr>
      <w:tblGrid>
        <w:gridCol w:w="2205"/>
        <w:gridCol w:w="1745"/>
        <w:gridCol w:w="1745"/>
        <w:gridCol w:w="1745"/>
        <w:gridCol w:w="1745"/>
      </w:tblGrid>
      <w:tr w:rsidR="00C975E4" w14:paraId="3215211A" w14:textId="77777777">
        <w:trPr>
          <w:cantSplit/>
          <w:tblHeader/>
        </w:trPr>
        <w:tc>
          <w:tcPr>
            <w:tcW w:w="1986" w:type="dxa"/>
            <w:tcBorders>
              <w:top w:val="single" w:sz="8" w:space="0" w:color="000000"/>
              <w:bottom w:val="single" w:sz="8" w:space="0" w:color="000000"/>
            </w:tcBorders>
          </w:tcPr>
          <w:p w14:paraId="2BEFEDBA" w14:textId="77777777" w:rsidR="00C975E4" w:rsidRDefault="00000000">
            <w:pPr>
              <w:keepNext/>
              <w:spacing w:after="0"/>
            </w:pPr>
            <w:r>
              <w:rPr>
                <w:b/>
                <w:sz w:val="15"/>
              </w:rPr>
              <w:t>Valve (series)</w:t>
            </w:r>
          </w:p>
        </w:tc>
        <w:tc>
          <w:tcPr>
            <w:tcW w:w="1572" w:type="dxa"/>
            <w:tcBorders>
              <w:top w:val="single" w:sz="8" w:space="0" w:color="000000"/>
              <w:bottom w:val="single" w:sz="8" w:space="0" w:color="000000"/>
            </w:tcBorders>
          </w:tcPr>
          <w:p w14:paraId="2E7FD4CF" w14:textId="77777777" w:rsidR="00C975E4" w:rsidRDefault="00000000">
            <w:pPr>
              <w:keepNext/>
              <w:spacing w:after="0"/>
              <w:jc w:val="center"/>
            </w:pPr>
            <w:r>
              <w:rPr>
                <w:b/>
                <w:sz w:val="15"/>
              </w:rPr>
              <w:t>TRV reduction, per 0.2 m/s</w:t>
            </w:r>
          </w:p>
        </w:tc>
        <w:tc>
          <w:tcPr>
            <w:tcW w:w="1572" w:type="dxa"/>
            <w:tcBorders>
              <w:top w:val="single" w:sz="8" w:space="0" w:color="000000"/>
              <w:bottom w:val="single" w:sz="8" w:space="0" w:color="000000"/>
            </w:tcBorders>
          </w:tcPr>
          <w:p w14:paraId="7913D3AD" w14:textId="77777777" w:rsidR="00C975E4" w:rsidRDefault="00000000">
            <w:pPr>
              <w:keepNext/>
              <w:spacing w:after="0"/>
              <w:jc w:val="center"/>
            </w:pPr>
            <w:r>
              <w:rPr>
                <w:b/>
                <w:sz w:val="15"/>
              </w:rPr>
              <w:t>LA reduction, per 5 mm</w:t>
            </w:r>
          </w:p>
        </w:tc>
        <w:tc>
          <w:tcPr>
            <w:tcW w:w="1572" w:type="dxa"/>
            <w:tcBorders>
              <w:top w:val="single" w:sz="8" w:space="0" w:color="000000"/>
              <w:bottom w:val="single" w:sz="8" w:space="0" w:color="000000"/>
            </w:tcBorders>
          </w:tcPr>
          <w:p w14:paraId="08AC82D2" w14:textId="77777777" w:rsidR="00C975E4" w:rsidRDefault="00000000">
            <w:pPr>
              <w:keepNext/>
              <w:spacing w:after="0"/>
              <w:jc w:val="center"/>
            </w:pPr>
            <w:r>
              <w:rPr>
                <w:b/>
                <w:sz w:val="15"/>
              </w:rPr>
              <w:t>RA reduction, per 5 mm</w:t>
            </w:r>
          </w:p>
        </w:tc>
        <w:tc>
          <w:tcPr>
            <w:tcW w:w="1572" w:type="dxa"/>
            <w:tcBorders>
              <w:top w:val="single" w:sz="8" w:space="0" w:color="000000"/>
              <w:bottom w:val="single" w:sz="8" w:space="0" w:color="000000"/>
            </w:tcBorders>
          </w:tcPr>
          <w:p w14:paraId="5D236637" w14:textId="77777777" w:rsidR="00C975E4" w:rsidRDefault="00000000">
            <w:pPr>
              <w:keepNext/>
              <w:spacing w:after="0"/>
              <w:jc w:val="center"/>
            </w:pPr>
            <w:r>
              <w:rPr>
                <w:b/>
                <w:sz w:val="15"/>
              </w:rPr>
              <w:t>SR at 1 month</w:t>
            </w:r>
          </w:p>
        </w:tc>
      </w:tr>
      <w:tr w:rsidR="00C975E4" w14:paraId="73B539A4" w14:textId="77777777">
        <w:trPr>
          <w:cantSplit/>
        </w:trPr>
        <w:tc>
          <w:tcPr>
            <w:tcW w:w="8274" w:type="dxa"/>
            <w:gridSpan w:val="5"/>
          </w:tcPr>
          <w:p w14:paraId="6FA3A31B" w14:textId="77777777" w:rsidR="00C975E4" w:rsidRDefault="00000000">
            <w:pPr>
              <w:keepNext w:val="0"/>
              <w:spacing w:after="0"/>
            </w:pPr>
            <w:r>
              <w:rPr>
                <w:sz w:val="15"/>
              </w:rPr>
              <w:t>G. TRV, LA, and RA changes and SR entered together: OR (95% CI); P</w:t>
            </w:r>
          </w:p>
        </w:tc>
      </w:tr>
      <w:tr w:rsidR="00C975E4" w14:paraId="6109E778" w14:textId="77777777">
        <w:trPr>
          <w:cantSplit/>
        </w:trPr>
        <w:tc>
          <w:tcPr>
            <w:tcW w:w="1986" w:type="dxa"/>
          </w:tcPr>
          <w:p w14:paraId="0A714BEE" w14:textId="77777777" w:rsidR="00C975E4" w:rsidRDefault="00000000">
            <w:pPr>
              <w:keepNext w:val="0"/>
              <w:spacing w:after="0"/>
            </w:pPr>
            <w:r>
              <w:rPr>
                <w:sz w:val="15"/>
              </w:rPr>
              <w:t>MR (n=419)</w:t>
            </w:r>
          </w:p>
        </w:tc>
        <w:tc>
          <w:tcPr>
            <w:tcW w:w="1572" w:type="dxa"/>
          </w:tcPr>
          <w:p w14:paraId="377AACF9" w14:textId="77777777" w:rsidR="00C975E4" w:rsidRDefault="00000000">
            <w:pPr>
              <w:keepNext w:val="0"/>
              <w:spacing w:after="0"/>
              <w:jc w:val="center"/>
            </w:pPr>
            <w:r>
              <w:rPr>
                <w:sz w:val="15"/>
              </w:rPr>
              <w:t>1.26 (1.11–1.42); &lt;0.001</w:t>
            </w:r>
          </w:p>
        </w:tc>
        <w:tc>
          <w:tcPr>
            <w:tcW w:w="1572" w:type="dxa"/>
          </w:tcPr>
          <w:p w14:paraId="784A992E" w14:textId="77777777" w:rsidR="00C975E4" w:rsidRDefault="00000000">
            <w:pPr>
              <w:keepNext w:val="0"/>
              <w:spacing w:after="0"/>
              <w:jc w:val="center"/>
            </w:pPr>
            <w:r>
              <w:rPr>
                <w:sz w:val="15"/>
              </w:rPr>
              <w:t>2.38 (1.72–3.30); &lt;0.001</w:t>
            </w:r>
          </w:p>
        </w:tc>
        <w:tc>
          <w:tcPr>
            <w:tcW w:w="1572" w:type="dxa"/>
          </w:tcPr>
          <w:p w14:paraId="60E379E9" w14:textId="77777777" w:rsidR="00C975E4" w:rsidRDefault="00000000">
            <w:pPr>
              <w:keepNext w:val="0"/>
              <w:spacing w:after="0"/>
              <w:jc w:val="center"/>
            </w:pPr>
            <w:r>
              <w:rPr>
                <w:sz w:val="15"/>
              </w:rPr>
              <w:t>1.37 (1.09–1.72); 0.007</w:t>
            </w:r>
          </w:p>
        </w:tc>
        <w:tc>
          <w:tcPr>
            <w:tcW w:w="1572" w:type="dxa"/>
          </w:tcPr>
          <w:p w14:paraId="11C8D7C2" w14:textId="77777777" w:rsidR="00C975E4" w:rsidRDefault="00000000">
            <w:pPr>
              <w:keepNext w:val="0"/>
              <w:spacing w:after="0"/>
              <w:jc w:val="center"/>
            </w:pPr>
            <w:r>
              <w:rPr>
                <w:sz w:val="15"/>
              </w:rPr>
              <w:t>1.10 (0.59–2.03); 0.77</w:t>
            </w:r>
          </w:p>
        </w:tc>
      </w:tr>
      <w:tr w:rsidR="00C975E4" w14:paraId="4F618D83" w14:textId="77777777">
        <w:trPr>
          <w:cantSplit/>
        </w:trPr>
        <w:tc>
          <w:tcPr>
            <w:tcW w:w="1986" w:type="dxa"/>
          </w:tcPr>
          <w:p w14:paraId="5401D70F" w14:textId="77777777" w:rsidR="00C975E4" w:rsidRDefault="00000000">
            <w:pPr>
              <w:keepNext w:val="0"/>
              <w:spacing w:after="0"/>
            </w:pPr>
            <w:r>
              <w:rPr>
                <w:sz w:val="15"/>
              </w:rPr>
              <w:t>TR (n=638)</w:t>
            </w:r>
          </w:p>
        </w:tc>
        <w:tc>
          <w:tcPr>
            <w:tcW w:w="1572" w:type="dxa"/>
          </w:tcPr>
          <w:p w14:paraId="65A44CF0" w14:textId="77777777" w:rsidR="00C975E4" w:rsidRDefault="00000000">
            <w:pPr>
              <w:keepNext w:val="0"/>
              <w:spacing w:after="0"/>
              <w:jc w:val="center"/>
            </w:pPr>
            <w:r>
              <w:rPr>
                <w:sz w:val="15"/>
              </w:rPr>
              <w:t>1.60 (1.40–1.84); &lt;0.001</w:t>
            </w:r>
          </w:p>
        </w:tc>
        <w:tc>
          <w:tcPr>
            <w:tcW w:w="1572" w:type="dxa"/>
          </w:tcPr>
          <w:p w14:paraId="6B288201" w14:textId="77777777" w:rsidR="00C975E4" w:rsidRDefault="00000000">
            <w:pPr>
              <w:keepNext w:val="0"/>
              <w:spacing w:after="0"/>
              <w:jc w:val="center"/>
            </w:pPr>
            <w:r>
              <w:rPr>
                <w:sz w:val="15"/>
              </w:rPr>
              <w:t>0.96 (0.75–1.24); 0.76</w:t>
            </w:r>
          </w:p>
        </w:tc>
        <w:tc>
          <w:tcPr>
            <w:tcW w:w="1572" w:type="dxa"/>
          </w:tcPr>
          <w:p w14:paraId="0C105302" w14:textId="77777777" w:rsidR="00C975E4" w:rsidRDefault="00000000">
            <w:pPr>
              <w:keepNext w:val="0"/>
              <w:spacing w:after="0"/>
              <w:jc w:val="center"/>
            </w:pPr>
            <w:r>
              <w:rPr>
                <w:sz w:val="15"/>
              </w:rPr>
              <w:t>2.29 (1.82–2.87); &lt;0.001</w:t>
            </w:r>
          </w:p>
        </w:tc>
        <w:tc>
          <w:tcPr>
            <w:tcW w:w="1572" w:type="dxa"/>
          </w:tcPr>
          <w:p w14:paraId="694D23C1" w14:textId="77777777" w:rsidR="00C975E4" w:rsidRDefault="00000000">
            <w:pPr>
              <w:keepNext w:val="0"/>
              <w:spacing w:after="0"/>
              <w:jc w:val="center"/>
            </w:pPr>
            <w:r>
              <w:rPr>
                <w:sz w:val="15"/>
              </w:rPr>
              <w:t>2.57 (1.44–4.60); 0.001</w:t>
            </w:r>
          </w:p>
        </w:tc>
      </w:tr>
    </w:tbl>
    <w:p w14:paraId="6C7EB1BB" w14:textId="77777777" w:rsidR="00E4519B" w:rsidRDefault="00000000">
      <w:pPr>
        <w:rPr/>
      </w:pPr>
      <w:r>
        <w:rPr>
          <w:i/>
        </w:rPr>
        <w:t xml:space="preserve">H. Joint response states in </w:t>
      </w:r>
      <w:r>
        <w:rPr>
          <w:i/>
        </w:rPr>
        <w:t xml:space="preserve">combined</w:t>
      </w:r>
      <w:r>
        <w:rPr>
          <w:i/>
        </w:rPr>
        <w:t xml:space="preserve"> </w:t>
      </w:r>
      <w:r>
        <w:rPr>
          <w:i/>
        </w:rPr>
        <w:t xml:space="preserve">MR/TR</w:t>
      </w:r>
      <w:r>
        <w:rPr>
          <w:i/>
        </w:rPr>
        <w:t xml:space="preserve"> by tertile of biatrial reduction from baseline to 1 month (n=376; post hoc)</w:t>
      </w:r>
    </w:p>
    <w:tbl>
      <w:tblPr>
        <w:tblW w:w="9500" w:type="dxa"/>
        <w:tblLayout w:type="fixed"/>
        <w:tblLook w:val="04A0" w:firstRow="1" w:lastRow="0" w:firstColumn="1" w:lastColumn="0" w:noHBand="0" w:noVBand="1"/>
      </w:tblPr>
      <w:tblGrid>
        <w:gridCol w:w="2000"/>
        <w:gridCol w:w="600"/>
        <w:gridCol w:w="1300"/>
        <w:gridCol w:w="1200"/>
        <w:gridCol w:w="1200"/>
        <w:gridCol w:w="1300"/>
        <w:gridCol w:w="1900"/>
      </w:tblGrid>
      <w:tr w:rsidR="00E4519B" w14:paraId="3124BCE2" w14:textId="77777777">
        <w:trPr>
          <w:cantSplit/>
          <w:tblHeader/>
        </w:trPr>
        <w:tc>
          <w:tcPr>
            <w:tcW w:w="2000" w:type="dxa"/>
            <w:tcBorders>
              <w:top w:val="single" w:sz="8" w:space="0" w:color="000000"/>
              <w:bottom w:val="single" w:sz="8" w:space="0" w:color="000000"/>
            </w:tcBorders>
          </w:tcPr>
          <w:p w14:paraId="5375364A" w14:textId="77777777" w:rsidR="00E4519B" w:rsidRDefault="00000000">
            <w:pPr>
              <w:keepNext/>
              <w:spacing w:after="0"/>
              <w:rPr/>
            </w:pPr>
            <w:r>
              <w:rPr>
                <w:b/>
                <w:sz w:val="18"/>
              </w:rPr>
              <w:t>Biatrial reduction (tertile)</w:t>
            </w:r>
          </w:p>
        </w:tc>
        <w:tc>
          <w:tcPr>
            <w:tcW w:w="600" w:type="dxa"/>
            <w:tcBorders>
              <w:top w:val="single" w:sz="8" w:space="0" w:color="000000"/>
              <w:bottom w:val="single" w:sz="8" w:space="0" w:color="000000"/>
            </w:tcBorders>
          </w:tcPr>
          <w:p w14:paraId="52B0892D" w14:textId="77777777" w:rsidR="00E4519B" w:rsidRDefault="00000000">
            <w:pPr>
              <w:keepNext/>
              <w:spacing w:after="0"/>
              <w:rPr/>
            </w:pPr>
            <w:r>
              <w:rPr>
                <w:b/>
                <w:sz w:val="18"/>
              </w:rPr>
              <w:t>n</w:t>
            </w:r>
          </w:p>
        </w:tc>
        <w:tc>
          <w:tcPr>
            <w:tcW w:w="1300" w:type="dxa"/>
            <w:tcBorders>
              <w:top w:val="single" w:sz="8" w:space="0" w:color="000000"/>
              <w:bottom w:val="single" w:sz="8" w:space="0" w:color="000000"/>
            </w:tcBorders>
          </w:tcPr>
          <w:p w14:paraId="598B6A73" w14:textId="77777777" w:rsidR="00E4519B" w:rsidRDefault="00000000">
            <w:pPr>
              <w:keepNext/>
              <w:spacing w:after="0"/>
              <w:rPr/>
            </w:pPr>
            <w:r>
              <w:rPr>
                <w:b/>
                <w:sz w:val="18"/>
              </w:rPr>
              <w:t>Both improved, n (%)</w:t>
            </w:r>
          </w:p>
        </w:tc>
        <w:tc>
          <w:tcPr>
            <w:tcW w:w="1200" w:type="dxa"/>
            <w:tcBorders>
              <w:top w:val="single" w:sz="8" w:space="0" w:color="000000"/>
              <w:bottom w:val="single" w:sz="8" w:space="0" w:color="000000"/>
            </w:tcBorders>
          </w:tcPr>
          <w:p w14:paraId="547F9538" w14:textId="77777777" w:rsidR="00E4519B" w:rsidRDefault="00000000">
            <w:pPr>
              <w:keepNext/>
              <w:spacing w:after="0"/>
              <w:rPr/>
            </w:pPr>
            <w:r>
              <w:rPr>
                <w:b/>
                <w:sz w:val="18"/>
              </w:rPr>
              <w:t>TR only, n (%)</w:t>
            </w:r>
          </w:p>
        </w:tc>
        <w:tc>
          <w:tcPr>
            <w:tcW w:w="1200" w:type="dxa"/>
            <w:tcBorders>
              <w:top w:val="single" w:sz="8" w:space="0" w:color="000000"/>
              <w:bottom w:val="single" w:sz="8" w:space="0" w:color="000000"/>
            </w:tcBorders>
          </w:tcPr>
          <w:p w14:paraId="3D8C5E36" w14:textId="77777777" w:rsidR="00E4519B" w:rsidRDefault="00000000">
            <w:pPr>
              <w:keepNext/>
              <w:spacing w:after="0"/>
              <w:rPr/>
            </w:pPr>
            <w:r>
              <w:rPr>
                <w:b/>
                <w:sz w:val="18"/>
              </w:rPr>
              <w:t>MR only, n (%)</w:t>
            </w:r>
          </w:p>
        </w:tc>
        <w:tc>
          <w:tcPr>
            <w:tcW w:w="1300" w:type="dxa"/>
            <w:tcBorders>
              <w:top w:val="single" w:sz="8" w:space="0" w:color="000000"/>
              <w:bottom w:val="single" w:sz="8" w:space="0" w:color="000000"/>
            </w:tcBorders>
          </w:tcPr>
          <w:p w14:paraId="4D07016D" w14:textId="77777777" w:rsidR="00E4519B" w:rsidRDefault="00000000">
            <w:pPr>
              <w:keepNext/>
              <w:spacing w:after="0"/>
              <w:rPr/>
            </w:pPr>
            <w:r>
              <w:rPr>
                <w:b/>
                <w:sz w:val="18"/>
              </w:rPr>
              <w:t>Neither, n (%)</w:t>
            </w:r>
          </w:p>
        </w:tc>
        <w:tc>
          <w:tcPr>
            <w:tcW w:w="1900" w:type="dxa"/>
            <w:tcBorders>
              <w:top w:val="single" w:sz="8" w:space="0" w:color="000000"/>
              <w:bottom w:val="single" w:sz="8" w:space="0" w:color="000000"/>
            </w:tcBorders>
          </w:tcPr>
          <w:p w14:paraId="20CE9B33" w14:textId="77777777" w:rsidR="00E4519B" w:rsidRDefault="00000000">
            <w:pPr>
              <w:keepNext/>
              <w:spacing w:after="0"/>
              <w:rPr/>
            </w:pPr>
            <w:r>
              <w:rPr>
                <w:b/>
                <w:sz w:val="18"/>
              </w:rPr>
              <w:t>OR, MR vs TR improvement within tertile (95% CI)</w:t>
            </w:r>
          </w:p>
        </w:tc>
      </w:tr>
      <w:tr w:rsidR="00E4519B" w14:paraId="3B4FC105" w14:textId="77777777">
        <w:trPr>
          <w:cantSplit/>
        </w:trPr>
        <w:tc>
          <w:tcPr>
            <w:tcW w:w="2000" w:type="dxa"/>
          </w:tcPr>
          <w:p w14:paraId="696EFD45" w14:textId="77777777" w:rsidR="00E4519B" w:rsidRDefault="00000000">
            <w:pPr>
              <w:keepNext w:val="0"/>
              <w:spacing w:after="0"/>
              <w:rPr/>
            </w:pPr>
            <w:r>
              <w:rPr>
                <w:sz w:val="18"/>
              </w:rPr>
              <w:t>&lt;0 mm (median, −4)</w:t>
            </w:r>
          </w:p>
        </w:tc>
        <w:tc>
          <w:tcPr>
            <w:tcW w:w="600" w:type="dxa"/>
          </w:tcPr>
          <w:p w14:paraId="61F731BB" w14:textId="77777777" w:rsidR="00E4519B" w:rsidRDefault="00000000">
            <w:pPr>
              <w:keepNext w:val="0"/>
              <w:spacing w:after="0"/>
              <w:rPr/>
            </w:pPr>
            <w:r>
              <w:rPr>
                <w:sz w:val="18"/>
              </w:rPr>
              <w:t>126</w:t>
            </w:r>
          </w:p>
        </w:tc>
        <w:tc>
          <w:tcPr>
            <w:tcW w:w="1300" w:type="dxa"/>
          </w:tcPr>
          <w:p w14:paraId="633BC1D3" w14:textId="77777777" w:rsidR="00E4519B" w:rsidRDefault="00000000">
            <w:pPr>
              <w:keepNext w:val="0"/>
              <w:spacing w:after="0"/>
              <w:rPr/>
            </w:pPr>
            <w:r>
              <w:rPr>
                <w:sz w:val="18"/>
              </w:rPr>
              <w:t>19 (15.1)</w:t>
            </w:r>
          </w:p>
        </w:tc>
        <w:tc>
          <w:tcPr>
            <w:tcW w:w="1200" w:type="dxa"/>
          </w:tcPr>
          <w:p w14:paraId="0687B544" w14:textId="77777777" w:rsidR="00E4519B" w:rsidRDefault="00000000">
            <w:pPr>
              <w:keepNext w:val="0"/>
              <w:spacing w:after="0"/>
              <w:rPr/>
            </w:pPr>
            <w:r>
              <w:rPr>
                <w:sz w:val="18"/>
              </w:rPr>
              <w:t>20 (15.9)</w:t>
            </w:r>
          </w:p>
        </w:tc>
        <w:tc>
          <w:tcPr>
            <w:tcW w:w="1200" w:type="dxa"/>
          </w:tcPr>
          <w:p w14:paraId="1F419D9D" w14:textId="77777777" w:rsidR="00E4519B" w:rsidRDefault="00000000">
            <w:pPr>
              <w:keepNext w:val="0"/>
              <w:spacing w:after="0"/>
              <w:rPr/>
            </w:pPr>
            <w:r>
              <w:rPr>
                <w:sz w:val="18"/>
              </w:rPr>
              <w:t>16 (12.7)</w:t>
            </w:r>
          </w:p>
        </w:tc>
        <w:tc>
          <w:tcPr>
            <w:tcW w:w="1300" w:type="dxa"/>
          </w:tcPr>
          <w:p w14:paraId="33485472" w14:textId="77777777" w:rsidR="00E4519B" w:rsidRDefault="00000000">
            <w:pPr>
              <w:keepNext w:val="0"/>
              <w:spacing w:after="0"/>
              <w:rPr/>
            </w:pPr>
            <w:r>
              <w:rPr>
                <w:sz w:val="18"/>
              </w:rPr>
              <w:t>71 (56.3)</w:t>
            </w:r>
          </w:p>
        </w:tc>
        <w:tc>
          <w:tcPr>
            <w:tcW w:w="1900" w:type="dxa"/>
          </w:tcPr>
          <w:p w14:paraId="78DC6D08" w14:textId="77777777" w:rsidR="00E4519B" w:rsidRDefault="00000000">
            <w:pPr>
              <w:keepNext w:val="0"/>
              <w:spacing w:after="0"/>
              <w:rPr/>
            </w:pPr>
            <w:r>
              <w:rPr>
                <w:sz w:val="18"/>
              </w:rPr>
              <w:t>4.22 (1.84–9.67)</w:t>
            </w:r>
          </w:p>
        </w:tc>
      </w:tr>
      <w:tr w:rsidR="00E4519B" w14:paraId="1E8894E1" w14:textId="77777777">
        <w:trPr>
          <w:cantSplit/>
        </w:trPr>
        <w:tc>
          <w:tcPr>
            <w:tcW w:w="2000" w:type="dxa"/>
          </w:tcPr>
          <w:p w14:paraId="7DACB30E" w14:textId="77777777" w:rsidR="00E4519B" w:rsidRDefault="00000000">
            <w:pPr>
              <w:keepNext w:val="0"/>
              <w:spacing w:after="0"/>
              <w:rPr/>
            </w:pPr>
            <w:r>
              <w:rPr>
                <w:sz w:val="18"/>
              </w:rPr>
              <w:t>0 to &lt;8 mm (median, 4)</w:t>
            </w:r>
          </w:p>
        </w:tc>
        <w:tc>
          <w:tcPr>
            <w:tcW w:w="600" w:type="dxa"/>
          </w:tcPr>
          <w:p w14:paraId="655E22E9" w14:textId="77777777" w:rsidR="00E4519B" w:rsidRDefault="00000000">
            <w:pPr>
              <w:keepNext w:val="0"/>
              <w:spacing w:after="0"/>
              <w:rPr/>
            </w:pPr>
            <w:r>
              <w:rPr>
                <w:sz w:val="18"/>
              </w:rPr>
              <w:t>122</w:t>
            </w:r>
          </w:p>
        </w:tc>
        <w:tc>
          <w:tcPr>
            <w:tcW w:w="1300" w:type="dxa"/>
          </w:tcPr>
          <w:p w14:paraId="676E2407" w14:textId="77777777" w:rsidR="00E4519B" w:rsidRDefault="00000000">
            <w:pPr>
              <w:keepNext w:val="0"/>
              <w:spacing w:after="0"/>
              <w:rPr/>
            </w:pPr>
            <w:r>
              <w:rPr>
                <w:sz w:val="18"/>
              </w:rPr>
              <w:t>35 (28.7)</w:t>
            </w:r>
          </w:p>
        </w:tc>
        <w:tc>
          <w:tcPr>
            <w:tcW w:w="1200" w:type="dxa"/>
          </w:tcPr>
          <w:p w14:paraId="07690327" w14:textId="77777777" w:rsidR="00E4519B" w:rsidRDefault="00000000">
            <w:pPr>
              <w:keepNext w:val="0"/>
              <w:spacing w:after="0"/>
              <w:rPr/>
            </w:pPr>
            <w:r>
              <w:rPr>
                <w:sz w:val="18"/>
              </w:rPr>
              <w:t>28 (23.0)</w:t>
            </w:r>
          </w:p>
        </w:tc>
        <w:tc>
          <w:tcPr>
            <w:tcW w:w="1200" w:type="dxa"/>
          </w:tcPr>
          <w:p w14:paraId="62AAA424" w14:textId="77777777" w:rsidR="00E4519B" w:rsidRDefault="00000000">
            <w:pPr>
              <w:keepNext w:val="0"/>
              <w:spacing w:after="0"/>
              <w:rPr/>
            </w:pPr>
            <w:r>
              <w:rPr>
                <w:sz w:val="18"/>
              </w:rPr>
              <w:t>20 (16.4)</w:t>
            </w:r>
          </w:p>
        </w:tc>
        <w:tc>
          <w:tcPr>
            <w:tcW w:w="1300" w:type="dxa"/>
          </w:tcPr>
          <w:p w14:paraId="4767E307" w14:textId="77777777" w:rsidR="00E4519B" w:rsidRDefault="00000000">
            <w:pPr>
              <w:keepNext w:val="0"/>
              <w:spacing w:after="0"/>
              <w:rPr/>
            </w:pPr>
            <w:r>
              <w:rPr>
                <w:sz w:val="18"/>
              </w:rPr>
              <w:t>39 (32.0)</w:t>
            </w:r>
          </w:p>
        </w:tc>
        <w:tc>
          <w:tcPr>
            <w:tcW w:w="1900" w:type="dxa"/>
          </w:tcPr>
          <w:p w14:paraId="777D573C" w14:textId="77777777" w:rsidR="00E4519B" w:rsidRDefault="00000000">
            <w:pPr>
              <w:keepNext w:val="0"/>
              <w:spacing w:after="0"/>
              <w:rPr/>
            </w:pPr>
            <w:r>
              <w:rPr>
                <w:sz w:val="18"/>
              </w:rPr>
              <w:t>2.44 (1.17–5.07)</w:t>
            </w:r>
          </w:p>
        </w:tc>
      </w:tr>
      <w:tr w:rsidR="00E4519B" w14:paraId="58159E8B" w14:textId="77777777">
        <w:trPr>
          <w:cantSplit/>
        </w:trPr>
        <w:tc>
          <w:tcPr>
            <w:tcW w:w="2000" w:type="dxa"/>
            <w:tcBorders>
              <w:bottom w:val="single" w:sz="8" w:space="0" w:color="000000"/>
            </w:tcBorders>
          </w:tcPr>
          <w:p w14:paraId="78C44DC8" w14:textId="77777777" w:rsidR="00E4519B" w:rsidRDefault="00000000">
            <w:pPr>
              <w:keepNext w:val="0"/>
              <w:spacing w:after="0"/>
              <w:rPr/>
            </w:pPr>
            <w:r>
              <w:rPr>
                <w:sz w:val="18"/>
              </w:rPr>
              <w:t>≥8 mm (median, 14)</w:t>
            </w:r>
          </w:p>
        </w:tc>
        <w:tc>
          <w:tcPr>
            <w:tcW w:w="600" w:type="dxa"/>
            <w:tcBorders>
              <w:bottom w:val="single" w:sz="8" w:space="0" w:color="000000"/>
            </w:tcBorders>
          </w:tcPr>
          <w:p w14:paraId="1DE8EDE4" w14:textId="77777777" w:rsidR="00E4519B" w:rsidRDefault="00000000">
            <w:pPr>
              <w:keepNext w:val="0"/>
              <w:spacing w:after="0"/>
              <w:rPr/>
            </w:pPr>
            <w:r>
              <w:rPr>
                <w:sz w:val="18"/>
              </w:rPr>
              <w:t>128</w:t>
            </w:r>
          </w:p>
        </w:tc>
        <w:tc>
          <w:tcPr>
            <w:tcW w:w="1300" w:type="dxa"/>
            <w:tcBorders>
              <w:bottom w:val="single" w:sz="8" w:space="0" w:color="000000"/>
            </w:tcBorders>
          </w:tcPr>
          <w:p w14:paraId="0BFAFD74" w14:textId="77777777" w:rsidR="00E4519B" w:rsidRDefault="00000000">
            <w:pPr>
              <w:keepNext w:val="0"/>
              <w:spacing w:after="0"/>
              <w:rPr/>
            </w:pPr>
            <w:r>
              <w:rPr>
                <w:sz w:val="18"/>
              </w:rPr>
              <w:t>72 (56.3)</w:t>
            </w:r>
          </w:p>
        </w:tc>
        <w:tc>
          <w:tcPr>
            <w:tcW w:w="1200" w:type="dxa"/>
            <w:tcBorders>
              <w:bottom w:val="single" w:sz="8" w:space="0" w:color="000000"/>
            </w:tcBorders>
          </w:tcPr>
          <w:p w14:paraId="36D9F267" w14:textId="77777777" w:rsidR="00E4519B" w:rsidRDefault="00000000">
            <w:pPr>
              <w:keepNext w:val="0"/>
              <w:spacing w:after="0"/>
              <w:rPr/>
            </w:pPr>
            <w:r>
              <w:rPr>
                <w:sz w:val="18"/>
              </w:rPr>
              <w:t>27 (21.1)</w:t>
            </w:r>
          </w:p>
        </w:tc>
        <w:tc>
          <w:tcPr>
            <w:tcW w:w="1200" w:type="dxa"/>
            <w:tcBorders>
              <w:bottom w:val="single" w:sz="8" w:space="0" w:color="000000"/>
            </w:tcBorders>
          </w:tcPr>
          <w:p w14:paraId="62353A26" w14:textId="77777777" w:rsidR="00E4519B" w:rsidRDefault="00000000">
            <w:pPr>
              <w:keepNext w:val="0"/>
              <w:spacing w:after="0"/>
              <w:rPr/>
            </w:pPr>
            <w:r>
              <w:rPr>
                <w:sz w:val="18"/>
              </w:rPr>
              <w:t>12 (9.4)</w:t>
            </w:r>
          </w:p>
        </w:tc>
        <w:tc>
          <w:tcPr>
            <w:tcW w:w="1300" w:type="dxa"/>
            <w:tcBorders>
              <w:bottom w:val="single" w:sz="8" w:space="0" w:color="000000"/>
            </w:tcBorders>
          </w:tcPr>
          <w:p w14:paraId="2F04B0C0" w14:textId="77777777" w:rsidR="00E4519B" w:rsidRDefault="00000000">
            <w:pPr>
              <w:keepNext w:val="0"/>
              <w:spacing w:after="0"/>
              <w:rPr/>
            </w:pPr>
            <w:r>
              <w:rPr>
                <w:sz w:val="18"/>
              </w:rPr>
              <w:t>17 (13.3)</w:t>
            </w:r>
          </w:p>
        </w:tc>
        <w:tc>
          <w:tcPr>
            <w:tcW w:w="1900" w:type="dxa"/>
            <w:tcBorders>
              <w:bottom w:val="single" w:sz="8" w:space="0" w:color="000000"/>
            </w:tcBorders>
          </w:tcPr>
          <w:p w14:paraId="61FD93A2" w14:textId="77777777" w:rsidR="00E4519B" w:rsidRDefault="00000000">
            <w:pPr>
              <w:keepNext w:val="0"/>
              <w:spacing w:after="0"/>
              <w:rPr/>
            </w:pPr>
            <w:r>
              <w:rPr>
                <w:sz w:val="18"/>
              </w:rPr>
              <w:t>3.78 (1.60–8.94)</w:t>
            </w:r>
          </w:p>
        </w:tc>
      </w:tr>
    </w:tbl>
    <w:tbl>
      <w:tblPr>
        <w:tblW w:w="9500" w:type="dxa"/>
        <w:tblLayout w:type="fixed"/>
        <w:tblLook w:val="04A0" w:firstRow="1" w:lastRow="0" w:firstColumn="1" w:lastColumn="0" w:noHBand="0" w:noVBand="1"/>
      </w:tblPr>
      <w:tblGrid>
        <w:gridCol w:w="2900"/>
        <w:gridCol w:w="2000"/>
        <w:gridCol w:w="800"/>
        <w:gridCol w:w="1900"/>
        <w:gridCol w:w="1900"/>
      </w:tblGrid>
      <w:tr w:rsidR="00E4519B" w14:paraId="49568D70" w14:textId="77777777">
        <w:trPr>
          <w:cantSplit/>
          <w:tblHeader/>
        </w:trPr>
        <w:tc>
          <w:tcPr>
            <w:tcW w:w="2900" w:type="dxa"/>
            <w:tcBorders>
              <w:top w:val="single" w:sz="8" w:space="0" w:color="000000"/>
              <w:bottom w:val="single" w:sz="8" w:space="0" w:color="000000"/>
            </w:tcBorders>
          </w:tcPr>
          <w:p w14:paraId="77DCEC7F" w14:textId="77777777" w:rsidR="00E4519B" w:rsidRDefault="00000000">
            <w:pPr>
              <w:keepNext/>
              <w:spacing w:after="0"/>
              <w:rPr/>
            </w:pPr>
            <w:r>
              <w:rPr>
                <w:b/>
                <w:sz w:val="18"/>
              </w:rPr>
              <w:t>Response state</w:t>
            </w:r>
          </w:p>
        </w:tc>
        <w:tc>
          <w:tcPr>
            <w:tcW w:w="2000" w:type="dxa"/>
            <w:tcBorders>
              <w:top w:val="single" w:sz="8" w:space="0" w:color="000000"/>
              <w:bottom w:val="single" w:sz="8" w:space="0" w:color="000000"/>
            </w:tcBorders>
          </w:tcPr>
          <w:p w14:paraId="7169B7E6" w14:textId="77777777" w:rsidR="00E4519B" w:rsidRDefault="00000000">
            <w:pPr>
              <w:keepNext/>
              <w:spacing w:after="0"/>
              <w:rPr/>
            </w:pPr>
            <w:r>
              <w:rPr>
                <w:b/>
                <w:sz w:val="18"/>
              </w:rPr>
              <w:t>OR per 5-mm biatrial reduction (95% CI)</w:t>
            </w:r>
          </w:p>
        </w:tc>
        <w:tc>
          <w:tcPr>
            <w:tcW w:w="800" w:type="dxa"/>
            <w:tcBorders>
              <w:top w:val="single" w:sz="8" w:space="0" w:color="000000"/>
              <w:bottom w:val="single" w:sz="8" w:space="0" w:color="000000"/>
            </w:tcBorders>
          </w:tcPr>
          <w:p w14:paraId="7FC0E4D1" w14:textId="77777777" w:rsidR="00E4519B" w:rsidRDefault="00000000">
            <w:pPr>
              <w:keepNext/>
              <w:spacing w:after="0"/>
              <w:rPr/>
            </w:pPr>
            <w:r>
              <w:rPr>
                <w:b/>
                <w:sz w:val="18"/>
              </w:rPr>
              <w:t>P</w:t>
            </w:r>
          </w:p>
        </w:tc>
        <w:tc>
          <w:tcPr>
            <w:tcW w:w="1900" w:type="dxa"/>
            <w:tcBorders>
              <w:top w:val="single" w:sz="8" w:space="0" w:color="000000"/>
              <w:bottom w:val="single" w:sz="8" w:space="0" w:color="000000"/>
            </w:tcBorders>
          </w:tcPr>
          <w:p w14:paraId="26172648" w14:textId="77777777" w:rsidR="00E4519B" w:rsidRDefault="00000000">
            <w:pPr>
              <w:keepNext/>
              <w:spacing w:after="0"/>
              <w:rPr/>
            </w:pPr>
            <w:r>
              <w:rPr>
                <w:b/>
                <w:sz w:val="18"/>
              </w:rPr>
              <w:t>Paroxysmal AF (n=105)</w:t>
            </w:r>
          </w:p>
        </w:tc>
        <w:tc>
          <w:tcPr>
            <w:tcW w:w="1900" w:type="dxa"/>
            <w:tcBorders>
              <w:top w:val="single" w:sz="8" w:space="0" w:color="000000"/>
              <w:bottom w:val="single" w:sz="8" w:space="0" w:color="000000"/>
            </w:tcBorders>
          </w:tcPr>
          <w:p w14:paraId="6124517A" w14:textId="77777777" w:rsidR="00E4519B" w:rsidRDefault="00000000">
            <w:pPr>
              <w:keepNext/>
              <w:spacing w:after="0"/>
              <w:rPr/>
            </w:pPr>
            <w:r>
              <w:rPr>
                <w:b/>
                <w:sz w:val="18"/>
              </w:rPr>
              <w:t>Persistent AF (n=271)</w:t>
            </w:r>
          </w:p>
        </w:tc>
      </w:tr>
      <w:tr w:rsidR="00E4519B" w14:paraId="27080FB3" w14:textId="77777777">
        <w:trPr>
          <w:cantSplit/>
        </w:trPr>
        <w:tc>
          <w:tcPr>
            <w:tcW w:w="2900" w:type="dxa"/>
          </w:tcPr>
          <w:p w14:paraId="187CCC8B" w14:textId="77777777" w:rsidR="00E4519B" w:rsidRDefault="00000000">
            <w:pPr>
              <w:keepNext w:val="0"/>
              <w:spacing w:after="0"/>
              <w:rPr/>
            </w:pPr>
            <w:r>
              <w:rPr>
                <w:sz w:val="18"/>
              </w:rPr>
              <w:t>Both valves improved</w:t>
            </w:r>
          </w:p>
        </w:tc>
        <w:tc>
          <w:tcPr>
            <w:tcW w:w="2000" w:type="dxa"/>
          </w:tcPr>
          <w:p w14:paraId="06BFB595" w14:textId="77777777" w:rsidR="00E4519B" w:rsidRDefault="00000000">
            <w:pPr>
              <w:keepNext w:val="0"/>
              <w:spacing w:after="0"/>
              <w:rPr/>
            </w:pPr>
            <w:r>
              <w:rPr>
                <w:sz w:val="18"/>
              </w:rPr>
              <w:t>1.67 (1.43–1.94)</w:t>
            </w:r>
          </w:p>
        </w:tc>
        <w:tc>
          <w:tcPr>
            <w:tcW w:w="800" w:type="dxa"/>
          </w:tcPr>
          <w:p w14:paraId="03A5DABE" w14:textId="77777777" w:rsidR="00E4519B" w:rsidRDefault="00000000">
            <w:pPr>
              <w:keepNext w:val="0"/>
              <w:spacing w:after="0"/>
              <w:rPr/>
            </w:pPr>
            <w:r>
              <w:rPr>
                <w:sz w:val="18"/>
              </w:rPr>
              <w:t>&lt;0.001</w:t>
            </w:r>
          </w:p>
        </w:tc>
        <w:tc>
          <w:tcPr>
            <w:tcW w:w="1900" w:type="dxa"/>
          </w:tcPr>
          <w:p w14:paraId="0CC554B0" w14:textId="77777777" w:rsidR="00E4519B" w:rsidRDefault="00000000">
            <w:pPr>
              <w:keepNext w:val="0"/>
              <w:spacing w:after="0"/>
              <w:rPr/>
            </w:pPr>
            <w:r>
              <w:rPr>
                <w:sz w:val="18"/>
              </w:rPr>
              <w:t>1.49 (1.17–1.90)</w:t>
            </w:r>
          </w:p>
        </w:tc>
        <w:tc>
          <w:tcPr>
            <w:tcW w:w="1900" w:type="dxa"/>
          </w:tcPr>
          <w:p w14:paraId="094E971E" w14:textId="77777777" w:rsidR="00E4519B" w:rsidRDefault="00000000">
            <w:pPr>
              <w:keepNext w:val="0"/>
              <w:spacing w:after="0"/>
              <w:rPr/>
            </w:pPr>
            <w:r>
              <w:rPr>
                <w:sz w:val="18"/>
              </w:rPr>
              <w:t>1.81 (1.48–2.21)</w:t>
            </w:r>
          </w:p>
        </w:tc>
      </w:tr>
      <w:tr w:rsidR="00E4519B" w14:paraId="60DD9B68" w14:textId="77777777">
        <w:trPr>
          <w:cantSplit/>
        </w:trPr>
        <w:tc>
          <w:tcPr>
            <w:tcW w:w="2900" w:type="dxa"/>
          </w:tcPr>
          <w:p w14:paraId="7B4F0989" w14:textId="77777777" w:rsidR="00E4519B" w:rsidRDefault="00000000">
            <w:pPr>
              <w:keepNext w:val="0"/>
              <w:spacing w:after="0"/>
              <w:rPr/>
            </w:pPr>
            <w:r>
              <w:rPr>
                <w:sz w:val="18"/>
              </w:rPr>
              <w:t>Neither valve improved</w:t>
            </w:r>
          </w:p>
        </w:tc>
        <w:tc>
          <w:tcPr>
            <w:tcW w:w="2000" w:type="dxa"/>
          </w:tcPr>
          <w:p w14:paraId="222DBFDD" w14:textId="77777777" w:rsidR="00E4519B" w:rsidRDefault="00000000">
            <w:pPr>
              <w:keepNext w:val="0"/>
              <w:spacing w:after="0"/>
              <w:rPr/>
            </w:pPr>
            <w:r>
              <w:rPr>
                <w:sz w:val="18"/>
              </w:rPr>
              <w:t>0.59 (0.50–0.69)</w:t>
            </w:r>
          </w:p>
        </w:tc>
        <w:tc>
          <w:tcPr>
            <w:tcW w:w="800" w:type="dxa"/>
          </w:tcPr>
          <w:p w14:paraId="502634C3" w14:textId="77777777" w:rsidR="00E4519B" w:rsidRDefault="00000000">
            <w:pPr>
              <w:keepNext w:val="0"/>
              <w:spacing w:after="0"/>
              <w:rPr/>
            </w:pPr>
            <w:r>
              <w:rPr>
                <w:sz w:val="18"/>
              </w:rPr>
              <w:t>&lt;0.001</w:t>
            </w:r>
          </w:p>
        </w:tc>
        <w:tc>
          <w:tcPr>
            <w:tcW w:w="1900" w:type="dxa"/>
          </w:tcPr>
          <w:p w14:paraId="64C2EE82" w14:textId="77777777" w:rsidR="00E4519B" w:rsidRDefault="00000000">
            <w:pPr>
              <w:keepNext w:val="0"/>
              <w:spacing w:after="0"/>
              <w:rPr/>
            </w:pPr>
            <w:r>
              <w:rPr>
                <w:sz w:val="18"/>
              </w:rPr>
              <w:t>0.49 (0.32–0.75)</w:t>
            </w:r>
          </w:p>
        </w:tc>
        <w:tc>
          <w:tcPr>
            <w:tcW w:w="1900" w:type="dxa"/>
          </w:tcPr>
          <w:p w14:paraId="2544F0FB" w14:textId="77777777" w:rsidR="00E4519B" w:rsidRDefault="00000000">
            <w:pPr>
              <w:keepNext w:val="0"/>
              <w:spacing w:after="0"/>
              <w:rPr/>
            </w:pPr>
            <w:r>
              <w:rPr>
                <w:sz w:val="18"/>
              </w:rPr>
              <w:t>0.62 (0.53–0.74)</w:t>
            </w:r>
          </w:p>
        </w:tc>
      </w:tr>
      <w:tr w:rsidR="00E4519B" w14:paraId="300149C8" w14:textId="77777777">
        <w:trPr>
          <w:cantSplit/>
        </w:trPr>
        <w:tc>
          <w:tcPr>
            <w:tcW w:w="2900" w:type="dxa"/>
          </w:tcPr>
          <w:p w14:paraId="309FD6E6" w14:textId="77777777" w:rsidR="00E4519B" w:rsidRDefault="00000000">
            <w:pPr>
              <w:keepNext w:val="0"/>
              <w:spacing w:after="0"/>
              <w:rPr/>
            </w:pPr>
            <w:r>
              <w:rPr>
                <w:sz w:val="18"/>
              </w:rPr>
              <w:t>Discordant (MR only or TR only)</w:t>
            </w:r>
          </w:p>
        </w:tc>
        <w:tc>
          <w:tcPr>
            <w:tcW w:w="2000" w:type="dxa"/>
          </w:tcPr>
          <w:p w14:paraId="7F040187" w14:textId="77777777" w:rsidR="00E4519B" w:rsidRDefault="00000000">
            <w:pPr>
              <w:keepNext w:val="0"/>
              <w:spacing w:after="0"/>
              <w:rPr/>
            </w:pPr>
            <w:r>
              <w:rPr>
                <w:sz w:val="18"/>
              </w:rPr>
              <w:t>1.00 (0.90–1.12)</w:t>
            </w:r>
          </w:p>
        </w:tc>
        <w:tc>
          <w:tcPr>
            <w:tcW w:w="800" w:type="dxa"/>
          </w:tcPr>
          <w:p w14:paraId="57BB9F4A" w14:textId="77777777" w:rsidR="00E4519B" w:rsidRDefault="00000000">
            <w:pPr>
              <w:keepNext w:val="0"/>
              <w:spacing w:after="0"/>
              <w:rPr/>
            </w:pPr>
            <w:r>
              <w:rPr>
                <w:sz w:val="18"/>
              </w:rPr>
              <w:t>0.94</w:t>
            </w:r>
          </w:p>
        </w:tc>
        <w:tc>
          <w:tcPr>
            <w:tcW w:w="1900" w:type="dxa"/>
          </w:tcPr>
          <w:p w14:paraId="53DAAE7A" w14:textId="77777777" w:rsidR="00E4519B" w:rsidRDefault="00000000">
            <w:pPr>
              <w:keepNext w:val="0"/>
              <w:spacing w:after="0"/>
              <w:rPr/>
            </w:pPr>
            <w:r>
              <w:rPr>
                <w:sz w:val="18"/>
              </w:rPr>
              <w:t>1.19 (0.93–1.53)</w:t>
            </w:r>
          </w:p>
        </w:tc>
        <w:tc>
          <w:tcPr>
            <w:tcW w:w="1900" w:type="dxa"/>
          </w:tcPr>
          <w:p w14:paraId="07645AEF" w14:textId="77777777" w:rsidR="00E4519B" w:rsidRDefault="00000000">
            <w:pPr>
              <w:keepNext w:val="0"/>
              <w:spacing w:after="0"/>
              <w:rPr/>
            </w:pPr>
            <w:r>
              <w:rPr>
                <w:sz w:val="18"/>
              </w:rPr>
              <w:t>0.94 (0.83–1.06)</w:t>
            </w:r>
          </w:p>
        </w:tc>
      </w:tr>
      <w:tr w:rsidR="00E4519B" w14:paraId="6B26EDCB" w14:textId="77777777">
        <w:trPr>
          <w:cantSplit/>
        </w:trPr>
        <w:tc>
          <w:tcPr>
            <w:tcW w:w="2900" w:type="dxa"/>
            <w:tcBorders>
              <w:bottom w:val="single" w:sz="8" w:space="0" w:color="000000"/>
            </w:tcBorders>
          </w:tcPr>
          <w:p w14:paraId="3C785805" w14:textId="77777777" w:rsidR="00E4519B" w:rsidRDefault="00000000">
            <w:pPr>
              <w:keepNext w:val="0"/>
              <w:spacing w:after="0"/>
              <w:rPr/>
            </w:pPr>
            <w:r>
              <w:rPr>
                <w:sz w:val="18"/>
              </w:rPr>
              <w:t>MR × TR coupling × reduction (interaction)</w:t>
            </w:r>
          </w:p>
        </w:tc>
        <w:tc>
          <w:tcPr>
            <w:tcW w:w="2000" w:type="dxa"/>
            <w:tcBorders>
              <w:bottom w:val="single" w:sz="8" w:space="0" w:color="000000"/>
            </w:tcBorders>
          </w:tcPr>
          <w:p w14:paraId="6FD593E7" w14:textId="77777777" w:rsidR="00E4519B" w:rsidRDefault="00000000">
            <w:pPr>
              <w:keepNext w:val="0"/>
              <w:spacing w:after="0"/>
              <w:rPr/>
            </w:pPr>
            <w:r>
              <w:rPr>
                <w:sz w:val="18"/>
              </w:rPr>
              <w:t>0.97 (0.71–1.33)</w:t>
            </w:r>
          </w:p>
        </w:tc>
        <w:tc>
          <w:tcPr>
            <w:tcW w:w="800" w:type="dxa"/>
            <w:tcBorders>
              <w:bottom w:val="single" w:sz="8" w:space="0" w:color="000000"/>
            </w:tcBorders>
          </w:tcPr>
          <w:p w14:paraId="6F97E7D2" w14:textId="77777777" w:rsidR="00E4519B" w:rsidRDefault="00000000">
            <w:pPr>
              <w:keepNext w:val="0"/>
              <w:spacing w:after="0"/>
              <w:rPr/>
            </w:pPr>
            <w:r>
              <w:rPr>
                <w:sz w:val="18"/>
              </w:rPr>
              <w:t>0.85</w:t>
            </w:r>
          </w:p>
        </w:tc>
        <w:tc>
          <w:tcPr>
            <w:tcW w:w="1900" w:type="dxa"/>
            <w:tcBorders>
              <w:bottom w:val="single" w:sz="8" w:space="0" w:color="000000"/>
            </w:tcBorders>
          </w:tcPr>
          <w:p w14:paraId="31A55A80" w14:textId="77777777" w:rsidR="00E4519B" w:rsidRDefault="00000000">
            <w:pPr>
              <w:keepNext w:val="0"/>
              <w:spacing w:after="0"/>
              <w:rPr/>
            </w:pPr>
            <w:r>
              <w:rPr>
                <w:sz w:val="18"/>
              </w:rPr>
              <w:t>—</w:t>
            </w:r>
          </w:p>
        </w:tc>
        <w:tc>
          <w:tcPr>
            <w:tcW w:w="1900" w:type="dxa"/>
            <w:tcBorders>
              <w:bottom w:val="single" w:sz="8" w:space="0" w:color="000000"/>
            </w:tcBorders>
          </w:tcPr>
          <w:p w14:paraId="2F8DBA0A" w14:textId="77777777" w:rsidR="00E4519B" w:rsidRDefault="00000000">
            <w:pPr>
              <w:keepNext w:val="0"/>
              <w:spacing w:after="0"/>
              <w:rPr/>
            </w:pPr>
            <w:r>
              <w:rPr>
                <w:sz w:val="18"/>
              </w:rPr>
              <w:t>—</w:t>
            </w:r>
          </w:p>
        </w:tc>
      </w:tr>
    </w:tbl>
    <w:p w14:paraId="4F7D6E9F" w14:textId="77777777" w:rsidR="00C975E4" w:rsidRDefault="00000000">
      <w:pPr>
        <w:spacing w:before="60" w:line="240" w:lineRule="auto"/>
      </w:pPr>
      <w:r>
        <w:rPr>
          <w:sz w:val="18"/>
        </w:rPr>
        <w:t xml:space="preserve">SR was assessed by 24-hour Holter monitoring at approximately the time of the 1-month TTE, and chamber sizes and TRV were measured on the same TTE; these associations are therefore cross-sectional and were not treated as predictors. A, C, E, and F: valve-level logistic models (MR, </w:t>
      </w:r>
      <w:r>
        <w:rPr>
          <w:sz w:val="18"/>
        </w:rPr>
        <w:t xml:space="preserve">all</w:t>
      </w:r>
      <w:r>
        <w:rPr>
          <w:sz w:val="18"/>
        </w:rPr>
        <w:t xml:space="preserve"> </w:t>
      </w:r>
      <w:r>
        <w:rPr>
          <w:sz w:val="18"/>
        </w:rPr>
        <w:t xml:space="preserve">MR</w:t>
      </w:r>
      <w:r>
        <w:rPr>
          <w:sz w:val="18"/>
        </w:rPr>
        <w:t xml:space="preserve"> </w:t>
      </w:r>
      <w:r>
        <w:rPr>
          <w:sz w:val="18"/>
        </w:rPr>
        <w:t xml:space="preserve">series</w:t>
      </w:r>
      <w:r>
        <w:rPr>
          <w:sz w:val="18"/>
        </w:rPr>
        <w:t xml:space="preserve">; TR, </w:t>
      </w:r>
      <w:r>
        <w:rPr>
          <w:sz w:val="18"/>
        </w:rPr>
        <w:t xml:space="preserve">all</w:t>
      </w:r>
      <w:r>
        <w:rPr>
          <w:sz w:val="18"/>
        </w:rPr>
        <w:t xml:space="preserve"> </w:t>
      </w:r>
      <w:r>
        <w:rPr>
          <w:sz w:val="18"/>
        </w:rPr>
        <w:t xml:space="preserve">TR</w:t>
      </w:r>
      <w:r>
        <w:rPr>
          <w:sz w:val="18"/>
        </w:rPr>
        <w:t xml:space="preserve"> </w:t>
      </w:r>
      <w:r>
        <w:rPr>
          <w:sz w:val="18"/>
        </w:rPr>
        <w:t xml:space="preserve">series</w:t>
      </w:r>
      <w:r>
        <w:rPr>
          <w:sz w:val="18"/>
        </w:rPr>
        <w:t xml:space="preserve">) in which SR or chamber size change was added to the 12-factor model of Table S6 (same multiple imputation; patient-clustered robust standard errors); in A, the AF-type rows are from a model with an SR × persistent AF interaction. D: adjusted differences are from linear regression of the change on improvement and the 12 factors (plus the baseline value for EDV and ESV). E: both atrial changes were entered together. TRV change (1-month minus baseline peak TR velocity) was analyzed like chamber size change and was available when both values were measured (MR, 430; TR, 653 series); it could not be measured when no TR jet was present at 1 month (MR, 46; TR, 52 series), which were assigned a change of 0 in the rows marked “no measurable jet counted as no change.” G: TRV, LA, and RA changes and SR entered together in the 12-factor model.</w:t>
      </w:r>
      <w:r>
        <w:rPr>
          <w:sz w:val="18"/>
        </w:rPr>
        <w:t xml:space="preserve"> H (post hoc): biatrial reduction = −(change in LA diameter + change in RA diameter), in tertiles (cut points 0 and 8 mm); ORs per 5-mm reduction from logistic regression of each response state adjusted for baseline MR and TR grades and AF type (AF type omitted within AF types), with patient-clustered robust standard errors; the interaction row tests whether the OR between MR and TR improvement changed with the extent of reduction.</w:t>
      </w:r>
      <w:r>
        <w:rPr>
          <w:sz w:val="18"/>
        </w:rPr>
        <w:t xml:space="preserve"> The TRV change analyses were post hoc. ORs &lt;1 in C indicate that enlargement (or less reduction) was associated with less improvement. F: same model as A (SR) after excluding procedures with ventricular involvement (LVEF &lt;50% or LV end-diastolic diameter &gt;58.4 mm in men or &gt;52.2 mm in women). B: multinomial logistic regression in </w:t>
      </w:r>
      <w:r>
        <w:rPr>
          <w:sz w:val="18"/>
        </w:rPr>
        <w:t xml:space="preserve">combined</w:t>
      </w:r>
      <w:r>
        <w:rPr>
          <w:sz w:val="18"/>
        </w:rPr>
        <w:t xml:space="preserve"> </w:t>
      </w:r>
      <w:r>
        <w:rPr>
          <w:sz w:val="18"/>
        </w:rPr>
        <w:t xml:space="preserve">MR/TR</w:t>
      </w:r>
      <w:r>
        <w:rPr>
          <w:sz w:val="18"/>
        </w:rPr>
        <w:t xml:space="preserve"> (n=387) adjusted for age, sex, AF type, and baseline MR and TR grades (limited because only 49 procedures improved in MR alone); estimates with full adjustment (baseline grades, chamber diameters, LVEF, and AF type; multiple imputation) are shown in Table </w:t>
      </w:r>
      <w:r>
        <w:rPr>
          <w:sz w:val="18"/>
        </w:rPr>
        <w:t xml:space="preserve">S</w:t>
      </w:r>
      <w:r>
        <w:rPr>
          <w:sz w:val="18"/>
        </w:rPr>
        <w:t xml:space="preserve">9</w:t>
      </w:r>
      <w:r>
        <w:rPr>
          <w:sz w:val="18"/>
        </w:rPr>
        <w:t xml:space="preserve">.</w:t>
      </w:r>
      <w:r>
        <w:rPr>
          <w:sz w:val="18"/>
        </w:rPr>
        <w:t xml:space="preserve"> AF</w:t>
      </w:r>
      <w:r>
        <w:rPr>
          <w:sz w:val="18"/>
        </w:rPr>
        <w:t xml:space="preserve">,</w:t>
      </w:r>
      <w:r>
        <w:rPr>
          <w:sz w:val="18"/>
        </w:rPr>
        <w:t xml:space="preserve"> atrial fibrillation</w:t>
      </w:r>
      <w:r>
        <w:rPr>
          <w:sz w:val="18"/>
        </w:rPr>
        <w:t xml:space="preserve">; CI, confidence interval; </w:t>
      </w:r>
      <w:r>
        <w:rPr>
          <w:sz w:val="18"/>
        </w:rPr>
        <w:t xml:space="preserve">EDV,</w:t>
      </w:r>
      <w:r>
        <w:rPr>
          <w:sz w:val="18"/>
        </w:rPr>
        <w:t xml:space="preserve"> end-diastolic volume; </w:t>
      </w:r>
      <w:r>
        <w:rPr>
          <w:sz w:val="18"/>
        </w:rPr>
        <w:t xml:space="preserve">ESV,</w:t>
      </w:r>
      <w:r>
        <w:rPr>
          <w:sz w:val="18"/>
        </w:rPr>
        <w:t xml:space="preserve"> end-systolic volume; LA, left atrial</w:t>
      </w:r>
      <w:r>
        <w:rPr>
          <w:sz w:val="18"/>
        </w:rPr>
        <w:t xml:space="preserve">; LV, left ventricular; LVEF, left ventricular ejection fraction; </w:t>
      </w:r>
      <w:r>
        <w:rPr>
          <w:sz w:val="18"/>
        </w:rPr>
        <w:t xml:space="preserve">MR, mitral regurgitation; OR, odds ratio; </w:t>
      </w:r>
      <w:r>
        <w:rPr>
          <w:sz w:val="18"/>
        </w:rPr>
        <w:t xml:space="preserve">RA, right atrial</w:t>
      </w:r>
      <w:r>
        <w:rPr>
          <w:sz w:val="18"/>
        </w:rPr>
        <w:t xml:space="preserve">; SR, sinus rhythm; TR, tricuspid </w:t>
      </w:r>
      <w:r>
        <w:rPr>
          <w:sz w:val="18"/>
        </w:rPr>
        <w:t xml:space="preserve">regurgitation; TRV, peak TR velocity.</w:t>
      </w:r>
    </w:p>
    <w:p w14:paraId="7CE1F31E" w14:textId="77777777" w:rsidR="00C975E4" w:rsidRDefault="00000000">
      <w:pPr>
        <w:keepNext/>
        <w:spacing w:after="80"/>
      </w:pPr>
      <w:r>
        <w:rPr>
          <w:b/>
        </w:rPr>
        <w:t xml:space="preserve">Table </w:t>
      </w:r>
      <w:r>
        <w:rPr>
          <w:b/>
        </w:rPr>
        <w:t xml:space="preserve">S</w:t>
      </w:r>
      <w:r>
        <w:rPr>
          <w:b/>
        </w:rPr>
        <w:t xml:space="preserve">9</w:t>
      </w:r>
      <w:r>
        <w:rPr>
          <w:b/>
        </w:rPr>
        <w:t xml:space="preserve">.</w:t>
      </w:r>
      <w:r>
        <w:rPr>
          <w:b/>
        </w:rPr>
        <w:t xml:space="preserve"> Sinus rhythm at 1 month and joint response states in </w:t>
      </w:r>
      <w:r>
        <w:rPr>
          <w:b/>
        </w:rPr>
        <w:t xml:space="preserve">combined</w:t>
      </w:r>
      <w:r>
        <w:rPr>
          <w:b/>
        </w:rPr>
        <w:t xml:space="preserve"> </w:t>
      </w:r>
      <w:r>
        <w:rPr>
          <w:b/>
        </w:rPr>
        <w:t xml:space="preserve">MR/TR</w:t>
      </w:r>
      <w:r>
        <w:rPr>
          <w:b/>
        </w:rPr>
        <w:t xml:space="preserve">: multinomial logistic regression with full adjustment (sensitivity analysis)</w:t>
      </w:r>
    </w:p>
    <w:p w14:paraId="0338B9D1" w14:textId="77777777" w:rsidR="00C975E4" w:rsidRDefault="00000000">
      <w:r>
        <w:rPr>
          <w:i/>
        </w:rPr>
        <w:t xml:space="preserve">A. Multinomial logistic regression of joint response states in </w:t>
      </w:r>
      <w:r>
        <w:rPr>
          <w:i/>
        </w:rPr>
        <w:t xml:space="preserve">combined</w:t>
      </w:r>
      <w:r>
        <w:rPr>
          <w:i/>
        </w:rPr>
        <w:t xml:space="preserve"> </w:t>
      </w:r>
      <w:r>
        <w:rPr>
          <w:i/>
        </w:rPr>
        <w:t xml:space="preserve">MR/TR</w:t>
      </w:r>
      <w:r>
        <w:rPr>
          <w:i/>
        </w:rPr>
        <w:t xml:space="preserve"> (reference: neither valve improved)</w:t>
      </w:r>
    </w:p>
    <w:tbl>
      <w:tblPr>
        <w:tblW w:w="9355" w:type="dxa"/>
        <w:tblLayout w:type="fixed"/>
        <w:tblLook w:val="04A0" w:firstRow="1" w:lastRow="0" w:firstColumn="1" w:lastColumn="0" w:noHBand="0" w:noVBand="1"/>
      </w:tblPr>
      <w:tblGrid>
        <w:gridCol w:w="2383"/>
        <w:gridCol w:w="2324"/>
        <w:gridCol w:w="2324"/>
        <w:gridCol w:w="2324"/>
      </w:tblGrid>
      <w:tr w:rsidR="00C975E4" w14:paraId="2DA16A39" w14:textId="77777777">
        <w:trPr>
          <w:cantSplit/>
          <w:tblHeader/>
        </w:trPr>
        <w:tc>
          <w:tcPr>
            <w:tcW w:w="2381" w:type="dxa"/>
            <w:tcBorders>
              <w:top w:val="single" w:sz="8" w:space="0" w:color="000000"/>
              <w:bottom w:val="single" w:sz="8" w:space="0" w:color="000000"/>
            </w:tcBorders>
          </w:tcPr>
          <w:p w14:paraId="323D3A67" w14:textId="77777777" w:rsidR="00C975E4" w:rsidRDefault="00000000">
            <w:pPr>
              <w:keepNext/>
              <w:spacing w:after="0"/>
            </w:pPr>
            <w:r>
              <w:rPr>
                <w:b/>
                <w:sz w:val="17"/>
              </w:rPr>
              <w:t>Covariate</w:t>
            </w:r>
          </w:p>
        </w:tc>
        <w:tc>
          <w:tcPr>
            <w:tcW w:w="2324" w:type="dxa"/>
            <w:tcBorders>
              <w:top w:val="single" w:sz="8" w:space="0" w:color="000000"/>
              <w:bottom w:val="single" w:sz="8" w:space="0" w:color="000000"/>
            </w:tcBorders>
          </w:tcPr>
          <w:p w14:paraId="71F65317" w14:textId="77777777" w:rsidR="00C975E4" w:rsidRDefault="00000000">
            <w:pPr>
              <w:keepNext/>
              <w:spacing w:after="0"/>
              <w:jc w:val="center"/>
            </w:pPr>
            <w:r>
              <w:rPr>
                <w:b/>
                <w:sz w:val="17"/>
              </w:rPr>
              <w:t>Both valves improved (n=133)</w:t>
            </w:r>
          </w:p>
        </w:tc>
        <w:tc>
          <w:tcPr>
            <w:tcW w:w="2324" w:type="dxa"/>
            <w:tcBorders>
              <w:top w:val="single" w:sz="8" w:space="0" w:color="000000"/>
              <w:bottom w:val="single" w:sz="8" w:space="0" w:color="000000"/>
            </w:tcBorders>
          </w:tcPr>
          <w:p w14:paraId="11DE89C0" w14:textId="77777777" w:rsidR="00C975E4" w:rsidRDefault="00000000">
            <w:pPr>
              <w:keepNext/>
              <w:spacing w:after="0"/>
              <w:jc w:val="center"/>
            </w:pPr>
            <w:r>
              <w:rPr>
                <w:b/>
                <w:sz w:val="17"/>
              </w:rPr>
              <w:t>MR improved only (n=49)</w:t>
            </w:r>
          </w:p>
        </w:tc>
        <w:tc>
          <w:tcPr>
            <w:tcW w:w="2324" w:type="dxa"/>
            <w:tcBorders>
              <w:top w:val="single" w:sz="8" w:space="0" w:color="000000"/>
              <w:bottom w:val="single" w:sz="8" w:space="0" w:color="000000"/>
            </w:tcBorders>
          </w:tcPr>
          <w:p w14:paraId="21574FE9" w14:textId="77777777" w:rsidR="00C975E4" w:rsidRDefault="00000000">
            <w:pPr>
              <w:keepNext/>
              <w:spacing w:after="0"/>
              <w:jc w:val="center"/>
            </w:pPr>
            <w:r>
              <w:rPr>
                <w:b/>
                <w:sz w:val="17"/>
              </w:rPr>
              <w:t>TR improved only (n=75)</w:t>
            </w:r>
          </w:p>
        </w:tc>
      </w:tr>
      <w:tr w:rsidR="00C975E4" w14:paraId="532A605C" w14:textId="77777777">
        <w:trPr>
          <w:cantSplit/>
        </w:trPr>
        <w:tc>
          <w:tcPr>
            <w:tcW w:w="2381" w:type="dxa"/>
          </w:tcPr>
          <w:p w14:paraId="2474D89D" w14:textId="77777777" w:rsidR="00C975E4" w:rsidRDefault="00000000">
            <w:pPr>
              <w:keepNext w:val="0"/>
              <w:spacing w:after="0"/>
            </w:pPr>
            <w:r>
              <w:rPr>
                <w:sz w:val="17"/>
              </w:rPr>
              <w:t>SR at 1 month</w:t>
            </w:r>
          </w:p>
        </w:tc>
        <w:tc>
          <w:tcPr>
            <w:tcW w:w="2324" w:type="dxa"/>
          </w:tcPr>
          <w:p w14:paraId="31A6B296" w14:textId="77777777" w:rsidR="00C975E4" w:rsidRDefault="00000000">
            <w:pPr>
              <w:keepNext w:val="0"/>
              <w:spacing w:after="0"/>
              <w:jc w:val="center"/>
            </w:pPr>
            <w:r>
              <w:rPr>
                <w:sz w:val="17"/>
              </w:rPr>
              <w:t>6.37 (3.26–12.43); P&lt;0.001</w:t>
            </w:r>
          </w:p>
        </w:tc>
        <w:tc>
          <w:tcPr>
            <w:tcW w:w="2324" w:type="dxa"/>
          </w:tcPr>
          <w:p w14:paraId="631DFD21" w14:textId="77777777" w:rsidR="00C975E4" w:rsidRDefault="00000000">
            <w:pPr>
              <w:keepNext w:val="0"/>
              <w:spacing w:after="0"/>
              <w:jc w:val="center"/>
            </w:pPr>
            <w:r>
              <w:rPr>
                <w:sz w:val="17"/>
              </w:rPr>
              <w:t>1.00 (0.48–2.08); P=0.99</w:t>
            </w:r>
          </w:p>
        </w:tc>
        <w:tc>
          <w:tcPr>
            <w:tcW w:w="2324" w:type="dxa"/>
          </w:tcPr>
          <w:p w14:paraId="1084D6A0" w14:textId="77777777" w:rsidR="00C975E4" w:rsidRDefault="00000000">
            <w:pPr>
              <w:keepNext w:val="0"/>
              <w:spacing w:after="0"/>
              <w:jc w:val="center"/>
            </w:pPr>
            <w:r>
              <w:rPr>
                <w:sz w:val="17"/>
              </w:rPr>
              <w:t>2.39 (1.22–4.69); P=0.011</w:t>
            </w:r>
          </w:p>
        </w:tc>
      </w:tr>
      <w:tr w:rsidR="00C975E4" w14:paraId="5367769C" w14:textId="77777777">
        <w:trPr>
          <w:cantSplit/>
        </w:trPr>
        <w:tc>
          <w:tcPr>
            <w:tcW w:w="2381" w:type="dxa"/>
          </w:tcPr>
          <w:p w14:paraId="1BBF9805" w14:textId="77777777" w:rsidR="00C975E4" w:rsidRDefault="00000000">
            <w:pPr>
              <w:keepNext w:val="0"/>
              <w:spacing w:after="0"/>
            </w:pPr>
            <w:r>
              <w:rPr>
                <w:sz w:val="17"/>
              </w:rPr>
              <w:t>Baseline MR grade 2 vs 1</w:t>
            </w:r>
          </w:p>
        </w:tc>
        <w:tc>
          <w:tcPr>
            <w:tcW w:w="2324" w:type="dxa"/>
          </w:tcPr>
          <w:p w14:paraId="2037AF31" w14:textId="77777777" w:rsidR="00C975E4" w:rsidRDefault="00000000">
            <w:pPr>
              <w:keepNext w:val="0"/>
              <w:spacing w:after="0"/>
              <w:jc w:val="center"/>
            </w:pPr>
            <w:r>
              <w:rPr>
                <w:sz w:val="17"/>
              </w:rPr>
              <w:t>1.02 (0.57–1.85); P=0.94</w:t>
            </w:r>
          </w:p>
        </w:tc>
        <w:tc>
          <w:tcPr>
            <w:tcW w:w="2324" w:type="dxa"/>
          </w:tcPr>
          <w:p w14:paraId="1348A732" w14:textId="77777777" w:rsidR="00C975E4" w:rsidRDefault="00000000">
            <w:pPr>
              <w:keepNext w:val="0"/>
              <w:spacing w:after="0"/>
              <w:jc w:val="center"/>
            </w:pPr>
            <w:r>
              <w:rPr>
                <w:sz w:val="17"/>
              </w:rPr>
              <w:t>0.70 (0.31–1.56); P=0.38</w:t>
            </w:r>
          </w:p>
        </w:tc>
        <w:tc>
          <w:tcPr>
            <w:tcW w:w="2324" w:type="dxa"/>
          </w:tcPr>
          <w:p w14:paraId="6542EC13" w14:textId="77777777" w:rsidR="00C975E4" w:rsidRDefault="00000000">
            <w:pPr>
              <w:keepNext w:val="0"/>
              <w:spacing w:after="0"/>
              <w:jc w:val="center"/>
            </w:pPr>
            <w:r>
              <w:rPr>
                <w:sz w:val="17"/>
              </w:rPr>
              <w:t>0.65 (0.33–1.29); P=0.22</w:t>
            </w:r>
          </w:p>
        </w:tc>
      </w:tr>
      <w:tr w:rsidR="00C975E4" w14:paraId="3E867414" w14:textId="77777777">
        <w:trPr>
          <w:cantSplit/>
        </w:trPr>
        <w:tc>
          <w:tcPr>
            <w:tcW w:w="2381" w:type="dxa"/>
          </w:tcPr>
          <w:p w14:paraId="433E131E" w14:textId="77777777" w:rsidR="00C975E4" w:rsidRDefault="00000000">
            <w:pPr>
              <w:keepNext w:val="0"/>
              <w:spacing w:after="0"/>
            </w:pPr>
            <w:r>
              <w:rPr>
                <w:sz w:val="17"/>
              </w:rPr>
              <w:t>Baseline MR grade 3 vs 1</w:t>
            </w:r>
          </w:p>
        </w:tc>
        <w:tc>
          <w:tcPr>
            <w:tcW w:w="2324" w:type="dxa"/>
          </w:tcPr>
          <w:p w14:paraId="3F703493" w14:textId="77777777" w:rsidR="00C975E4" w:rsidRDefault="00000000">
            <w:pPr>
              <w:keepNext w:val="0"/>
              <w:spacing w:after="0"/>
              <w:jc w:val="center"/>
            </w:pPr>
            <w:r>
              <w:rPr>
                <w:sz w:val="17"/>
              </w:rPr>
              <w:t>1.58 (0.41–6.10); P=0.51</w:t>
            </w:r>
          </w:p>
        </w:tc>
        <w:tc>
          <w:tcPr>
            <w:tcW w:w="2324" w:type="dxa"/>
          </w:tcPr>
          <w:p w14:paraId="4E9DBA9A" w14:textId="77777777" w:rsidR="00C975E4" w:rsidRDefault="00000000">
            <w:pPr>
              <w:keepNext w:val="0"/>
              <w:spacing w:after="0"/>
              <w:jc w:val="center"/>
            </w:pPr>
            <w:r>
              <w:rPr>
                <w:sz w:val="17"/>
              </w:rPr>
              <w:t>1.44 (0.23–9.05); P=0.70</w:t>
            </w:r>
          </w:p>
        </w:tc>
        <w:tc>
          <w:tcPr>
            <w:tcW w:w="2324" w:type="dxa"/>
          </w:tcPr>
          <w:p w14:paraId="140C7F90" w14:textId="77777777" w:rsidR="00C975E4" w:rsidRDefault="00000000">
            <w:pPr>
              <w:keepNext w:val="0"/>
              <w:spacing w:after="0"/>
              <w:jc w:val="center"/>
            </w:pPr>
            <w:r>
              <w:rPr>
                <w:sz w:val="17"/>
              </w:rPr>
              <w:t>0.67 (0.13–3.38); P=0.62</w:t>
            </w:r>
          </w:p>
        </w:tc>
      </w:tr>
      <w:tr w:rsidR="00C975E4" w14:paraId="670D9269" w14:textId="77777777">
        <w:trPr>
          <w:cantSplit/>
        </w:trPr>
        <w:tc>
          <w:tcPr>
            <w:tcW w:w="2381" w:type="dxa"/>
          </w:tcPr>
          <w:p w14:paraId="47200905" w14:textId="77777777" w:rsidR="00C975E4" w:rsidRDefault="00000000">
            <w:pPr>
              <w:keepNext w:val="0"/>
              <w:spacing w:after="0"/>
            </w:pPr>
            <w:r>
              <w:rPr>
                <w:sz w:val="17"/>
              </w:rPr>
              <w:lastRenderedPageBreak/>
              <w:t>Baseline TR grade 2 vs 1</w:t>
            </w:r>
          </w:p>
        </w:tc>
        <w:tc>
          <w:tcPr>
            <w:tcW w:w="2324" w:type="dxa"/>
          </w:tcPr>
          <w:p w14:paraId="3306D1EB" w14:textId="77777777" w:rsidR="00C975E4" w:rsidRDefault="00000000">
            <w:pPr>
              <w:keepNext w:val="0"/>
              <w:spacing w:after="0"/>
              <w:jc w:val="center"/>
            </w:pPr>
            <w:r>
              <w:rPr>
                <w:sz w:val="17"/>
              </w:rPr>
              <w:t>1.55 (0.87–2.77); P=0.14</w:t>
            </w:r>
          </w:p>
        </w:tc>
        <w:tc>
          <w:tcPr>
            <w:tcW w:w="2324" w:type="dxa"/>
          </w:tcPr>
          <w:p w14:paraId="27AFFAB1" w14:textId="77777777" w:rsidR="00C975E4" w:rsidRDefault="00000000">
            <w:pPr>
              <w:keepNext w:val="0"/>
              <w:spacing w:after="0"/>
              <w:jc w:val="center"/>
            </w:pPr>
            <w:r>
              <w:rPr>
                <w:sz w:val="17"/>
              </w:rPr>
              <w:t>1.42 (0.68–2.96); P=0.34</w:t>
            </w:r>
          </w:p>
        </w:tc>
        <w:tc>
          <w:tcPr>
            <w:tcW w:w="2324" w:type="dxa"/>
          </w:tcPr>
          <w:p w14:paraId="2531155F" w14:textId="77777777" w:rsidR="00C975E4" w:rsidRDefault="00000000">
            <w:pPr>
              <w:keepNext w:val="0"/>
              <w:spacing w:after="0"/>
              <w:jc w:val="center"/>
            </w:pPr>
            <w:r>
              <w:rPr>
                <w:sz w:val="17"/>
              </w:rPr>
              <w:t>2.14 (1.10–4.18); P=0.026</w:t>
            </w:r>
          </w:p>
        </w:tc>
      </w:tr>
      <w:tr w:rsidR="00C975E4" w14:paraId="63F1F273" w14:textId="77777777">
        <w:trPr>
          <w:cantSplit/>
        </w:trPr>
        <w:tc>
          <w:tcPr>
            <w:tcW w:w="2381" w:type="dxa"/>
          </w:tcPr>
          <w:p w14:paraId="0EB6A921" w14:textId="77777777" w:rsidR="00C975E4" w:rsidRDefault="00000000">
            <w:pPr>
              <w:keepNext w:val="0"/>
              <w:spacing w:after="0"/>
            </w:pPr>
            <w:r>
              <w:rPr>
                <w:sz w:val="17"/>
              </w:rPr>
              <w:t>Baseline TR grade 3 vs 1</w:t>
            </w:r>
          </w:p>
        </w:tc>
        <w:tc>
          <w:tcPr>
            <w:tcW w:w="2324" w:type="dxa"/>
          </w:tcPr>
          <w:p w14:paraId="10830872" w14:textId="77777777" w:rsidR="00C975E4" w:rsidRDefault="00000000">
            <w:pPr>
              <w:keepNext w:val="0"/>
              <w:spacing w:after="0"/>
              <w:jc w:val="center"/>
            </w:pPr>
            <w:r>
              <w:rPr>
                <w:sz w:val="17"/>
              </w:rPr>
              <w:t>3.22 (1.22–8.47); P=0.018</w:t>
            </w:r>
          </w:p>
        </w:tc>
        <w:tc>
          <w:tcPr>
            <w:tcW w:w="2324" w:type="dxa"/>
          </w:tcPr>
          <w:p w14:paraId="0DE7AC66" w14:textId="77777777" w:rsidR="00C975E4" w:rsidRDefault="00000000">
            <w:pPr>
              <w:keepNext w:val="0"/>
              <w:spacing w:after="0"/>
              <w:jc w:val="center"/>
            </w:pPr>
            <w:r>
              <w:rPr>
                <w:sz w:val="17"/>
              </w:rPr>
              <w:t>0.54 (0.12–2.48); P=0.43</w:t>
            </w:r>
          </w:p>
        </w:tc>
        <w:tc>
          <w:tcPr>
            <w:tcW w:w="2324" w:type="dxa"/>
          </w:tcPr>
          <w:p w14:paraId="0BCD7443" w14:textId="77777777" w:rsidR="00C975E4" w:rsidRDefault="00000000">
            <w:pPr>
              <w:keepNext w:val="0"/>
              <w:spacing w:after="0"/>
              <w:jc w:val="center"/>
            </w:pPr>
            <w:r>
              <w:rPr>
                <w:sz w:val="17"/>
              </w:rPr>
              <w:t>4.53 (1.57–13.04); P=0.005</w:t>
            </w:r>
          </w:p>
        </w:tc>
      </w:tr>
      <w:tr w:rsidR="00C975E4" w14:paraId="5BDB84B9" w14:textId="77777777">
        <w:trPr>
          <w:cantSplit/>
        </w:trPr>
        <w:tc>
          <w:tcPr>
            <w:tcW w:w="2381" w:type="dxa"/>
          </w:tcPr>
          <w:p w14:paraId="53EF03E3" w14:textId="77777777" w:rsidR="00C975E4" w:rsidRDefault="00000000">
            <w:pPr>
              <w:keepNext w:val="0"/>
              <w:spacing w:after="0"/>
            </w:pPr>
            <w:r>
              <w:rPr>
                <w:sz w:val="17"/>
              </w:rPr>
              <w:t>LA diameter, per mm</w:t>
            </w:r>
          </w:p>
        </w:tc>
        <w:tc>
          <w:tcPr>
            <w:tcW w:w="2324" w:type="dxa"/>
          </w:tcPr>
          <w:p w14:paraId="1374FAB4" w14:textId="77777777" w:rsidR="00C975E4" w:rsidRDefault="00000000">
            <w:pPr>
              <w:keepNext w:val="0"/>
              <w:spacing w:after="0"/>
              <w:jc w:val="center"/>
            </w:pPr>
            <w:r>
              <w:rPr>
                <w:sz w:val="17"/>
              </w:rPr>
              <w:t>1.00 (0.95–1.06); P=0.93</w:t>
            </w:r>
          </w:p>
        </w:tc>
        <w:tc>
          <w:tcPr>
            <w:tcW w:w="2324" w:type="dxa"/>
          </w:tcPr>
          <w:p w14:paraId="09C279B3" w14:textId="77777777" w:rsidR="00C975E4" w:rsidRDefault="00000000">
            <w:pPr>
              <w:keepNext w:val="0"/>
              <w:spacing w:after="0"/>
              <w:jc w:val="center"/>
            </w:pPr>
            <w:r>
              <w:rPr>
                <w:sz w:val="17"/>
              </w:rPr>
              <w:t>1.01 (0.94–1.09); P=0.69</w:t>
            </w:r>
          </w:p>
        </w:tc>
        <w:tc>
          <w:tcPr>
            <w:tcW w:w="2324" w:type="dxa"/>
          </w:tcPr>
          <w:p w14:paraId="04C3853F" w14:textId="77777777" w:rsidR="00C975E4" w:rsidRDefault="00000000">
            <w:pPr>
              <w:keepNext w:val="0"/>
              <w:spacing w:after="0"/>
              <w:jc w:val="center"/>
            </w:pPr>
            <w:r>
              <w:rPr>
                <w:sz w:val="17"/>
              </w:rPr>
              <w:t>1.07 (1.00–1.14); P=0.048</w:t>
            </w:r>
          </w:p>
        </w:tc>
      </w:tr>
      <w:tr w:rsidR="00C975E4" w14:paraId="6DD17BEC" w14:textId="77777777">
        <w:trPr>
          <w:cantSplit/>
        </w:trPr>
        <w:tc>
          <w:tcPr>
            <w:tcW w:w="2381" w:type="dxa"/>
          </w:tcPr>
          <w:p w14:paraId="0F7F87F3" w14:textId="77777777" w:rsidR="00C975E4" w:rsidRDefault="00000000">
            <w:pPr>
              <w:keepNext w:val="0"/>
              <w:spacing w:after="0"/>
            </w:pPr>
            <w:r>
              <w:rPr>
                <w:sz w:val="17"/>
              </w:rPr>
              <w:t>RA diameter, per mm</w:t>
            </w:r>
          </w:p>
        </w:tc>
        <w:tc>
          <w:tcPr>
            <w:tcW w:w="2324" w:type="dxa"/>
          </w:tcPr>
          <w:p w14:paraId="2A8F277B" w14:textId="77777777" w:rsidR="00C975E4" w:rsidRDefault="00000000">
            <w:pPr>
              <w:keepNext w:val="0"/>
              <w:spacing w:after="0"/>
              <w:jc w:val="center"/>
            </w:pPr>
            <w:r>
              <w:rPr>
                <w:sz w:val="17"/>
              </w:rPr>
              <w:t>0.97 (0.93–1.02); P=0.30</w:t>
            </w:r>
          </w:p>
        </w:tc>
        <w:tc>
          <w:tcPr>
            <w:tcW w:w="2324" w:type="dxa"/>
          </w:tcPr>
          <w:p w14:paraId="50EA67FC" w14:textId="77777777" w:rsidR="00C975E4" w:rsidRDefault="00000000">
            <w:pPr>
              <w:keepNext w:val="0"/>
              <w:spacing w:after="0"/>
              <w:jc w:val="center"/>
            </w:pPr>
            <w:r>
              <w:rPr>
                <w:sz w:val="17"/>
              </w:rPr>
              <w:t>1.03 (0.97–1.10); P=0.31</w:t>
            </w:r>
          </w:p>
        </w:tc>
        <w:tc>
          <w:tcPr>
            <w:tcW w:w="2324" w:type="dxa"/>
          </w:tcPr>
          <w:p w14:paraId="4BA40144" w14:textId="77777777" w:rsidR="00C975E4" w:rsidRDefault="00000000">
            <w:pPr>
              <w:keepNext w:val="0"/>
              <w:spacing w:after="0"/>
              <w:jc w:val="center"/>
            </w:pPr>
            <w:r>
              <w:rPr>
                <w:sz w:val="17"/>
              </w:rPr>
              <w:t>0.98 (0.93–1.04); P=0.58</w:t>
            </w:r>
          </w:p>
        </w:tc>
      </w:tr>
      <w:tr w:rsidR="00C975E4" w14:paraId="6863FB50" w14:textId="77777777">
        <w:trPr>
          <w:cantSplit/>
        </w:trPr>
        <w:tc>
          <w:tcPr>
            <w:tcW w:w="2381" w:type="dxa"/>
          </w:tcPr>
          <w:p w14:paraId="188BEDFE" w14:textId="77777777" w:rsidR="00C975E4" w:rsidRDefault="00000000">
            <w:pPr>
              <w:keepNext w:val="0"/>
              <w:spacing w:after="0"/>
            </w:pPr>
            <w:r>
              <w:rPr>
                <w:sz w:val="17"/>
              </w:rPr>
              <w:t>RV diameter, per mm</w:t>
            </w:r>
          </w:p>
        </w:tc>
        <w:tc>
          <w:tcPr>
            <w:tcW w:w="2324" w:type="dxa"/>
          </w:tcPr>
          <w:p w14:paraId="4B35FA45" w14:textId="77777777" w:rsidR="00C975E4" w:rsidRDefault="00000000">
            <w:pPr>
              <w:keepNext w:val="0"/>
              <w:spacing w:after="0"/>
              <w:jc w:val="center"/>
            </w:pPr>
            <w:r>
              <w:rPr>
                <w:sz w:val="17"/>
              </w:rPr>
              <w:t>1.01 (0.92–1.11); P=0.83</w:t>
            </w:r>
          </w:p>
        </w:tc>
        <w:tc>
          <w:tcPr>
            <w:tcW w:w="2324" w:type="dxa"/>
          </w:tcPr>
          <w:p w14:paraId="70CF1077" w14:textId="77777777" w:rsidR="00C975E4" w:rsidRDefault="00000000">
            <w:pPr>
              <w:keepNext w:val="0"/>
              <w:spacing w:after="0"/>
              <w:jc w:val="center"/>
            </w:pPr>
            <w:r>
              <w:rPr>
                <w:sz w:val="17"/>
              </w:rPr>
              <w:t>0.99 (0.88–1.11); P=0.84</w:t>
            </w:r>
          </w:p>
        </w:tc>
        <w:tc>
          <w:tcPr>
            <w:tcW w:w="2324" w:type="dxa"/>
          </w:tcPr>
          <w:p w14:paraId="52B7988B" w14:textId="77777777" w:rsidR="00C975E4" w:rsidRDefault="00000000">
            <w:pPr>
              <w:keepNext w:val="0"/>
              <w:spacing w:after="0"/>
              <w:jc w:val="center"/>
            </w:pPr>
            <w:r>
              <w:rPr>
                <w:sz w:val="17"/>
              </w:rPr>
              <w:t>0.93 (0.83–1.04); P=0.21</w:t>
            </w:r>
          </w:p>
        </w:tc>
      </w:tr>
      <w:tr w:rsidR="00C975E4" w14:paraId="734C886C" w14:textId="77777777">
        <w:trPr>
          <w:cantSplit/>
        </w:trPr>
        <w:tc>
          <w:tcPr>
            <w:tcW w:w="2381" w:type="dxa"/>
          </w:tcPr>
          <w:p w14:paraId="5EAD1EB4" w14:textId="77777777" w:rsidR="00C975E4" w:rsidRDefault="00000000">
            <w:pPr>
              <w:keepNext w:val="0"/>
              <w:spacing w:after="0"/>
            </w:pPr>
            <w:r>
              <w:rPr>
                <w:sz w:val="17"/>
              </w:rPr>
              <w:t>LVEF, per %</w:t>
            </w:r>
          </w:p>
        </w:tc>
        <w:tc>
          <w:tcPr>
            <w:tcW w:w="2324" w:type="dxa"/>
          </w:tcPr>
          <w:p w14:paraId="327FB5C9" w14:textId="77777777" w:rsidR="00C975E4" w:rsidRDefault="00000000">
            <w:pPr>
              <w:keepNext w:val="0"/>
              <w:spacing w:after="0"/>
              <w:jc w:val="center"/>
            </w:pPr>
            <w:r>
              <w:rPr>
                <w:sz w:val="17"/>
              </w:rPr>
              <w:t>0.98 (0.96–1.01); P=0.23</w:t>
            </w:r>
          </w:p>
        </w:tc>
        <w:tc>
          <w:tcPr>
            <w:tcW w:w="2324" w:type="dxa"/>
          </w:tcPr>
          <w:p w14:paraId="686DA40D" w14:textId="77777777" w:rsidR="00C975E4" w:rsidRDefault="00000000">
            <w:pPr>
              <w:keepNext w:val="0"/>
              <w:spacing w:after="0"/>
              <w:jc w:val="center"/>
            </w:pPr>
            <w:r>
              <w:rPr>
                <w:sz w:val="17"/>
              </w:rPr>
              <w:t>1.02 (0.98–1.06); P=0.31</w:t>
            </w:r>
          </w:p>
        </w:tc>
        <w:tc>
          <w:tcPr>
            <w:tcW w:w="2324" w:type="dxa"/>
          </w:tcPr>
          <w:p w14:paraId="513B843A" w14:textId="77777777" w:rsidR="00C975E4" w:rsidRDefault="00000000">
            <w:pPr>
              <w:keepNext w:val="0"/>
              <w:spacing w:after="0"/>
              <w:jc w:val="center"/>
            </w:pPr>
            <w:r>
              <w:rPr>
                <w:sz w:val="17"/>
              </w:rPr>
              <w:t>0.98 (0.95–1.01); P=0.13</w:t>
            </w:r>
          </w:p>
        </w:tc>
      </w:tr>
      <w:tr w:rsidR="00C975E4" w14:paraId="21C61009" w14:textId="77777777">
        <w:trPr>
          <w:cantSplit/>
        </w:trPr>
        <w:tc>
          <w:tcPr>
            <w:tcW w:w="2381" w:type="dxa"/>
            <w:tcBorders>
              <w:bottom w:val="single" w:sz="8" w:space="0" w:color="000000"/>
            </w:tcBorders>
          </w:tcPr>
          <w:p w14:paraId="5A1A91E4" w14:textId="77777777" w:rsidR="00C975E4" w:rsidRDefault="00000000">
            <w:pPr>
              <w:keepNext w:val="0"/>
              <w:spacing w:after="0"/>
            </w:pPr>
            <w:r>
              <w:rPr>
                <w:sz w:val="17"/>
              </w:rPr>
              <w:t>Persistent AF</w:t>
            </w:r>
          </w:p>
        </w:tc>
        <w:tc>
          <w:tcPr>
            <w:tcW w:w="2324" w:type="dxa"/>
            <w:tcBorders>
              <w:bottom w:val="single" w:sz="8" w:space="0" w:color="000000"/>
            </w:tcBorders>
          </w:tcPr>
          <w:p w14:paraId="485BBF01" w14:textId="77777777" w:rsidR="00C975E4" w:rsidRDefault="00000000">
            <w:pPr>
              <w:keepNext w:val="0"/>
              <w:spacing w:after="0"/>
              <w:jc w:val="center"/>
            </w:pPr>
            <w:r>
              <w:rPr>
                <w:sz w:val="17"/>
              </w:rPr>
              <w:t>1.51 (0.80–2.86); P=0.20</w:t>
            </w:r>
          </w:p>
        </w:tc>
        <w:tc>
          <w:tcPr>
            <w:tcW w:w="2324" w:type="dxa"/>
            <w:tcBorders>
              <w:bottom w:val="single" w:sz="8" w:space="0" w:color="000000"/>
            </w:tcBorders>
          </w:tcPr>
          <w:p w14:paraId="02BB67C7" w14:textId="77777777" w:rsidR="00C975E4" w:rsidRDefault="00000000">
            <w:pPr>
              <w:keepNext w:val="0"/>
              <w:spacing w:after="0"/>
              <w:jc w:val="center"/>
            </w:pPr>
            <w:r>
              <w:rPr>
                <w:sz w:val="17"/>
              </w:rPr>
              <w:t>0.62 (0.27–1.39); P=0.24</w:t>
            </w:r>
          </w:p>
        </w:tc>
        <w:tc>
          <w:tcPr>
            <w:tcW w:w="2324" w:type="dxa"/>
            <w:tcBorders>
              <w:bottom w:val="single" w:sz="8" w:space="0" w:color="000000"/>
            </w:tcBorders>
          </w:tcPr>
          <w:p w14:paraId="6A88EBAC" w14:textId="77777777" w:rsidR="00C975E4" w:rsidRDefault="00000000">
            <w:pPr>
              <w:keepNext w:val="0"/>
              <w:spacing w:after="0"/>
              <w:jc w:val="center"/>
            </w:pPr>
            <w:r>
              <w:rPr>
                <w:sz w:val="17"/>
              </w:rPr>
              <w:t>1.00 (0.48–2.07); P=0.99</w:t>
            </w:r>
          </w:p>
        </w:tc>
      </w:tr>
    </w:tbl>
    <w:p w14:paraId="388001F5" w14:textId="77777777" w:rsidR="00C975E4" w:rsidRDefault="00000000">
      <w:r>
        <w:rPr>
          <w:i/>
        </w:rPr>
        <w:t>B. Sensitivity of the SR estimates in A to the single procedure with baseline TR grade 4</w:t>
      </w:r>
    </w:p>
    <w:tbl>
      <w:tblPr>
        <w:tblW w:w="9298" w:type="dxa"/>
        <w:tblLayout w:type="fixed"/>
        <w:tblLook w:val="04A0" w:firstRow="1" w:lastRow="0" w:firstColumn="1" w:lastColumn="0" w:noHBand="0" w:noVBand="1"/>
      </w:tblPr>
      <w:tblGrid>
        <w:gridCol w:w="2836"/>
        <w:gridCol w:w="2154"/>
        <w:gridCol w:w="2154"/>
        <w:gridCol w:w="2154"/>
      </w:tblGrid>
      <w:tr w:rsidR="00C975E4" w14:paraId="2A02CD7D" w14:textId="77777777">
        <w:trPr>
          <w:cantSplit/>
          <w:tblHeader/>
        </w:trPr>
        <w:tc>
          <w:tcPr>
            <w:tcW w:w="2835" w:type="dxa"/>
            <w:tcBorders>
              <w:top w:val="single" w:sz="8" w:space="0" w:color="000000"/>
              <w:bottom w:val="single" w:sz="8" w:space="0" w:color="000000"/>
            </w:tcBorders>
          </w:tcPr>
          <w:p w14:paraId="21D7E9E0" w14:textId="77777777" w:rsidR="00C975E4" w:rsidRDefault="00000000">
            <w:pPr>
              <w:keepNext/>
              <w:spacing w:after="0"/>
            </w:pPr>
            <w:r>
              <w:rPr>
                <w:b/>
                <w:sz w:val="17"/>
              </w:rPr>
              <w:t>Model</w:t>
            </w:r>
          </w:p>
        </w:tc>
        <w:tc>
          <w:tcPr>
            <w:tcW w:w="2154" w:type="dxa"/>
            <w:tcBorders>
              <w:top w:val="single" w:sz="8" w:space="0" w:color="000000"/>
              <w:bottom w:val="single" w:sz="8" w:space="0" w:color="000000"/>
            </w:tcBorders>
          </w:tcPr>
          <w:p w14:paraId="7333EFFE" w14:textId="77777777" w:rsidR="00C975E4" w:rsidRDefault="00000000">
            <w:pPr>
              <w:keepNext/>
              <w:spacing w:after="0"/>
              <w:jc w:val="center"/>
            </w:pPr>
            <w:r>
              <w:rPr>
                <w:b/>
                <w:sz w:val="17"/>
              </w:rPr>
              <w:t>SR: both valves improved</w:t>
            </w:r>
          </w:p>
        </w:tc>
        <w:tc>
          <w:tcPr>
            <w:tcW w:w="2154" w:type="dxa"/>
            <w:tcBorders>
              <w:top w:val="single" w:sz="8" w:space="0" w:color="000000"/>
              <w:bottom w:val="single" w:sz="8" w:space="0" w:color="000000"/>
            </w:tcBorders>
          </w:tcPr>
          <w:p w14:paraId="2A8AD744" w14:textId="77777777" w:rsidR="00C975E4" w:rsidRDefault="00000000">
            <w:pPr>
              <w:keepNext/>
              <w:spacing w:after="0"/>
              <w:jc w:val="center"/>
            </w:pPr>
            <w:r>
              <w:rPr>
                <w:b/>
                <w:sz w:val="17"/>
              </w:rPr>
              <w:t>SR: MR improved only</w:t>
            </w:r>
          </w:p>
        </w:tc>
        <w:tc>
          <w:tcPr>
            <w:tcW w:w="2154" w:type="dxa"/>
            <w:tcBorders>
              <w:top w:val="single" w:sz="8" w:space="0" w:color="000000"/>
              <w:bottom w:val="single" w:sz="8" w:space="0" w:color="000000"/>
            </w:tcBorders>
          </w:tcPr>
          <w:p w14:paraId="2B710613" w14:textId="77777777" w:rsidR="00C975E4" w:rsidRDefault="00000000">
            <w:pPr>
              <w:keepNext/>
              <w:spacing w:after="0"/>
              <w:jc w:val="center"/>
            </w:pPr>
            <w:r>
              <w:rPr>
                <w:b/>
                <w:sz w:val="17"/>
              </w:rPr>
              <w:t>SR: TR improved only</w:t>
            </w:r>
          </w:p>
        </w:tc>
      </w:tr>
      <w:tr w:rsidR="00C975E4" w14:paraId="2F8C61F3" w14:textId="77777777">
        <w:trPr>
          <w:cantSplit/>
        </w:trPr>
        <w:tc>
          <w:tcPr>
            <w:tcW w:w="2835" w:type="dxa"/>
          </w:tcPr>
          <w:p w14:paraId="4891EBEF" w14:textId="77777777" w:rsidR="00C975E4" w:rsidRDefault="00000000">
            <w:pPr>
              <w:keepNext w:val="0"/>
              <w:spacing w:after="0"/>
            </w:pPr>
            <w:r>
              <w:rPr>
                <w:sz w:val="17"/>
              </w:rPr>
              <w:t>As reported (TR grade 4 as a separate level)</w:t>
            </w:r>
          </w:p>
        </w:tc>
        <w:tc>
          <w:tcPr>
            <w:tcW w:w="2154" w:type="dxa"/>
          </w:tcPr>
          <w:p w14:paraId="2114FA28" w14:textId="77777777" w:rsidR="00C975E4" w:rsidRDefault="00000000">
            <w:pPr>
              <w:keepNext w:val="0"/>
              <w:spacing w:after="0"/>
              <w:jc w:val="center"/>
            </w:pPr>
            <w:r>
              <w:rPr>
                <w:sz w:val="17"/>
              </w:rPr>
              <w:t>6.37 (3.26–12.43)</w:t>
            </w:r>
          </w:p>
        </w:tc>
        <w:tc>
          <w:tcPr>
            <w:tcW w:w="2154" w:type="dxa"/>
          </w:tcPr>
          <w:p w14:paraId="3CCD8B33" w14:textId="77777777" w:rsidR="00C975E4" w:rsidRDefault="00000000">
            <w:pPr>
              <w:keepNext w:val="0"/>
              <w:spacing w:after="0"/>
              <w:jc w:val="center"/>
            </w:pPr>
            <w:r>
              <w:rPr>
                <w:sz w:val="17"/>
              </w:rPr>
              <w:t>1.00 (0.48–2.08)</w:t>
            </w:r>
          </w:p>
        </w:tc>
        <w:tc>
          <w:tcPr>
            <w:tcW w:w="2154" w:type="dxa"/>
          </w:tcPr>
          <w:p w14:paraId="346205FC" w14:textId="77777777" w:rsidR="00C975E4" w:rsidRDefault="00000000">
            <w:pPr>
              <w:keepNext w:val="0"/>
              <w:spacing w:after="0"/>
              <w:jc w:val="center"/>
            </w:pPr>
            <w:r>
              <w:rPr>
                <w:sz w:val="17"/>
              </w:rPr>
              <w:t>2.39 (1.22–4.69)</w:t>
            </w:r>
          </w:p>
        </w:tc>
      </w:tr>
      <w:tr w:rsidR="00C975E4" w14:paraId="3B697843" w14:textId="77777777">
        <w:trPr>
          <w:cantSplit/>
        </w:trPr>
        <w:tc>
          <w:tcPr>
            <w:tcW w:w="2835" w:type="dxa"/>
          </w:tcPr>
          <w:p w14:paraId="3796731B" w14:textId="77777777" w:rsidR="00C975E4" w:rsidRDefault="00000000">
            <w:pPr>
              <w:keepNext w:val="0"/>
              <w:spacing w:after="0"/>
            </w:pPr>
            <w:r>
              <w:rPr>
                <w:sz w:val="17"/>
              </w:rPr>
              <w:t>TR grade 4 procedure excluded (n=386)</w:t>
            </w:r>
          </w:p>
        </w:tc>
        <w:tc>
          <w:tcPr>
            <w:tcW w:w="2154" w:type="dxa"/>
          </w:tcPr>
          <w:p w14:paraId="21CAA5C2" w14:textId="77777777" w:rsidR="00C975E4" w:rsidRDefault="00000000">
            <w:pPr>
              <w:keepNext w:val="0"/>
              <w:spacing w:after="0"/>
              <w:jc w:val="center"/>
            </w:pPr>
            <w:r>
              <w:rPr>
                <w:sz w:val="17"/>
              </w:rPr>
              <w:t>6.37 (3.26–12.43)</w:t>
            </w:r>
          </w:p>
        </w:tc>
        <w:tc>
          <w:tcPr>
            <w:tcW w:w="2154" w:type="dxa"/>
          </w:tcPr>
          <w:p w14:paraId="7645B9DF" w14:textId="77777777" w:rsidR="00C975E4" w:rsidRDefault="00000000">
            <w:pPr>
              <w:keepNext w:val="0"/>
              <w:spacing w:after="0"/>
              <w:jc w:val="center"/>
            </w:pPr>
            <w:r>
              <w:rPr>
                <w:sz w:val="17"/>
              </w:rPr>
              <w:t>1.00 (0.48–2.08)</w:t>
            </w:r>
          </w:p>
        </w:tc>
        <w:tc>
          <w:tcPr>
            <w:tcW w:w="2154" w:type="dxa"/>
          </w:tcPr>
          <w:p w14:paraId="6BF89B44" w14:textId="77777777" w:rsidR="00C975E4" w:rsidRDefault="00000000">
            <w:pPr>
              <w:keepNext w:val="0"/>
              <w:spacing w:after="0"/>
              <w:jc w:val="center"/>
            </w:pPr>
            <w:r>
              <w:rPr>
                <w:sz w:val="17"/>
              </w:rPr>
              <w:t>2.39 (1.22–4.69)</w:t>
            </w:r>
          </w:p>
        </w:tc>
      </w:tr>
      <w:tr w:rsidR="00C975E4" w14:paraId="5D87EDB2" w14:textId="77777777">
        <w:trPr>
          <w:cantSplit/>
        </w:trPr>
        <w:tc>
          <w:tcPr>
            <w:tcW w:w="2835" w:type="dxa"/>
            <w:tcBorders>
              <w:bottom w:val="single" w:sz="8" w:space="0" w:color="000000"/>
            </w:tcBorders>
          </w:tcPr>
          <w:p w14:paraId="58378638" w14:textId="77777777" w:rsidR="00C975E4" w:rsidRDefault="00000000">
            <w:pPr>
              <w:keepNext w:val="0"/>
              <w:spacing w:after="0"/>
            </w:pPr>
            <w:r>
              <w:rPr>
                <w:sz w:val="17"/>
              </w:rPr>
              <w:t>TR grade 4 merged with grade 3 (n=387)</w:t>
            </w:r>
          </w:p>
        </w:tc>
        <w:tc>
          <w:tcPr>
            <w:tcW w:w="2154" w:type="dxa"/>
            <w:tcBorders>
              <w:bottom w:val="single" w:sz="8" w:space="0" w:color="000000"/>
            </w:tcBorders>
          </w:tcPr>
          <w:p w14:paraId="6524F10D" w14:textId="77777777" w:rsidR="00C975E4" w:rsidRDefault="00000000">
            <w:pPr>
              <w:keepNext w:val="0"/>
              <w:spacing w:after="0"/>
              <w:jc w:val="center"/>
            </w:pPr>
            <w:r>
              <w:rPr>
                <w:sz w:val="17"/>
              </w:rPr>
              <w:t>6.42 (3.29–12.54)</w:t>
            </w:r>
          </w:p>
        </w:tc>
        <w:tc>
          <w:tcPr>
            <w:tcW w:w="2154" w:type="dxa"/>
            <w:tcBorders>
              <w:bottom w:val="single" w:sz="8" w:space="0" w:color="000000"/>
            </w:tcBorders>
          </w:tcPr>
          <w:p w14:paraId="55407057" w14:textId="77777777" w:rsidR="00C975E4" w:rsidRDefault="00000000">
            <w:pPr>
              <w:keepNext w:val="0"/>
              <w:spacing w:after="0"/>
              <w:jc w:val="center"/>
            </w:pPr>
            <w:r>
              <w:rPr>
                <w:sz w:val="17"/>
              </w:rPr>
              <w:t>1.00 (0.48–2.09)</w:t>
            </w:r>
          </w:p>
        </w:tc>
        <w:tc>
          <w:tcPr>
            <w:tcW w:w="2154" w:type="dxa"/>
            <w:tcBorders>
              <w:bottom w:val="single" w:sz="8" w:space="0" w:color="000000"/>
            </w:tcBorders>
          </w:tcPr>
          <w:p w14:paraId="242293AC" w14:textId="77777777" w:rsidR="00C975E4" w:rsidRDefault="00000000">
            <w:pPr>
              <w:keepNext w:val="0"/>
              <w:spacing w:after="0"/>
              <w:jc w:val="center"/>
            </w:pPr>
            <w:r>
              <w:rPr>
                <w:sz w:val="17"/>
              </w:rPr>
              <w:t>2.41 (1.23–4.72)</w:t>
            </w:r>
          </w:p>
        </w:tc>
      </w:tr>
    </w:tbl>
    <w:p w14:paraId="42B6B90E" w14:textId="77777777" w:rsidR="00C975E4" w:rsidRDefault="00000000">
      <w:pPr>
        <w:spacing w:before="60"/>
      </w:pPr>
      <w:r>
        <w:rPr>
          <w:sz w:val="17"/>
        </w:rPr>
        <w:t xml:space="preserve">A: all 387 </w:t>
      </w:r>
      <w:r>
        <w:rPr>
          <w:sz w:val="17"/>
        </w:rPr>
        <w:t xml:space="preserve">combined</w:t>
      </w:r>
      <w:r>
        <w:rPr>
          <w:sz w:val="17"/>
        </w:rPr>
        <w:t xml:space="preserve"> </w:t>
      </w:r>
      <w:r>
        <w:rPr>
          <w:sz w:val="17"/>
        </w:rPr>
        <w:t xml:space="preserve">MR/TR</w:t>
      </w:r>
      <w:r>
        <w:rPr>
          <w:sz w:val="17"/>
        </w:rPr>
        <w:t xml:space="preserve"> procedures (neither improved, n=130); multinomial logistic regression in each of 100 imputed datasets pooled with Rubin’s rules, with all covariates shown entered simultaneously. The single procedure with baseline TR grade 4 was in the neither-improved state, so its level showed quasi-complete separation and a non-estimable coefficient (not shown); B shows SR estimates after excluding that procedure or merging grade 4 with grade 3. SR and imaging were assessed at approximately the same time, so the associations are cross-sectional. AF indicates atrial fibrillation; LA, left atrial; LVEF, left ventricular ejection fraction; MR, mitral regurgitation; RA, right atrial; RV, right ventricular; SR, sinus rhythm; TR, tricuspid regurgitation; TTE, transthoracic echocardiography.</w:t>
      </w:r>
    </w:p>
    <w:p w14:paraId="750412DF" w14:textId="77777777" w:rsidR="00C975E4" w:rsidRDefault="00C975E4">
      <w:pPr>
        <w:sectPr w:rsidR="00C975E4">
          <w:pgSz w:w="11906" w:h="16838"/>
          <w:pgMar w:top="1134" w:right="1134" w:bottom="1134" w:left="1134" w:header="720" w:footer="720" w:gutter="0"/>
          <w:cols w:space="720"/>
          <w:docGrid w:linePitch="360"/>
        </w:sectPr>
      </w:pPr>
    </w:p>
    <w:p w14:paraId="3854F644" w14:textId="77777777" w:rsidR="00E4519B" w:rsidRDefault="00000000">
      <w:pPr>
        <w:keepNext/>
        <w:spacing w:after="80"/>
      </w:pPr>
      <w:r>
        <w:rPr>
          <w:b/>
        </w:rPr>
        <w:t xml:space="preserve">Table </w:t>
      </w:r>
      <w:r>
        <w:rPr>
          <w:b/>
        </w:rPr>
        <w:t xml:space="preserve">S</w:t>
      </w:r>
      <w:r>
        <w:rPr>
          <w:b/>
        </w:rPr>
        <w:t xml:space="preserve">10</w:t>
      </w:r>
      <w:r>
        <w:rPr>
          <w:b/>
        </w:rPr>
        <w:t xml:space="preserve">.</w:t>
      </w:r>
      <w:r>
        <w:rPr>
          <w:b/>
        </w:rPr>
        <w:t xml:space="preserve"> Trajectories of MR and TR improvement from 1 month to </w:t>
      </w:r>
      <w:r>
        <w:rPr>
          <w:b/>
        </w:rPr>
        <w:t xml:space="preserve">1</w:t>
      </w:r>
      <w:r>
        <w:rPr>
          <w:b/>
        </w:rPr>
        <w:t xml:space="preserve"> </w:t>
      </w:r>
      <w:r>
        <w:rPr>
          <w:b/>
        </w:rPr>
        <w:t xml:space="preserve">year</w:t>
      </w:r>
    </w:p>
    <w:tbl>
      <w:tblPr>
        <w:tblW w:w="8505" w:type="dxa"/>
        <w:tblLayout w:type="fixed"/>
        <w:tblLook w:val="04A0" w:firstRow="1" w:lastRow="0" w:firstColumn="1" w:lastColumn="0" w:noHBand="0" w:noVBand="1"/>
      </w:tblPr>
      <w:tblGrid>
        <w:gridCol w:w="3402"/>
        <w:gridCol w:w="2835"/>
        <w:gridCol w:w="2268"/>
      </w:tblGrid>
      <w:tr w:rsidR="00C975E4" w14:paraId="16D1B8F9" w14:textId="77777777">
        <w:trPr>
          <w:cantSplit/>
          <w:tblHeader/>
        </w:trPr>
        <w:tc>
          <w:tcPr>
            <w:tcW w:w="3402" w:type="dxa"/>
            <w:tcBorders>
              <w:top w:val="single" w:sz="8" w:space="0" w:color="000000"/>
              <w:bottom w:val="single" w:sz="8" w:space="0" w:color="000000"/>
            </w:tcBorders>
          </w:tcPr>
          <w:p w14:paraId="2E784EEB"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8785A65"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C30CA68"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70776FAF" w14:textId="77777777">
        <w:trPr>
          <w:cantSplit/>
        </w:trPr>
        <w:tc>
          <w:tcPr>
            <w:tcW w:w="2268" w:type="dxa"/>
            <w:gridSpan w:val="3"/>
          </w:tcPr>
          <w:p w14:paraId="06B1DCFC" w14:textId="77777777" w:rsidR="00C975E4" w:rsidRDefault="00000000">
            <w:pPr>
              <w:keepNext w:val="0"/>
              <w:spacing w:after="0"/>
            </w:pPr>
            <w:r>
              <w:rPr>
                <w:b/>
                <w:sz w:val="16"/>
              </w:rPr>
              <w:t xml:space="preserve">A. Valve series with a TTE at </w:t>
            </w:r>
            <w:r>
              <w:rPr>
                <w:b/>
                <w:sz w:val="16"/>
              </w:rPr>
              <w:t xml:space="preserve">1</w:t>
            </w:r>
            <w:r>
              <w:rPr>
                <w:b/>
                <w:sz w:val="16"/>
              </w:rPr>
              <w:t xml:space="preserve"> </w:t>
            </w:r>
            <w:r>
              <w:rPr>
                <w:b/>
                <w:sz w:val="16"/>
              </w:rPr>
              <w:t xml:space="preserve">year</w:t>
            </w:r>
          </w:p>
        </w:tc>
      </w:tr>
      <w:tr w:rsidR="00C975E4" w14:paraId="3CD827D9" w14:textId="77777777">
        <w:trPr>
          <w:cantSplit/>
        </w:trPr>
        <w:tc>
          <w:tcPr>
            <w:tcW w:w="3402" w:type="dxa"/>
          </w:tcPr>
          <w:p w14:paraId="310478FF" w14:textId="77777777" w:rsidR="00C975E4" w:rsidRDefault="00000000">
            <w:pPr>
              <w:keepNext w:val="0"/>
              <w:spacing w:after="0"/>
            </w:pPr>
            <w:r>
              <w:rPr>
                <w:sz w:val="16"/>
              </w:rPr>
              <w:t>Valve series with late TTE</w:t>
            </w:r>
          </w:p>
        </w:tc>
        <w:tc>
          <w:tcPr>
            <w:tcW w:w="2835" w:type="dxa"/>
          </w:tcPr>
          <w:p w14:paraId="13A2A22F" w14:textId="77777777" w:rsidR="00C975E4" w:rsidRDefault="00000000">
            <w:pPr>
              <w:keepNext w:val="0"/>
              <w:spacing w:after="0"/>
              <w:jc w:val="center"/>
            </w:pPr>
            <w:r>
              <w:rPr>
                <w:sz w:val="16"/>
              </w:rPr>
              <w:t>155</w:t>
            </w:r>
          </w:p>
        </w:tc>
        <w:tc>
          <w:tcPr>
            <w:tcW w:w="2268" w:type="dxa"/>
          </w:tcPr>
          <w:p w14:paraId="6134ACDB" w14:textId="77777777" w:rsidR="00C975E4" w:rsidRDefault="00000000">
            <w:pPr>
              <w:keepNext w:val="0"/>
              <w:spacing w:after="0"/>
              <w:jc w:val="center"/>
            </w:pPr>
            <w:r>
              <w:rPr>
                <w:sz w:val="16"/>
              </w:rPr>
              <w:t>219</w:t>
            </w:r>
          </w:p>
        </w:tc>
      </w:tr>
      <w:tr w:rsidR="00C975E4" w14:paraId="1C2B8F30" w14:textId="77777777">
        <w:trPr>
          <w:cantSplit/>
        </w:trPr>
        <w:tc>
          <w:tcPr>
            <w:tcW w:w="3402" w:type="dxa"/>
          </w:tcPr>
          <w:p w14:paraId="4B7D84F3" w14:textId="77777777" w:rsidR="00C975E4" w:rsidRDefault="00000000">
            <w:pPr>
              <w:keepNext w:val="0"/>
              <w:spacing w:after="0"/>
            </w:pPr>
            <w:r>
              <w:rPr>
                <w:sz w:val="16"/>
              </w:rPr>
              <w:t>1-month improvement, with vs without late TTE, %</w:t>
            </w:r>
          </w:p>
        </w:tc>
        <w:tc>
          <w:tcPr>
            <w:tcW w:w="2835" w:type="dxa"/>
          </w:tcPr>
          <w:p w14:paraId="2962454E" w14:textId="77777777" w:rsidR="00C975E4" w:rsidRDefault="00000000">
            <w:pPr>
              <w:keepNext w:val="0"/>
              <w:spacing w:after="0"/>
              <w:jc w:val="center"/>
            </w:pPr>
            <w:r>
              <w:rPr>
                <w:sz w:val="16"/>
              </w:rPr>
              <w:t>45.8 vs 47.8</w:t>
            </w:r>
          </w:p>
        </w:tc>
        <w:tc>
          <w:tcPr>
            <w:tcW w:w="2268" w:type="dxa"/>
          </w:tcPr>
          <w:p w14:paraId="3A0991CF" w14:textId="77777777" w:rsidR="00C975E4" w:rsidRDefault="00000000">
            <w:pPr>
              <w:keepNext w:val="0"/>
              <w:spacing w:after="0"/>
              <w:jc w:val="center"/>
            </w:pPr>
            <w:r>
              <w:rPr>
                <w:sz w:val="16"/>
              </w:rPr>
              <w:t>53.9 vs 52.1</w:t>
            </w:r>
          </w:p>
        </w:tc>
      </w:tr>
      <w:tr w:rsidR="00C975E4" w14:paraId="31DCFE5C" w14:textId="77777777">
        <w:trPr>
          <w:cantSplit/>
        </w:trPr>
        <w:tc>
          <w:tcPr>
            <w:tcW w:w="3402" w:type="dxa"/>
          </w:tcPr>
          <w:p w14:paraId="4E20E7DF" w14:textId="77777777" w:rsidR="00C975E4" w:rsidRDefault="00000000">
            <w:pPr>
              <w:keepNext w:val="0"/>
              <w:spacing w:after="0"/>
            </w:pPr>
            <w:r>
              <w:rPr>
                <w:sz w:val="16"/>
              </w:rPr>
              <w:t>Late TTE available, improved / not improved at 1 month, %</w:t>
            </w:r>
          </w:p>
        </w:tc>
        <w:tc>
          <w:tcPr>
            <w:tcW w:w="2835" w:type="dxa"/>
          </w:tcPr>
          <w:p w14:paraId="5F6C4222" w14:textId="77777777" w:rsidR="00C975E4" w:rsidRDefault="00000000">
            <w:pPr>
              <w:keepNext w:val="0"/>
              <w:spacing w:after="0"/>
              <w:jc w:val="center"/>
            </w:pPr>
            <w:r>
              <w:rPr>
                <w:sz w:val="16"/>
              </w:rPr>
              <w:t>29.0 / 30.7</w:t>
            </w:r>
          </w:p>
        </w:tc>
        <w:tc>
          <w:tcPr>
            <w:tcW w:w="2268" w:type="dxa"/>
          </w:tcPr>
          <w:p w14:paraId="5731F050" w14:textId="77777777" w:rsidR="00C975E4" w:rsidRDefault="00000000">
            <w:pPr>
              <w:keepNext w:val="0"/>
              <w:spacing w:after="0"/>
              <w:jc w:val="center"/>
            </w:pPr>
            <w:r>
              <w:rPr>
                <w:sz w:val="16"/>
              </w:rPr>
              <w:t>31.5 / 30.0</w:t>
            </w:r>
          </w:p>
        </w:tc>
      </w:tr>
      <w:tr w:rsidR="00C975E4" w14:paraId="484DFA39" w14:textId="77777777">
        <w:trPr>
          <w:cantSplit/>
        </w:trPr>
        <w:tc>
          <w:tcPr>
            <w:tcW w:w="3402" w:type="dxa"/>
          </w:tcPr>
          <w:p w14:paraId="0616EC56" w14:textId="77777777" w:rsidR="00C975E4" w:rsidRDefault="00000000">
            <w:pPr>
              <w:keepNext w:val="0"/>
              <w:spacing w:after="0"/>
            </w:pPr>
            <w:r>
              <w:rPr>
                <w:sz w:val="16"/>
              </w:rPr>
              <w:t>C statistic of the model for late TTE availability</w:t>
            </w:r>
          </w:p>
        </w:tc>
        <w:tc>
          <w:tcPr>
            <w:tcW w:w="2835" w:type="dxa"/>
          </w:tcPr>
          <w:p w14:paraId="38755BB6" w14:textId="77777777" w:rsidR="00C975E4" w:rsidRDefault="00000000">
            <w:pPr>
              <w:keepNext w:val="0"/>
              <w:spacing w:after="0"/>
              <w:jc w:val="center"/>
            </w:pPr>
            <w:r>
              <w:rPr>
                <w:sz w:val="16"/>
              </w:rPr>
              <w:t>0.64</w:t>
            </w:r>
          </w:p>
        </w:tc>
        <w:tc>
          <w:tcPr>
            <w:tcW w:w="2268" w:type="dxa"/>
          </w:tcPr>
          <w:p w14:paraId="094C1F00" w14:textId="77777777" w:rsidR="00C975E4" w:rsidRDefault="00000000">
            <w:pPr>
              <w:keepNext w:val="0"/>
              <w:spacing w:after="0"/>
              <w:jc w:val="center"/>
            </w:pPr>
            <w:r>
              <w:rPr>
                <w:sz w:val="16"/>
              </w:rPr>
              <w:t>0.61</w:t>
            </w:r>
          </w:p>
        </w:tc>
      </w:tr>
      <w:tr w:rsidR="00C975E4" w14:paraId="4DD28EB2" w14:textId="77777777">
        <w:trPr>
          <w:cantSplit/>
        </w:trPr>
        <w:tc>
          <w:tcPr>
            <w:tcW w:w="3402" w:type="dxa"/>
          </w:tcPr>
          <w:p w14:paraId="72853186" w14:textId="77777777" w:rsidR="00C975E4" w:rsidRDefault="00000000">
            <w:pPr>
              <w:keepNext w:val="0"/>
              <w:spacing w:after="0"/>
            </w:pPr>
            <w:r>
              <w:rPr>
                <w:sz w:val="16"/>
              </w:rPr>
              <w:t>Improved at 1 month: still improved, n/N (%; 95% CI)</w:t>
            </w:r>
          </w:p>
        </w:tc>
        <w:tc>
          <w:tcPr>
            <w:tcW w:w="2835" w:type="dxa"/>
          </w:tcPr>
          <w:p w14:paraId="7AC9D331" w14:textId="77777777" w:rsidR="00C975E4" w:rsidRDefault="00000000">
            <w:pPr>
              <w:keepNext w:val="0"/>
              <w:spacing w:after="0"/>
              <w:jc w:val="center"/>
            </w:pPr>
            <w:r>
              <w:rPr>
                <w:sz w:val="16"/>
              </w:rPr>
              <w:t>58/71 (81.7; 71.2–89.0)</w:t>
            </w:r>
          </w:p>
        </w:tc>
        <w:tc>
          <w:tcPr>
            <w:tcW w:w="2268" w:type="dxa"/>
          </w:tcPr>
          <w:p w14:paraId="2BB80633" w14:textId="77777777" w:rsidR="00C975E4" w:rsidRDefault="00000000">
            <w:pPr>
              <w:keepNext w:val="0"/>
              <w:spacing w:after="0"/>
              <w:jc w:val="center"/>
            </w:pPr>
            <w:r>
              <w:rPr>
                <w:sz w:val="16"/>
              </w:rPr>
              <w:t>102/118 (86.4; 79.1–91.5)</w:t>
            </w:r>
          </w:p>
        </w:tc>
      </w:tr>
      <w:tr w:rsidR="00C975E4" w14:paraId="369FB352" w14:textId="77777777">
        <w:trPr>
          <w:cantSplit/>
        </w:trPr>
        <w:tc>
          <w:tcPr>
            <w:tcW w:w="3402" w:type="dxa"/>
          </w:tcPr>
          <w:p w14:paraId="21B91709" w14:textId="77777777" w:rsidR="00C975E4" w:rsidRDefault="00000000">
            <w:pPr>
              <w:keepNext w:val="0"/>
              <w:spacing w:after="0"/>
            </w:pPr>
            <w:r>
              <w:rPr>
                <w:sz w:val="16"/>
              </w:rPr>
              <w:t>Not improved at 1 month: improved later, n/N (%; 95% CI)</w:t>
            </w:r>
          </w:p>
        </w:tc>
        <w:tc>
          <w:tcPr>
            <w:tcW w:w="2835" w:type="dxa"/>
          </w:tcPr>
          <w:p w14:paraId="54B57BFA" w14:textId="77777777" w:rsidR="00C975E4" w:rsidRDefault="00000000">
            <w:pPr>
              <w:keepNext w:val="0"/>
              <w:spacing w:after="0"/>
              <w:jc w:val="center"/>
            </w:pPr>
            <w:r>
              <w:rPr>
                <w:sz w:val="16"/>
              </w:rPr>
              <w:t>26/84 (31.0; 22.1–41.5)</w:t>
            </w:r>
          </w:p>
        </w:tc>
        <w:tc>
          <w:tcPr>
            <w:tcW w:w="2268" w:type="dxa"/>
          </w:tcPr>
          <w:p w14:paraId="5161F924" w14:textId="77777777" w:rsidR="00C975E4" w:rsidRDefault="00000000">
            <w:pPr>
              <w:keepNext w:val="0"/>
              <w:spacing w:after="0"/>
              <w:jc w:val="center"/>
            </w:pPr>
            <w:r>
              <w:rPr>
                <w:sz w:val="16"/>
              </w:rPr>
              <w:t>37/101 (36.6; 27.9–46.4)</w:t>
            </w:r>
          </w:p>
        </w:tc>
      </w:tr>
      <w:tr w:rsidR="00C975E4" w14:paraId="3FF3039B" w14:textId="77777777">
        <w:trPr>
          <w:cantSplit/>
        </w:trPr>
        <w:tc>
          <w:tcPr>
            <w:tcW w:w="3402" w:type="dxa"/>
          </w:tcPr>
          <w:p w14:paraId="27AF1114" w14:textId="77777777" w:rsidR="00C975E4" w:rsidRDefault="00000000">
            <w:pPr>
              <w:keepNext w:val="0"/>
              <w:spacing w:after="0"/>
            </w:pPr>
            <w:r>
              <w:rPr>
                <w:sz w:val="16"/>
              </w:rPr>
              <w:t>Weighted: sustained / delayed improvement, %</w:t>
            </w:r>
          </w:p>
        </w:tc>
        <w:tc>
          <w:tcPr>
            <w:tcW w:w="2835" w:type="dxa"/>
          </w:tcPr>
          <w:p w14:paraId="022F0044" w14:textId="77777777" w:rsidR="00C975E4" w:rsidRDefault="00000000">
            <w:pPr>
              <w:keepNext w:val="0"/>
              <w:spacing w:after="0"/>
              <w:jc w:val="center"/>
            </w:pPr>
            <w:r>
              <w:rPr>
                <w:sz w:val="16"/>
              </w:rPr>
              <w:t>81.7 / 30.0</w:t>
            </w:r>
          </w:p>
        </w:tc>
        <w:tc>
          <w:tcPr>
            <w:tcW w:w="2268" w:type="dxa"/>
          </w:tcPr>
          <w:p w14:paraId="6029D591" w14:textId="77777777" w:rsidR="00C975E4" w:rsidRDefault="00000000">
            <w:pPr>
              <w:keepNext w:val="0"/>
              <w:spacing w:after="0"/>
              <w:jc w:val="center"/>
            </w:pPr>
            <w:r>
              <w:rPr>
                <w:sz w:val="16"/>
              </w:rPr>
              <w:t>85.9 / 35.6</w:t>
            </w:r>
          </w:p>
        </w:tc>
      </w:tr>
      <w:tr w:rsidR="00C975E4" w14:paraId="3B993316" w14:textId="77777777">
        <w:trPr>
          <w:cantSplit/>
        </w:trPr>
        <w:tc>
          <w:tcPr>
            <w:tcW w:w="3402" w:type="dxa"/>
          </w:tcPr>
          <w:p w14:paraId="68DE1950" w14:textId="77777777" w:rsidR="00C975E4" w:rsidRDefault="00000000">
            <w:pPr>
              <w:keepNext w:val="0"/>
              <w:spacing w:after="0"/>
            </w:pPr>
            <w:r>
              <w:rPr>
                <w:sz w:val="16"/>
              </w:rPr>
              <w:t>Stabilized weights: range; effective sample size</w:t>
            </w:r>
          </w:p>
        </w:tc>
        <w:tc>
          <w:tcPr>
            <w:tcW w:w="2835" w:type="dxa"/>
          </w:tcPr>
          <w:p w14:paraId="2B7E0142" w14:textId="77777777" w:rsidR="00C975E4" w:rsidRDefault="00000000">
            <w:pPr>
              <w:keepNext w:val="0"/>
              <w:spacing w:after="0"/>
              <w:jc w:val="center"/>
            </w:pPr>
            <w:r>
              <w:rPr>
                <w:sz w:val="16"/>
              </w:rPr>
              <w:t>0.52–1.71; 144 of 155</w:t>
            </w:r>
          </w:p>
        </w:tc>
        <w:tc>
          <w:tcPr>
            <w:tcW w:w="2268" w:type="dxa"/>
          </w:tcPr>
          <w:p w14:paraId="1C0309BC" w14:textId="77777777" w:rsidR="00C975E4" w:rsidRDefault="00000000">
            <w:pPr>
              <w:keepNext w:val="0"/>
              <w:spacing w:after="0"/>
              <w:jc w:val="center"/>
            </w:pPr>
            <w:r>
              <w:rPr>
                <w:sz w:val="16"/>
              </w:rPr>
              <w:t>0.59–1.51; 209 of 219</w:t>
            </w:r>
          </w:p>
        </w:tc>
      </w:tr>
      <w:tr w:rsidR="00C975E4" w14:paraId="63E7ADD3" w14:textId="77777777">
        <w:trPr>
          <w:cantSplit/>
        </w:trPr>
        <w:tc>
          <w:tcPr>
            <w:tcW w:w="3402" w:type="dxa"/>
          </w:tcPr>
          <w:p w14:paraId="7F4998E6"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improved at 1 month, n/N (%)</w:t>
            </w:r>
          </w:p>
        </w:tc>
        <w:tc>
          <w:tcPr>
            <w:tcW w:w="2835" w:type="dxa"/>
          </w:tcPr>
          <w:p w14:paraId="457B9B74" w14:textId="77777777" w:rsidR="00C975E4" w:rsidRDefault="00000000">
            <w:pPr>
              <w:keepNext w:val="0"/>
              <w:spacing w:after="0"/>
              <w:jc w:val="center"/>
            </w:pPr>
            <w:r>
              <w:rPr>
                <w:sz w:val="16"/>
              </w:rPr>
              <w:t>7/71 (9.9)</w:t>
            </w:r>
          </w:p>
        </w:tc>
        <w:tc>
          <w:tcPr>
            <w:tcW w:w="2268" w:type="dxa"/>
          </w:tcPr>
          <w:p w14:paraId="32077A32" w14:textId="77777777" w:rsidR="00C975E4" w:rsidRDefault="00000000">
            <w:pPr>
              <w:keepNext w:val="0"/>
              <w:spacing w:after="0"/>
              <w:jc w:val="center"/>
            </w:pPr>
            <w:r>
              <w:rPr>
                <w:sz w:val="16"/>
              </w:rPr>
              <w:t>13/118 (11.0)</w:t>
            </w:r>
          </w:p>
        </w:tc>
      </w:tr>
      <w:tr w:rsidR="00C975E4" w14:paraId="10876856" w14:textId="77777777">
        <w:trPr>
          <w:cantSplit/>
        </w:trPr>
        <w:tc>
          <w:tcPr>
            <w:tcW w:w="3402" w:type="dxa"/>
          </w:tcPr>
          <w:p w14:paraId="4A045370"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not improved at 1 month, n/N (%)</w:t>
            </w:r>
          </w:p>
        </w:tc>
        <w:tc>
          <w:tcPr>
            <w:tcW w:w="2835" w:type="dxa"/>
          </w:tcPr>
          <w:p w14:paraId="2301DD16" w14:textId="77777777" w:rsidR="00C975E4" w:rsidRDefault="00000000">
            <w:pPr>
              <w:keepNext w:val="0"/>
              <w:spacing w:after="0"/>
              <w:jc w:val="center"/>
            </w:pPr>
            <w:r>
              <w:rPr>
                <w:sz w:val="16"/>
              </w:rPr>
              <w:t>32/84 (38.1)</w:t>
            </w:r>
          </w:p>
        </w:tc>
        <w:tc>
          <w:tcPr>
            <w:tcW w:w="2268" w:type="dxa"/>
          </w:tcPr>
          <w:p w14:paraId="198B4FF7" w14:textId="77777777" w:rsidR="00C975E4" w:rsidRDefault="00000000">
            <w:pPr>
              <w:keepNext w:val="0"/>
              <w:spacing w:after="0"/>
              <w:jc w:val="center"/>
            </w:pPr>
            <w:r>
              <w:rPr>
                <w:sz w:val="16"/>
              </w:rPr>
              <w:t>33/101 (32.7)</w:t>
            </w:r>
          </w:p>
        </w:tc>
      </w:tr>
      <w:tr w:rsidR="00C975E4" w14:paraId="4E084EBE" w14:textId="77777777">
        <w:trPr>
          <w:cantSplit/>
        </w:trPr>
        <w:tc>
          <w:tcPr>
            <w:tcW w:w="3402" w:type="dxa"/>
          </w:tcPr>
          <w:p w14:paraId="35BA6829"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baseline grade ≥2, n/N (%)</w:t>
            </w:r>
          </w:p>
        </w:tc>
        <w:tc>
          <w:tcPr>
            <w:tcW w:w="2835" w:type="dxa"/>
          </w:tcPr>
          <w:p w14:paraId="4B3ABA38" w14:textId="77777777" w:rsidR="00C975E4" w:rsidRDefault="00000000">
            <w:pPr>
              <w:keepNext w:val="0"/>
              <w:spacing w:after="0"/>
              <w:jc w:val="center"/>
            </w:pPr>
            <w:r>
              <w:rPr>
                <w:sz w:val="16"/>
              </w:rPr>
              <w:t>24/52 (46.2)</w:t>
            </w:r>
          </w:p>
        </w:tc>
        <w:tc>
          <w:tcPr>
            <w:tcW w:w="2268" w:type="dxa"/>
          </w:tcPr>
          <w:p w14:paraId="2706E191" w14:textId="77777777" w:rsidR="00C975E4" w:rsidRDefault="00000000">
            <w:pPr>
              <w:keepNext w:val="0"/>
              <w:spacing w:after="0"/>
              <w:jc w:val="center"/>
            </w:pPr>
            <w:r>
              <w:rPr>
                <w:sz w:val="16"/>
              </w:rPr>
              <w:t>36/97 (37.1)</w:t>
            </w:r>
          </w:p>
        </w:tc>
      </w:tr>
      <w:tr w:rsidR="00C975E4" w14:paraId="33D9B390" w14:textId="77777777">
        <w:trPr>
          <w:cantSplit/>
        </w:trPr>
        <w:tc>
          <w:tcPr>
            <w:tcW w:w="2268" w:type="dxa"/>
            <w:gridSpan w:val="3"/>
          </w:tcPr>
          <w:p w14:paraId="2FC1AB69" w14:textId="77777777" w:rsidR="00C975E4" w:rsidRDefault="00000000">
            <w:pPr>
              <w:keepNext w:val="0"/>
              <w:spacing w:after="0"/>
            </w:pPr>
            <w:r>
              <w:rPr>
                <w:b/>
                <w:sz w:val="16"/>
              </w:rPr>
              <w:t xml:space="preserve">B. Atrial size change from 1 month to </w:t>
            </w:r>
            <w:r>
              <w:rPr>
                <w:b/>
                <w:sz w:val="16"/>
              </w:rPr>
              <w:t xml:space="preserve">1</w:t>
            </w:r>
            <w:r>
              <w:rPr>
                <w:b/>
                <w:sz w:val="16"/>
              </w:rPr>
              <w:t xml:space="preserve"> </w:t>
            </w:r>
            <w:r>
              <w:rPr>
                <w:b/>
                <w:sz w:val="16"/>
              </w:rPr>
              <w:t xml:space="preserve">year</w:t>
            </w:r>
            <w:r>
              <w:rPr>
                <w:b/>
                <w:sz w:val="16"/>
              </w:rPr>
              <w:t xml:space="preserve">, mm (P)</w:t>
            </w:r>
          </w:p>
        </w:tc>
      </w:tr>
      <w:tr w:rsidR="00C975E4" w14:paraId="4C72786C" w14:textId="77777777">
        <w:trPr>
          <w:cantSplit/>
        </w:trPr>
        <w:tc>
          <w:tcPr>
            <w:tcW w:w="3402" w:type="dxa"/>
          </w:tcPr>
          <w:p w14:paraId="41CA5BAD" w14:textId="77777777" w:rsidR="00C975E4" w:rsidRDefault="00000000">
            <w:pPr>
              <w:keepNext w:val="0"/>
              <w:spacing w:after="0"/>
            </w:pPr>
            <w:r>
              <w:rPr>
                <w:sz w:val="16"/>
              </w:rPr>
              <w:t>LA, sustained vs lost improvement</w:t>
            </w:r>
          </w:p>
        </w:tc>
        <w:tc>
          <w:tcPr>
            <w:tcW w:w="2835" w:type="dxa"/>
          </w:tcPr>
          <w:p w14:paraId="0B2BD6D0" w14:textId="77777777" w:rsidR="00C975E4" w:rsidRDefault="00000000">
            <w:pPr>
              <w:keepNext w:val="0"/>
              <w:spacing w:after="0"/>
              <w:jc w:val="center"/>
            </w:pPr>
            <w:r>
              <w:rPr>
                <w:sz w:val="16"/>
              </w:rPr>
              <w:t>−0.5 vs +1.8 (0.057); n=58/13</w:t>
            </w:r>
          </w:p>
        </w:tc>
        <w:tc>
          <w:tcPr>
            <w:tcW w:w="2268" w:type="dxa"/>
          </w:tcPr>
          <w:p w14:paraId="2BDCB0AC" w14:textId="77777777" w:rsidR="00C975E4" w:rsidRDefault="00000000">
            <w:pPr>
              <w:keepNext w:val="0"/>
              <w:spacing w:after="0"/>
              <w:jc w:val="center"/>
            </w:pPr>
            <w:r>
              <w:rPr>
                <w:sz w:val="16"/>
              </w:rPr>
              <w:t>−1.7 vs +0.6 (0.023); n=100/16</w:t>
            </w:r>
          </w:p>
        </w:tc>
      </w:tr>
      <w:tr w:rsidR="00C975E4" w14:paraId="5B6128C0" w14:textId="77777777">
        <w:trPr>
          <w:cantSplit/>
        </w:trPr>
        <w:tc>
          <w:tcPr>
            <w:tcW w:w="3402" w:type="dxa"/>
          </w:tcPr>
          <w:p w14:paraId="5E829B14" w14:textId="77777777" w:rsidR="00C975E4" w:rsidRDefault="00000000">
            <w:pPr>
              <w:keepNext w:val="0"/>
              <w:spacing w:after="0"/>
            </w:pPr>
            <w:r>
              <w:rPr>
                <w:sz w:val="16"/>
              </w:rPr>
              <w:t>LA, delayed vs no improvement</w:t>
            </w:r>
          </w:p>
        </w:tc>
        <w:tc>
          <w:tcPr>
            <w:tcW w:w="2835" w:type="dxa"/>
          </w:tcPr>
          <w:p w14:paraId="538431EB" w14:textId="77777777" w:rsidR="00C975E4" w:rsidRDefault="00000000">
            <w:pPr>
              <w:keepNext w:val="0"/>
              <w:spacing w:after="0"/>
              <w:jc w:val="center"/>
            </w:pPr>
            <w:r>
              <w:rPr>
                <w:sz w:val="16"/>
              </w:rPr>
              <w:t>−1.8 vs −1.3 (0.67); n=25/58</w:t>
            </w:r>
          </w:p>
        </w:tc>
        <w:tc>
          <w:tcPr>
            <w:tcW w:w="2268" w:type="dxa"/>
          </w:tcPr>
          <w:p w14:paraId="117BF48B" w14:textId="77777777" w:rsidR="00C975E4" w:rsidRDefault="00000000">
            <w:pPr>
              <w:keepNext w:val="0"/>
              <w:spacing w:after="0"/>
              <w:jc w:val="center"/>
            </w:pPr>
            <w:r>
              <w:rPr>
                <w:sz w:val="16"/>
              </w:rPr>
              <w:t>−1.2 vs −0.7 (0.57); n=37/64</w:t>
            </w:r>
          </w:p>
        </w:tc>
      </w:tr>
      <w:tr w:rsidR="00C975E4" w14:paraId="09F63732" w14:textId="77777777">
        <w:trPr>
          <w:cantSplit/>
        </w:trPr>
        <w:tc>
          <w:tcPr>
            <w:tcW w:w="3402" w:type="dxa"/>
          </w:tcPr>
          <w:p w14:paraId="396526B1" w14:textId="77777777" w:rsidR="00C975E4" w:rsidRDefault="00000000">
            <w:pPr>
              <w:keepNext w:val="0"/>
              <w:spacing w:after="0"/>
            </w:pPr>
            <w:r>
              <w:rPr>
                <w:sz w:val="16"/>
              </w:rPr>
              <w:t>RA, sustained vs lost improvement</w:t>
            </w:r>
          </w:p>
        </w:tc>
        <w:tc>
          <w:tcPr>
            <w:tcW w:w="2835" w:type="dxa"/>
          </w:tcPr>
          <w:p w14:paraId="788A1F13" w14:textId="77777777" w:rsidR="00C975E4" w:rsidRDefault="00000000">
            <w:pPr>
              <w:keepNext w:val="0"/>
              <w:spacing w:after="0"/>
              <w:jc w:val="center"/>
            </w:pPr>
            <w:r>
              <w:rPr>
                <w:sz w:val="16"/>
              </w:rPr>
              <w:t>−1.1 vs −0.4 (0.67); n=54/13</w:t>
            </w:r>
          </w:p>
        </w:tc>
        <w:tc>
          <w:tcPr>
            <w:tcW w:w="2268" w:type="dxa"/>
          </w:tcPr>
          <w:p w14:paraId="65D726BE" w14:textId="77777777" w:rsidR="00C975E4" w:rsidRDefault="00000000">
            <w:pPr>
              <w:keepNext w:val="0"/>
              <w:spacing w:after="0"/>
              <w:jc w:val="center"/>
            </w:pPr>
            <w:r>
              <w:rPr>
                <w:sz w:val="16"/>
              </w:rPr>
              <w:t>−1.7 vs +2.2 (0.033); n=96/16</w:t>
            </w:r>
          </w:p>
        </w:tc>
      </w:tr>
      <w:tr w:rsidR="00C975E4" w14:paraId="42D8C216" w14:textId="77777777">
        <w:trPr>
          <w:cantSplit/>
        </w:trPr>
        <w:tc>
          <w:tcPr>
            <w:tcW w:w="3402" w:type="dxa"/>
          </w:tcPr>
          <w:p w14:paraId="45B0296B" w14:textId="77777777" w:rsidR="00C975E4" w:rsidRDefault="00000000">
            <w:pPr>
              <w:keepNext w:val="0"/>
              <w:spacing w:after="0"/>
            </w:pPr>
            <w:r>
              <w:rPr>
                <w:sz w:val="16"/>
              </w:rPr>
              <w:t>RA, delayed vs no improvement</w:t>
            </w:r>
          </w:p>
        </w:tc>
        <w:tc>
          <w:tcPr>
            <w:tcW w:w="2835" w:type="dxa"/>
          </w:tcPr>
          <w:p w14:paraId="1231C6D0" w14:textId="77777777" w:rsidR="00C975E4" w:rsidRDefault="00000000">
            <w:pPr>
              <w:keepNext w:val="0"/>
              <w:spacing w:after="0"/>
              <w:jc w:val="center"/>
            </w:pPr>
            <w:r>
              <w:rPr>
                <w:sz w:val="16"/>
              </w:rPr>
              <w:t>−3.8 vs −1.1 (0.037); n=25/58</w:t>
            </w:r>
          </w:p>
        </w:tc>
        <w:tc>
          <w:tcPr>
            <w:tcW w:w="2268" w:type="dxa"/>
          </w:tcPr>
          <w:p w14:paraId="1AA4E458" w14:textId="77777777" w:rsidR="00C975E4" w:rsidRDefault="00000000">
            <w:pPr>
              <w:keepNext w:val="0"/>
              <w:spacing w:after="0"/>
              <w:jc w:val="center"/>
            </w:pPr>
            <w:r>
              <w:rPr>
                <w:sz w:val="16"/>
              </w:rPr>
              <w:t>−3.3 vs −0.9 (0.035); n=37/63</w:t>
            </w:r>
          </w:p>
        </w:tc>
      </w:tr>
    </w:tbl>
    <w:p w14:paraId="109A8FBA" w14:textId="77777777" w:rsidR="00E4519B" w:rsidRDefault="00000000">
      <w:r>
        <w:rPr>
          <w:i/>
        </w:rPr>
        <w:t xml:space="preserve">C. </w:t>
      </w:r>
      <w:r>
        <w:rPr>
          <w:i/>
        </w:rPr>
        <w:t xml:space="preserve">combined</w:t>
      </w:r>
      <w:r>
        <w:rPr>
          <w:i/>
        </w:rPr>
        <w:t xml:space="preserve"> </w:t>
      </w:r>
      <w:r>
        <w:rPr>
          <w:i/>
        </w:rPr>
        <w:t xml:space="preserve">MR/TR</w:t>
      </w:r>
      <w:r>
        <w:rPr>
          <w:i/>
        </w:rPr>
        <w:t xml:space="preserve">: joint response state at 1 month and state at </w:t>
      </w:r>
      <w:r>
        <w:rPr>
          <w:i/>
        </w:rPr>
        <w:t xml:space="preserve">1</w:t>
      </w:r>
      <w:r>
        <w:rPr>
          <w:i/>
        </w:rPr>
        <w:t xml:space="preserve"> </w:t>
      </w:r>
      <w:r>
        <w:rPr>
          <w:i/>
        </w:rPr>
        <w:t xml:space="preserve">year</w:t>
      </w:r>
      <w:r>
        <w:rPr>
          <w:i/>
        </w:rPr>
        <w:t xml:space="preserve"> (n=123)</w:t>
      </w:r>
    </w:p>
    <w:tbl>
      <w:tblPr>
        <w:tblW w:w="8505" w:type="dxa"/>
        <w:tblLayout w:type="fixed"/>
        <w:tblLook w:val="04A0" w:firstRow="1" w:lastRow="0" w:firstColumn="1" w:lastColumn="0" w:noHBand="0" w:noVBand="1"/>
      </w:tblPr>
      <w:tblGrid>
        <w:gridCol w:w="3402"/>
        <w:gridCol w:w="2835"/>
        <w:gridCol w:w="2268"/>
      </w:tblGrid>
      <w:tr w:rsidR="00C975E4" w14:paraId="30EA9E42" w14:textId="77777777">
        <w:trPr>
          <w:cantSplit/>
          <w:tblHeader/>
        </w:trPr>
        <w:tc>
          <w:tcPr>
            <w:tcW w:w="3402" w:type="dxa"/>
            <w:tcBorders>
              <w:top w:val="single" w:sz="8" w:space="0" w:color="000000"/>
              <w:bottom w:val="single" w:sz="8" w:space="0" w:color="000000"/>
            </w:tcBorders>
          </w:tcPr>
          <w:p w14:paraId="14887BDC" w14:textId="77777777" w:rsidR="00C975E4" w:rsidRDefault="00000000">
            <w:pPr>
              <w:keepNext/>
              <w:spacing w:after="0"/>
            </w:pPr>
            <w:r>
              <w:rPr>
                <w:b/>
                <w:sz w:val="16"/>
              </w:rPr>
              <w:t>1-month response state (n)</w:t>
            </w:r>
          </w:p>
        </w:tc>
        <w:tc>
          <w:tcPr>
            <w:tcW w:w="2835" w:type="dxa"/>
            <w:tcBorders>
              <w:top w:val="single" w:sz="8" w:space="0" w:color="000000"/>
              <w:bottom w:val="single" w:sz="8" w:space="0" w:color="000000"/>
            </w:tcBorders>
          </w:tcPr>
          <w:p w14:paraId="53045D9E" w14:textId="77777777" w:rsidR="00C975E4" w:rsidRDefault="00000000">
            <w:pPr>
              <w:keepNext/>
              <w:spacing w:after="0"/>
              <w:jc w:val="center"/>
            </w:pPr>
            <w:r>
              <w:rPr>
                <w:b/>
                <w:sz w:val="16"/>
              </w:rPr>
              <w:t xml:space="preserve">Both valves improved at </w:t>
            </w:r>
            <w:r>
              <w:rPr>
                <w:b/>
                <w:sz w:val="16"/>
              </w:rPr>
              <w:t xml:space="preserve">1</w:t>
            </w:r>
            <w:r>
              <w:rPr>
                <w:b/>
                <w:sz w:val="16"/>
              </w:rPr>
              <w:t xml:space="preserve"> </w:t>
            </w:r>
            <w:r>
              <w:rPr>
                <w:b/>
                <w:sz w:val="16"/>
              </w:rPr>
              <w:t xml:space="preserve">year</w:t>
            </w:r>
            <w:r>
              <w:rPr>
                <w:b/>
                <w:sz w:val="16"/>
              </w:rPr>
              <w:t xml:space="preserve">, n (%; 95% CI)</w:t>
            </w:r>
          </w:p>
        </w:tc>
        <w:tc>
          <w:tcPr>
            <w:tcW w:w="2268" w:type="dxa"/>
            <w:tcBorders>
              <w:top w:val="single" w:sz="8" w:space="0" w:color="000000"/>
              <w:bottom w:val="single" w:sz="8" w:space="0" w:color="000000"/>
            </w:tcBorders>
          </w:tcPr>
          <w:p w14:paraId="6988672A" w14:textId="77777777" w:rsidR="00C975E4" w:rsidRDefault="00000000">
            <w:pPr>
              <w:keepNext/>
              <w:spacing w:after="0"/>
              <w:jc w:val="center"/>
            </w:pPr>
            <w:r>
              <w:rPr>
                <w:b/>
                <w:sz w:val="16"/>
              </w:rPr>
              <w:t xml:space="preserve">State at </w:t>
            </w:r>
            <w:r>
              <w:rPr>
                <w:b/>
                <w:sz w:val="16"/>
              </w:rPr>
              <w:t xml:space="preserve">1</w:t>
            </w:r>
            <w:r>
              <w:rPr>
                <w:b/>
                <w:sz w:val="16"/>
              </w:rPr>
              <w:t xml:space="preserve"> </w:t>
            </w:r>
            <w:r>
              <w:rPr>
                <w:b/>
                <w:sz w:val="16"/>
              </w:rPr>
              <w:t xml:space="preserve">year</w:t>
            </w:r>
            <w:r>
              <w:rPr>
                <w:b/>
                <w:sz w:val="16"/>
              </w:rPr>
              <w:t xml:space="preserve">: both / TR only / MR only / neither</w:t>
            </w:r>
          </w:p>
        </w:tc>
      </w:tr>
      <w:tr w:rsidR="00C975E4" w14:paraId="3C2D02D9" w14:textId="77777777">
        <w:trPr>
          <w:cantSplit/>
        </w:trPr>
        <w:tc>
          <w:tcPr>
            <w:tcW w:w="3402" w:type="dxa"/>
          </w:tcPr>
          <w:p w14:paraId="33C62850" w14:textId="77777777" w:rsidR="00C975E4" w:rsidRDefault="00000000">
            <w:pPr>
              <w:keepNext w:val="0"/>
              <w:spacing w:after="0"/>
            </w:pPr>
            <w:r>
              <w:rPr>
                <w:sz w:val="16"/>
              </w:rPr>
              <w:t>Both valves improved (41 of 133; 31% with late TTE)</w:t>
            </w:r>
          </w:p>
        </w:tc>
        <w:tc>
          <w:tcPr>
            <w:tcW w:w="2835" w:type="dxa"/>
          </w:tcPr>
          <w:p w14:paraId="540552D6" w14:textId="77777777" w:rsidR="00C975E4" w:rsidRDefault="00000000">
            <w:pPr>
              <w:keepNext w:val="0"/>
              <w:spacing w:after="0"/>
              <w:jc w:val="center"/>
            </w:pPr>
            <w:r>
              <w:rPr>
                <w:sz w:val="16"/>
              </w:rPr>
              <w:t>34 (82.9; 68.7–91.5)</w:t>
            </w:r>
          </w:p>
        </w:tc>
        <w:tc>
          <w:tcPr>
            <w:tcW w:w="2268" w:type="dxa"/>
          </w:tcPr>
          <w:p w14:paraId="6B47CA69" w14:textId="77777777" w:rsidR="00C975E4" w:rsidRDefault="00000000">
            <w:pPr>
              <w:keepNext w:val="0"/>
              <w:spacing w:after="0"/>
              <w:jc w:val="center"/>
            </w:pPr>
            <w:r>
              <w:rPr>
                <w:sz w:val="16"/>
              </w:rPr>
              <w:t>34 / 3 / 3 / 1</w:t>
            </w:r>
          </w:p>
        </w:tc>
      </w:tr>
      <w:tr w:rsidR="00C975E4" w14:paraId="376B23F0" w14:textId="77777777">
        <w:trPr>
          <w:cantSplit/>
        </w:trPr>
        <w:tc>
          <w:tcPr>
            <w:tcW w:w="3402" w:type="dxa"/>
          </w:tcPr>
          <w:p w14:paraId="25D31D78" w14:textId="77777777" w:rsidR="00C975E4" w:rsidRDefault="00000000">
            <w:pPr>
              <w:keepNext w:val="0"/>
              <w:spacing w:after="0"/>
            </w:pPr>
            <w:r>
              <w:rPr>
                <w:sz w:val="16"/>
              </w:rPr>
              <w:t>TR only improved (29 of 75; 39% with late TTE)</w:t>
            </w:r>
          </w:p>
        </w:tc>
        <w:tc>
          <w:tcPr>
            <w:tcW w:w="2835" w:type="dxa"/>
          </w:tcPr>
          <w:p w14:paraId="2F1E47E1" w14:textId="77777777" w:rsidR="00C975E4" w:rsidRDefault="00000000">
            <w:pPr>
              <w:keepNext w:val="0"/>
              <w:spacing w:after="0"/>
              <w:jc w:val="center"/>
            </w:pPr>
            <w:r>
              <w:rPr>
                <w:sz w:val="16"/>
              </w:rPr>
              <w:t>12 (41.4; 25.5–59.3)</w:t>
            </w:r>
          </w:p>
        </w:tc>
        <w:tc>
          <w:tcPr>
            <w:tcW w:w="2268" w:type="dxa"/>
          </w:tcPr>
          <w:p w14:paraId="37B860ED" w14:textId="77777777" w:rsidR="00C975E4" w:rsidRDefault="00000000">
            <w:pPr>
              <w:keepNext w:val="0"/>
              <w:spacing w:after="0"/>
              <w:jc w:val="center"/>
            </w:pPr>
            <w:r>
              <w:rPr>
                <w:sz w:val="16"/>
              </w:rPr>
              <w:t>12 / 11 / 0 / 6</w:t>
            </w:r>
          </w:p>
        </w:tc>
      </w:tr>
      <w:tr w:rsidR="00C975E4" w14:paraId="3EC982AB" w14:textId="77777777">
        <w:trPr>
          <w:cantSplit/>
        </w:trPr>
        <w:tc>
          <w:tcPr>
            <w:tcW w:w="3402" w:type="dxa"/>
          </w:tcPr>
          <w:p w14:paraId="244E7EBD" w14:textId="77777777" w:rsidR="00C975E4" w:rsidRDefault="00000000">
            <w:pPr>
              <w:keepNext w:val="0"/>
              <w:spacing w:after="0"/>
            </w:pPr>
            <w:r>
              <w:rPr>
                <w:sz w:val="16"/>
              </w:rPr>
              <w:t>MR only improved (16 of 49; 33% with late TTE)</w:t>
            </w:r>
          </w:p>
        </w:tc>
        <w:tc>
          <w:tcPr>
            <w:tcW w:w="2835" w:type="dxa"/>
          </w:tcPr>
          <w:p w14:paraId="7260D640" w14:textId="77777777" w:rsidR="00C975E4" w:rsidRDefault="00000000">
            <w:pPr>
              <w:keepNext w:val="0"/>
              <w:spacing w:after="0"/>
              <w:jc w:val="center"/>
            </w:pPr>
            <w:r>
              <w:rPr>
                <w:sz w:val="16"/>
              </w:rPr>
              <w:t>4 (25.0; 10.2–49.5)</w:t>
            </w:r>
          </w:p>
        </w:tc>
        <w:tc>
          <w:tcPr>
            <w:tcW w:w="2268" w:type="dxa"/>
          </w:tcPr>
          <w:p w14:paraId="08083AEE" w14:textId="77777777" w:rsidR="00C975E4" w:rsidRDefault="00000000">
            <w:pPr>
              <w:keepNext w:val="0"/>
              <w:spacing w:after="0"/>
              <w:jc w:val="center"/>
            </w:pPr>
            <w:r>
              <w:rPr>
                <w:sz w:val="16"/>
              </w:rPr>
              <w:t>4 / 1 / 6 / 5</w:t>
            </w:r>
          </w:p>
        </w:tc>
      </w:tr>
      <w:tr w:rsidR="00C975E4" w14:paraId="5DE493E2" w14:textId="77777777">
        <w:trPr>
          <w:cantSplit/>
        </w:trPr>
        <w:tc>
          <w:tcPr>
            <w:tcW w:w="3402" w:type="dxa"/>
          </w:tcPr>
          <w:p w14:paraId="53A6BB87" w14:textId="77777777" w:rsidR="00C975E4" w:rsidRDefault="00000000">
            <w:pPr>
              <w:keepNext w:val="0"/>
              <w:spacing w:after="0"/>
            </w:pPr>
            <w:r>
              <w:rPr>
                <w:sz w:val="16"/>
              </w:rPr>
              <w:t>Neither improved (37 of 130; 28% with late TTE)</w:t>
            </w:r>
          </w:p>
        </w:tc>
        <w:tc>
          <w:tcPr>
            <w:tcW w:w="2835" w:type="dxa"/>
          </w:tcPr>
          <w:p w14:paraId="3E7508FA" w14:textId="77777777" w:rsidR="00C975E4" w:rsidRDefault="00000000">
            <w:pPr>
              <w:keepNext w:val="0"/>
              <w:spacing w:after="0"/>
              <w:jc w:val="center"/>
            </w:pPr>
            <w:r>
              <w:rPr>
                <w:sz w:val="16"/>
              </w:rPr>
              <w:t>7 (18.9; 9.5–34.2)</w:t>
            </w:r>
          </w:p>
        </w:tc>
        <w:tc>
          <w:tcPr>
            <w:tcW w:w="2268" w:type="dxa"/>
          </w:tcPr>
          <w:p w14:paraId="2AE63DFB" w14:textId="77777777" w:rsidR="00C975E4" w:rsidRDefault="00000000">
            <w:pPr>
              <w:keepNext w:val="0"/>
              <w:spacing w:after="0"/>
              <w:jc w:val="center"/>
            </w:pPr>
            <w:r>
              <w:rPr>
                <w:sz w:val="16"/>
              </w:rPr>
              <w:t>7 / 8 / 4 / 18</w:t>
            </w:r>
          </w:p>
        </w:tc>
      </w:tr>
      <w:tr w:rsidR="00C975E4" w14:paraId="265513D2" w14:textId="77777777">
        <w:trPr>
          <w:cantSplit/>
        </w:trPr>
        <w:tc>
          <w:tcPr>
            <w:tcW w:w="3402" w:type="dxa"/>
          </w:tcPr>
          <w:p w14:paraId="250A2CCE" w14:textId="77777777" w:rsidR="00C975E4" w:rsidRDefault="00000000">
            <w:pPr>
              <w:keepNext w:val="0"/>
              <w:spacing w:after="0"/>
            </w:pPr>
            <w:r>
              <w:rPr>
                <w:sz w:val="16"/>
              </w:rPr>
              <w:t>OR, both vs neither improved at 1 month (unweighted / weighted)</w:t>
            </w:r>
          </w:p>
        </w:tc>
        <w:tc>
          <w:tcPr>
            <w:tcW w:w="2835" w:type="dxa"/>
          </w:tcPr>
          <w:p w14:paraId="12659D4D" w14:textId="77777777" w:rsidR="00C975E4" w:rsidRDefault="00000000">
            <w:pPr>
              <w:keepNext w:val="0"/>
              <w:spacing w:after="0"/>
              <w:jc w:val="center"/>
            </w:pPr>
            <w:r>
              <w:rPr>
                <w:sz w:val="16"/>
              </w:rPr>
              <w:t>22.71 (7.00–73.62) / 20.45 (5.95–70.27)</w:t>
            </w:r>
          </w:p>
        </w:tc>
        <w:tc>
          <w:tcPr>
            <w:tcW w:w="2268" w:type="dxa"/>
          </w:tcPr>
          <w:p w14:paraId="5F504ADE" w14:textId="77777777" w:rsidR="00C975E4" w:rsidRDefault="00000000">
            <w:pPr>
              <w:keepNext w:val="0"/>
              <w:spacing w:after="0"/>
              <w:jc w:val="center"/>
            </w:pPr>
            <w:r>
              <w:rPr>
                <w:sz w:val="16"/>
              </w:rPr>
              <w:t>P&lt;0.001 / &lt;0.001</w:t>
            </w:r>
          </w:p>
        </w:tc>
      </w:tr>
      <w:tr w:rsidR="00C975E4" w14:paraId="53250CF3" w14:textId="77777777">
        <w:trPr>
          <w:cantSplit/>
        </w:trPr>
        <w:tc>
          <w:tcPr>
            <w:tcW w:w="3402" w:type="dxa"/>
          </w:tcPr>
          <w:p w14:paraId="28E62BB8" w14:textId="77777777" w:rsidR="00C975E4" w:rsidRDefault="00000000">
            <w:pPr>
              <w:keepNext w:val="0"/>
              <w:spacing w:after="0"/>
            </w:pPr>
            <w:r>
              <w:rPr>
                <w:sz w:val="16"/>
              </w:rPr>
              <w:t>OR, TR only vs neither</w:t>
            </w:r>
          </w:p>
        </w:tc>
        <w:tc>
          <w:tcPr>
            <w:tcW w:w="2835" w:type="dxa"/>
          </w:tcPr>
          <w:p w14:paraId="2127EFD0" w14:textId="77777777" w:rsidR="00C975E4" w:rsidRDefault="00000000">
            <w:pPr>
              <w:keepNext w:val="0"/>
              <w:spacing w:after="0"/>
              <w:jc w:val="center"/>
            </w:pPr>
            <w:r>
              <w:rPr>
                <w:sz w:val="16"/>
              </w:rPr>
              <w:t>2.91 (0.87–9.74) / 2.95 (0.85–10.27)</w:t>
            </w:r>
          </w:p>
        </w:tc>
        <w:tc>
          <w:tcPr>
            <w:tcW w:w="2268" w:type="dxa"/>
          </w:tcPr>
          <w:p w14:paraId="1427BA5C" w14:textId="77777777" w:rsidR="00C975E4" w:rsidRDefault="00000000">
            <w:pPr>
              <w:keepNext w:val="0"/>
              <w:spacing w:after="0"/>
              <w:jc w:val="center"/>
            </w:pPr>
            <w:r>
              <w:rPr>
                <w:sz w:val="16"/>
              </w:rPr>
              <w:t>P=0.084 / 0.089</w:t>
            </w:r>
          </w:p>
        </w:tc>
      </w:tr>
      <w:tr w:rsidR="00C975E4" w14:paraId="1DFE22E1" w14:textId="77777777">
        <w:trPr>
          <w:cantSplit/>
        </w:trPr>
        <w:tc>
          <w:tcPr>
            <w:tcW w:w="3402" w:type="dxa"/>
          </w:tcPr>
          <w:p w14:paraId="4F6EA297" w14:textId="77777777" w:rsidR="00C975E4" w:rsidRDefault="00000000">
            <w:pPr>
              <w:keepNext w:val="0"/>
              <w:spacing w:after="0"/>
            </w:pPr>
            <w:r>
              <w:rPr>
                <w:sz w:val="16"/>
              </w:rPr>
              <w:t>OR, MR only vs neither</w:t>
            </w:r>
          </w:p>
        </w:tc>
        <w:tc>
          <w:tcPr>
            <w:tcW w:w="2835" w:type="dxa"/>
          </w:tcPr>
          <w:p w14:paraId="62604C4D" w14:textId="77777777" w:rsidR="00C975E4" w:rsidRDefault="00000000">
            <w:pPr>
              <w:keepNext w:val="0"/>
              <w:spacing w:after="0"/>
              <w:jc w:val="center"/>
            </w:pPr>
            <w:r>
              <w:rPr>
                <w:sz w:val="16"/>
              </w:rPr>
              <w:t>1.61 (0.35–7.48) / 1.73 (0.34–8.76)</w:t>
            </w:r>
          </w:p>
        </w:tc>
        <w:tc>
          <w:tcPr>
            <w:tcW w:w="2268" w:type="dxa"/>
          </w:tcPr>
          <w:p w14:paraId="235C10D3" w14:textId="77777777" w:rsidR="00C975E4" w:rsidRDefault="00000000">
            <w:pPr>
              <w:keepNext w:val="0"/>
              <w:spacing w:after="0"/>
              <w:jc w:val="center"/>
            </w:pPr>
            <w:r>
              <w:rPr>
                <w:sz w:val="16"/>
              </w:rPr>
              <w:t>P=0.54 / 0.51</w:t>
            </w:r>
          </w:p>
        </w:tc>
      </w:tr>
      <w:tr w:rsidR="00C975E4" w14:paraId="0B71DC55" w14:textId="77777777">
        <w:trPr>
          <w:cantSplit/>
        </w:trPr>
        <w:tc>
          <w:tcPr>
            <w:tcW w:w="3402" w:type="dxa"/>
          </w:tcPr>
          <w:p w14:paraId="398CDC5E" w14:textId="77777777" w:rsidR="00C975E4" w:rsidRDefault="00000000">
            <w:pPr>
              <w:keepNext w:val="0"/>
              <w:spacing w:after="0"/>
            </w:pPr>
            <w:r>
              <w:rPr>
                <w:sz w:val="16"/>
              </w:rPr>
              <w:t xml:space="preserve">Either valve grade ≥2 at </w:t>
            </w:r>
            <w:r>
              <w:rPr>
                <w:sz w:val="16"/>
              </w:rPr>
              <w:t xml:space="preserve">1</w:t>
            </w:r>
            <w:r>
              <w:rPr>
                <w:sz w:val="16"/>
              </w:rPr>
              <w:t xml:space="preserve"> </w:t>
            </w:r>
            <w:r>
              <w:rPr>
                <w:sz w:val="16"/>
              </w:rPr>
              <w:t xml:space="preserve">year</w:t>
            </w:r>
            <w:r>
              <w:rPr>
                <w:sz w:val="16"/>
              </w:rPr>
              <w:t xml:space="preserve">, by 1-month state (both / TR only / MR only / neither)</w:t>
            </w:r>
          </w:p>
        </w:tc>
        <w:tc>
          <w:tcPr>
            <w:tcW w:w="2835" w:type="dxa"/>
          </w:tcPr>
          <w:p w14:paraId="6BEED8B0" w14:textId="77777777" w:rsidR="00C975E4" w:rsidRDefault="00000000">
            <w:pPr>
              <w:keepNext w:val="0"/>
              <w:spacing w:after="0"/>
              <w:jc w:val="center"/>
            </w:pPr>
            <w:r>
              <w:rPr>
                <w:sz w:val="16"/>
              </w:rPr>
              <w:t>5/41 / 10/29 / 6/16 / 24/37</w:t>
            </w:r>
          </w:p>
        </w:tc>
        <w:tc>
          <w:tcPr>
            <w:tcW w:w="2268" w:type="dxa"/>
          </w:tcPr>
          <w:p w14:paraId="44FBD046" w14:textId="77777777" w:rsidR="00C975E4" w:rsidRDefault="00000000">
            <w:pPr>
              <w:keepNext w:val="0"/>
              <w:spacing w:after="0"/>
              <w:jc w:val="center"/>
            </w:pPr>
            <w:r>
              <w:rPr>
                <w:sz w:val="16"/>
              </w:rPr>
              <w:t>—</w:t>
            </w:r>
          </w:p>
        </w:tc>
      </w:tr>
      <w:tr w:rsidR="00C975E4" w14:paraId="07C40D29" w14:textId="77777777">
        <w:trPr>
          <w:cantSplit/>
        </w:trPr>
        <w:tc>
          <w:tcPr>
            <w:tcW w:w="3402" w:type="dxa"/>
          </w:tcPr>
          <w:p w14:paraId="2A1E669F" w14:textId="77777777" w:rsidR="00C975E4" w:rsidRDefault="00000000">
            <w:pPr>
              <w:keepNext w:val="0"/>
              <w:spacing w:after="0"/>
            </w:pPr>
            <w:r>
              <w:rPr>
                <w:sz w:val="16"/>
              </w:rPr>
              <w:t>Stabilized weights: range; effective sample size</w:t>
            </w:r>
          </w:p>
        </w:tc>
        <w:tc>
          <w:tcPr>
            <w:tcW w:w="2835" w:type="dxa"/>
          </w:tcPr>
          <w:p w14:paraId="6B53AF03" w14:textId="77777777" w:rsidR="00C975E4" w:rsidRDefault="00000000">
            <w:pPr>
              <w:keepNext w:val="0"/>
              <w:spacing w:after="0"/>
              <w:jc w:val="center"/>
            </w:pPr>
            <w:r>
              <w:rPr>
                <w:sz w:val="16"/>
              </w:rPr>
              <w:t>0.54–1.95; 113 of 123</w:t>
            </w:r>
          </w:p>
        </w:tc>
        <w:tc>
          <w:tcPr>
            <w:tcW w:w="2268" w:type="dxa"/>
          </w:tcPr>
          <w:p w14:paraId="046DEA59" w14:textId="77777777" w:rsidR="00C975E4" w:rsidRDefault="00000000">
            <w:pPr>
              <w:keepNext w:val="0"/>
              <w:spacing w:after="0"/>
              <w:jc w:val="center"/>
            </w:pPr>
            <w:r>
              <w:rPr>
                <w:sz w:val="16"/>
              </w:rPr>
              <w:t>—</w:t>
            </w:r>
          </w:p>
        </w:tc>
      </w:tr>
      <w:tr w:rsidR="00C975E4" w14:paraId="18D16057" w14:textId="77777777">
        <w:trPr>
          <w:cantSplit/>
        </w:trPr>
        <w:tc>
          <w:tcPr>
            <w:tcW w:w="3402" w:type="dxa"/>
          </w:tcPr>
          <w:p w14:paraId="0739938C" w14:textId="77777777" w:rsidR="00C975E4" w:rsidRDefault="00000000">
            <w:pPr>
              <w:keepNext w:val="0"/>
              <w:spacing w:after="0"/>
            </w:pPr>
            <w:r>
              <w:rPr>
                <w:sz w:val="16"/>
              </w:rPr>
              <w:t>Scenario: unobserved rates 20 points lower (early both) and higher (early neither), %</w:t>
            </w:r>
          </w:p>
        </w:tc>
        <w:tc>
          <w:tcPr>
            <w:tcW w:w="2835" w:type="dxa"/>
          </w:tcPr>
          <w:p w14:paraId="46DE176F" w14:textId="77777777" w:rsidR="00C975E4" w:rsidRDefault="00000000">
            <w:pPr>
              <w:keepNext w:val="0"/>
              <w:spacing w:after="0"/>
              <w:jc w:val="center"/>
            </w:pPr>
            <w:r>
              <w:rPr>
                <w:sz w:val="16"/>
              </w:rPr>
              <w:t>69.1 vs 33.2</w:t>
            </w:r>
          </w:p>
        </w:tc>
        <w:tc>
          <w:tcPr>
            <w:tcW w:w="2268" w:type="dxa"/>
          </w:tcPr>
          <w:p w14:paraId="5135D24B" w14:textId="77777777" w:rsidR="00C975E4" w:rsidRDefault="00000000">
            <w:pPr>
              <w:keepNext w:val="0"/>
              <w:spacing w:after="0"/>
              <w:jc w:val="center"/>
            </w:pPr>
            <w:r>
              <w:rPr>
                <w:sz w:val="16"/>
              </w:rPr>
              <w:t>—</w:t>
            </w:r>
          </w:p>
        </w:tc>
      </w:tr>
      <w:tr w:rsidR="00C975E4" w14:paraId="1CCC01F9" w14:textId="77777777">
        <w:trPr>
          <w:cantSplit/>
        </w:trPr>
        <w:tc>
          <w:tcPr>
            <w:tcW w:w="3402" w:type="dxa"/>
          </w:tcPr>
          <w:p w14:paraId="33699BF5" w14:textId="77777777" w:rsidR="00C975E4" w:rsidRDefault="00000000">
            <w:pPr>
              <w:keepNext w:val="0"/>
              <w:spacing w:after="0"/>
            </w:pPr>
            <w:r>
              <w:rPr>
                <w:sz w:val="16"/>
              </w:rPr>
              <w:t>Scenario: unobserved rates 40 points lower (early both) and higher (early neither), %</w:t>
            </w:r>
          </w:p>
        </w:tc>
        <w:tc>
          <w:tcPr>
            <w:tcW w:w="2835" w:type="dxa"/>
          </w:tcPr>
          <w:p w14:paraId="7590E23D" w14:textId="77777777" w:rsidR="00C975E4" w:rsidRDefault="00000000">
            <w:pPr>
              <w:keepNext w:val="0"/>
              <w:spacing w:after="0"/>
              <w:jc w:val="center"/>
            </w:pPr>
            <w:r>
              <w:rPr>
                <w:sz w:val="16"/>
              </w:rPr>
              <w:t>55.3 vs 47.5</w:t>
            </w:r>
          </w:p>
        </w:tc>
        <w:tc>
          <w:tcPr>
            <w:tcW w:w="2268" w:type="dxa"/>
          </w:tcPr>
          <w:p w14:paraId="52442F00" w14:textId="77777777" w:rsidR="00C975E4" w:rsidRDefault="00000000">
            <w:pPr>
              <w:keepNext w:val="0"/>
              <w:spacing w:after="0"/>
              <w:jc w:val="center"/>
            </w:pPr>
            <w:r>
              <w:rPr>
                <w:sz w:val="16"/>
              </w:rPr>
              <w:t>—</w:t>
            </w:r>
          </w:p>
        </w:tc>
      </w:tr>
      <w:tr w:rsidR="00C975E4" w14:paraId="2AA86949" w14:textId="77777777">
        <w:trPr>
          <w:cantSplit/>
        </w:trPr>
        <w:tc>
          <w:tcPr>
            <w:tcW w:w="3402" w:type="dxa"/>
          </w:tcPr>
          <w:p w14:paraId="5974614E" w14:textId="77777777" w:rsidR="00C975E4" w:rsidRDefault="00000000">
            <w:pPr>
              <w:keepNext w:val="0"/>
              <w:spacing w:after="0"/>
            </w:pPr>
            <w:r>
              <w:rPr>
                <w:sz w:val="16"/>
              </w:rPr>
              <w:t>Rate among unobserved early-both patients that would lower the overall rate to 50%, %</w:t>
            </w:r>
          </w:p>
        </w:tc>
        <w:tc>
          <w:tcPr>
            <w:tcW w:w="2835" w:type="dxa"/>
          </w:tcPr>
          <w:p w14:paraId="60C5E1D9" w14:textId="77777777" w:rsidR="00C975E4" w:rsidRDefault="00000000">
            <w:pPr>
              <w:keepNext w:val="0"/>
              <w:spacing w:after="0"/>
              <w:jc w:val="center"/>
            </w:pPr>
            <w:r>
              <w:rPr>
                <w:sz w:val="16"/>
              </w:rPr>
              <w:t>35.3 (observed, 82.9)</w:t>
            </w:r>
          </w:p>
        </w:tc>
        <w:tc>
          <w:tcPr>
            <w:tcW w:w="2268" w:type="dxa"/>
          </w:tcPr>
          <w:p w14:paraId="22762CFB" w14:textId="77777777" w:rsidR="00C975E4" w:rsidRDefault="00000000">
            <w:pPr>
              <w:keepNext w:val="0"/>
              <w:spacing w:after="0"/>
              <w:jc w:val="center"/>
            </w:pPr>
            <w:r>
              <w:rPr>
                <w:sz w:val="16"/>
              </w:rPr>
              <w:t>—</w:t>
            </w:r>
          </w:p>
        </w:tc>
      </w:tr>
    </w:tbl>
    <w:p w14:paraId="19DBCFAB" w14:textId="77777777" w:rsidR="00E4519B" w:rsidRDefault="00000000">
      <w:pPr>
        <w:spacing w:before="60"/>
      </w:pPr>
      <w:r>
        <w:rPr>
          <w:sz w:val="17"/>
        </w:rPr>
        <w:t xml:space="preserve">One-year</w:t>
      </w:r>
      <w:r>
        <w:rPr>
          <w:sz w:val="17"/>
        </w:rPr>
        <w:t xml:space="preserve"> </w:t>
      </w:r>
      <w:r>
        <w:rPr>
          <w:sz w:val="17"/>
        </w:rPr>
        <w:t xml:space="preserve">follow-up</w:t>
      </w:r>
      <w:r>
        <w:rPr>
          <w:sz w:val="17"/>
        </w:rPr>
        <w:t xml:space="preserve"> </w:t>
      </w:r>
      <w:r>
        <w:rPr>
          <w:sz w:val="17"/>
        </w:rPr>
        <w:t xml:space="preserve">used</w:t>
      </w:r>
      <w:r>
        <w:rPr>
          <w:sz w:val="17"/>
        </w:rPr>
        <w:t xml:space="preserve"> clinically indicated </w:t>
      </w:r>
      <w:r>
        <w:rPr>
          <w:sz w:val="17"/>
        </w:rPr>
        <w:t xml:space="preserve">TTEs</w:t>
      </w:r>
      <w:r>
        <w:rPr>
          <w:sz w:val="17"/>
        </w:rPr>
        <w:t xml:space="preserve"> </w:t>
      </w:r>
      <w:r>
        <w:rPr>
          <w:sz w:val="17"/>
        </w:rPr>
        <w:t xml:space="preserve">obtained</w:t>
      </w:r>
      <w:r>
        <w:rPr>
          <w:sz w:val="17"/>
        </w:rPr>
        <w:t xml:space="preserve"> </w:t>
      </w:r>
      <w:r>
        <w:rPr>
          <w:sz w:val="17"/>
        </w:rPr>
        <w:t xml:space="preserve">within</w:t>
      </w:r>
      <w:r>
        <w:rPr>
          <w:sz w:val="17"/>
        </w:rPr>
        <w:t xml:space="preserve"> </w:t>
      </w:r>
      <w:r>
        <w:rPr>
          <w:sz w:val="17"/>
        </w:rPr>
        <w:t xml:space="preserve">an</w:t>
      </w:r>
      <w:r>
        <w:rPr>
          <w:sz w:val="17"/>
        </w:rPr>
        <w:t xml:space="preserve"> </w:t>
      </w:r>
      <w:r>
        <w:rPr>
          <w:sz w:val="17"/>
        </w:rPr>
        <w:t xml:space="preserve">8–18-month</w:t>
      </w:r>
      <w:r>
        <w:rPr>
          <w:sz w:val="17"/>
        </w:rPr>
        <w:t xml:space="preserve"> </w:t>
      </w:r>
      <w:r>
        <w:rPr>
          <w:sz w:val="17"/>
        </w:rPr>
        <w:t xml:space="preserve">window</w:t>
      </w:r>
      <w:r>
        <w:rPr>
          <w:sz w:val="17"/>
        </w:rPr>
        <w:t xml:space="preserve"> (251 procedures; median, 12.0 months; interquartile range, 11.4–12.7). Grades at </w:t>
      </w:r>
      <w:r>
        <w:rPr>
          <w:sz w:val="17"/>
        </w:rPr>
        <w:t xml:space="preserve">1</w:t>
      </w:r>
      <w:r>
        <w:rPr>
          <w:sz w:val="17"/>
        </w:rPr>
        <w:t xml:space="preserve"> </w:t>
      </w:r>
      <w:r>
        <w:rPr>
          <w:sz w:val="17"/>
        </w:rPr>
        <w:t xml:space="preserve">year</w:t>
      </w:r>
      <w:r>
        <w:rPr>
          <w:sz w:val="17"/>
        </w:rPr>
        <w:t xml:space="preserve"> were mapped as in the main analysis, and improvement was defined relative to baseline. Availability of late TTE was modeled by logistic regression on age, sex, AF type, phenotype, baseline grade ≥2, LA and RA diameters, LVEF, SR at 1 month, 1-month improvement, and procedure year (</w:t>
      </w:r>
      <w:r>
        <w:rPr>
          <w:sz w:val="17"/>
        </w:rPr>
        <w:t xml:space="preserve">combined</w:t>
      </w:r>
      <w:r>
        <w:rPr>
          <w:sz w:val="17"/>
        </w:rPr>
        <w:t xml:space="preserve"> </w:t>
      </w:r>
      <w:r>
        <w:rPr>
          <w:sz w:val="17"/>
        </w:rPr>
        <w:t xml:space="preserve">MR/TR</w:t>
      </w:r>
      <w:r>
        <w:rPr>
          <w:sz w:val="17"/>
        </w:rPr>
        <w:t xml:space="preserve">: both baseline grades and both 1-month responses), and stabilized inverse probability weights were truncated at the 1st and 99th percentiles. B: observed LA and RA diameters at 1 month and at </w:t>
      </w:r>
      <w:r>
        <w:rPr>
          <w:sz w:val="17"/>
        </w:rPr>
        <w:t xml:space="preserve">1</w:t>
      </w:r>
      <w:r>
        <w:rPr>
          <w:sz w:val="17"/>
        </w:rPr>
        <w:t xml:space="preserve"> </w:t>
      </w:r>
      <w:r>
        <w:rPr>
          <w:sz w:val="17"/>
        </w:rPr>
        <w:t xml:space="preserve">year</w:t>
      </w:r>
      <w:r>
        <w:rPr>
          <w:sz w:val="17"/>
        </w:rPr>
        <w:t xml:space="preserve"> in series with both measurements; Welch t test. C: ORs from logistic regression of joint improvement at </w:t>
      </w:r>
      <w:r>
        <w:rPr>
          <w:sz w:val="17"/>
        </w:rPr>
        <w:t xml:space="preserve">1</w:t>
      </w:r>
      <w:r>
        <w:rPr>
          <w:sz w:val="17"/>
        </w:rPr>
        <w:t xml:space="preserve"> </w:t>
      </w:r>
      <w:r>
        <w:rPr>
          <w:sz w:val="17"/>
        </w:rPr>
        <w:t xml:space="preserve">year</w:t>
      </w:r>
      <w:r>
        <w:rPr>
          <w:sz w:val="17"/>
        </w:rPr>
        <w:t xml:space="preserve"> on the 1-month state, adjusted for baseline MR and TR grade ≥2 and AF type, with robust standard errors. Scenario analyses assumed that joint improvement at </w:t>
      </w:r>
      <w:r>
        <w:rPr>
          <w:sz w:val="17"/>
        </w:rPr>
        <w:t xml:space="preserve">1</w:t>
      </w:r>
      <w:r>
        <w:rPr>
          <w:sz w:val="17"/>
        </w:rPr>
        <w:t xml:space="preserve"> </w:t>
      </w:r>
      <w:r>
        <w:rPr>
          <w:sz w:val="17"/>
        </w:rPr>
        <w:t xml:space="preserve">year</w:t>
      </w:r>
      <w:r>
        <w:rPr>
          <w:sz w:val="17"/>
        </w:rPr>
        <w:t xml:space="preserve"> in procedures without late imaging was 20 or 40 percentage points less frequent after early joint improvement and more frequent after improvement in neither valve. Late imaging is within-cohort longitudinal follow-up, not independent validation. These analyses were post hoc. AF indicates atrial fibrillation; LA, left atrial; LVEF, left ventricular ejection fraction; MR, mitral regurgitation; OR, odds ratio; RA, right atrial; SR, sinus rhythm; TR, tricuspid regurgitation; TTE, transthoracic echocardiography.</w:t>
      </w:r>
    </w:p>
    <w:p w14:paraId="20BA84CD" w14:textId="77777777" w:rsidR="00C975E4" w:rsidRDefault="00C975E4">
      <w:pPr>
        <w:sectPr w:rsidR="00C975E4">
          <w:pgSz w:w="11906" w:h="16838"/>
          <w:pgMar w:top="1134" w:right="1134" w:bottom="1134" w:left="1134" w:header="720" w:footer="720" w:gutter="0"/>
          <w:cols w:space="720"/>
          <w:docGrid w:linePitch="360"/>
        </w:sectPr>
      </w:pPr>
    </w:p>
    <w:p w14:paraId="2E85705C" w14:textId="77777777" w:rsidR="00C975E4" w:rsidRDefault="00000000">
      <w:pPr>
        <w:keepNext/>
        <w:spacing w:after="80"/>
        <w:rPr/>
      </w:pPr>
      <w:r>
        <w:rPr>
          <w:b/>
        </w:rPr>
        <w:t xml:space="preserve">Table </w:t>
      </w:r>
      <w:r>
        <w:rPr>
          <w:b/>
        </w:rPr>
        <w:t xml:space="preserve">S</w:t>
      </w:r>
      <w:r>
        <w:rPr>
          <w:b/>
        </w:rPr>
        <w:t xml:space="preserve">11</w:t>
      </w:r>
      <w:r>
        <w:rPr>
          <w:b/>
        </w:rPr>
        <w:t xml:space="preserve">.</w:t>
      </w:r>
      <w:r>
        <w:rPr>
          <w:b/>
        </w:rPr>
        <w:t xml:space="preserve"> Paroxysmal and persistent AF analyzed separately: baseline co-occurrence, 1-month improvement, joint response, concurrent correlates, blinded re-read, and persistence</w:t>
      </w:r>
    </w:p>
    <w:tbl>
      <w:tblPr>
        <w:tblW w:w="9600" w:type="dxa"/>
        <w:tblLayout w:type="fixed"/>
        <w:tblLook w:val="04A0" w:firstRow="1" w:lastRow="0" w:firstColumn="1" w:lastColumn="0" w:noHBand="0" w:noVBand="1"/>
      </w:tblPr>
      <w:tblGrid>
        <w:gridCol w:w="4300"/>
        <w:gridCol w:w="2000"/>
        <w:gridCol w:w="2000"/>
        <w:gridCol w:w="1300"/>
      </w:tblGrid>
      <w:tr w:rsidR="00E4519B" w14:paraId="3AF4595A" w14:textId="77777777">
        <w:trPr>
          <w:cantSplit/>
          <w:tblHeader/>
        </w:trPr>
        <w:tc>
          <w:tcPr>
            <w:tcW w:w="4300" w:type="dxa"/>
            <w:tcBorders>
              <w:top w:val="single" w:sz="8" w:space="0" w:color="000000"/>
              <w:bottom w:val="single" w:sz="8" w:space="0" w:color="000000"/>
            </w:tcBorders>
          </w:tcPr>
          <w:p w14:paraId="503442A0" w14:textId="77777777" w:rsidR="00E4519B" w:rsidRDefault="00000000">
            <w:pPr>
              <w:keepNext/>
              <w:spacing w:after="0"/>
              <w:rPr/>
            </w:pPr>
            <w:r>
              <w:rPr>
                <w:b/>
                <w:sz w:val="18"/>
              </w:rPr>
              <w:t>Measure</w:t>
            </w:r>
          </w:p>
        </w:tc>
        <w:tc>
          <w:tcPr>
            <w:tcW w:w="2000" w:type="dxa"/>
            <w:tcBorders>
              <w:top w:val="single" w:sz="8" w:space="0" w:color="000000"/>
              <w:bottom w:val="single" w:sz="8" w:space="0" w:color="000000"/>
            </w:tcBorders>
          </w:tcPr>
          <w:p w14:paraId="7FECDFB8" w14:textId="77777777" w:rsidR="00E4519B" w:rsidRDefault="00000000">
            <w:pPr>
              <w:keepNext/>
              <w:spacing w:after="0"/>
              <w:rPr/>
            </w:pPr>
            <w:r>
              <w:rPr>
                <w:b/>
                <w:sz w:val="18"/>
              </w:rPr>
              <w:t>Paroxysmal AF</w:t>
            </w:r>
          </w:p>
        </w:tc>
        <w:tc>
          <w:tcPr>
            <w:tcW w:w="2000" w:type="dxa"/>
            <w:tcBorders>
              <w:top w:val="single" w:sz="8" w:space="0" w:color="000000"/>
              <w:bottom w:val="single" w:sz="8" w:space="0" w:color="000000"/>
            </w:tcBorders>
          </w:tcPr>
          <w:p w14:paraId="3D4F8FC1" w14:textId="77777777" w:rsidR="00E4519B" w:rsidRDefault="00000000">
            <w:pPr>
              <w:keepNext/>
              <w:spacing w:after="0"/>
              <w:rPr/>
            </w:pPr>
            <w:r>
              <w:rPr>
                <w:b/>
                <w:sz w:val="18"/>
              </w:rPr>
              <w:t>Persistent AF</w:t>
            </w:r>
          </w:p>
        </w:tc>
        <w:tc>
          <w:tcPr>
            <w:tcW w:w="1300" w:type="dxa"/>
            <w:tcBorders>
              <w:top w:val="single" w:sz="8" w:space="0" w:color="000000"/>
              <w:bottom w:val="single" w:sz="8" w:space="0" w:color="000000"/>
            </w:tcBorders>
          </w:tcPr>
          <w:p w14:paraId="304AA6F9" w14:textId="77777777" w:rsidR="00E4519B" w:rsidRDefault="00000000">
            <w:pPr>
              <w:keepNext/>
              <w:spacing w:after="0"/>
              <w:rPr/>
            </w:pPr>
            <w:r>
              <w:rPr>
                <w:b/>
                <w:sz w:val="18"/>
              </w:rPr>
              <w:t>P for heterogeneity</w:t>
            </w:r>
          </w:p>
        </w:tc>
      </w:tr>
      <w:tr w:rsidR="00E4519B" w14:paraId="3CB812E0" w14:textId="77777777">
        <w:trPr>
          <w:cantSplit/>
        </w:trPr>
        <w:tc>
          <w:tcPr>
            <w:tcW w:w="4300" w:type="dxa"/>
          </w:tcPr>
          <w:p w14:paraId="4B14A2B1" w14:textId="77777777" w:rsidR="00E4519B" w:rsidRDefault="00000000">
            <w:pPr>
              <w:keepNext w:val="0"/>
              <w:spacing w:after="0"/>
              <w:rPr/>
            </w:pPr>
            <w:r>
              <w:rPr>
                <w:b/>
                <w:sz w:val="18"/>
              </w:rPr>
              <w:t xml:space="preserve">A. </w:t>
            </w:r>
            <w:del w:id="92076" w:author="Claude (E30 修订)" w:date="2026-10-09T12:00:00Z">
              <w:r>
                <w:rPr>
                  <w:b/>
                  <w:sz w:val="18"/>
                </w:rPr>
                <w:delText xml:space="preserve">Baseline phenotype cohort</w:delText>
              </w:r>
            </w:del>
            <w:ins w:id="92077" w:author="Claude (E30 修订)" w:date="2026-10-09T12:00:00Z">
              <w:r>
                <w:rPr>
                  <w:b/>
                  <w:sz w:val="18"/>
                </w:rPr>
                <w:t xml:space="preserve">Baseline phenotype set</w:t>
              </w:r>
            </w:ins>
          </w:p>
        </w:tc>
        <w:tc>
          <w:tcPr>
            <w:tcW w:w="2000" w:type="dxa"/>
          </w:tcPr>
          <w:p w14:paraId="71B247B3" w14:textId="77777777" w:rsidR="00E4519B" w:rsidRDefault="00E4519B">
            <w:pPr>
              <w:keepNext w:val="0"/>
              <w:spacing w:after="0"/>
              <w:rPr/>
            </w:pPr>
          </w:p>
        </w:tc>
        <w:tc>
          <w:tcPr>
            <w:tcW w:w="2000" w:type="dxa"/>
          </w:tcPr>
          <w:p w14:paraId="5F759157" w14:textId="77777777" w:rsidR="00E4519B" w:rsidRDefault="00E4519B">
            <w:pPr>
              <w:keepNext w:val="0"/>
              <w:spacing w:after="0"/>
              <w:rPr/>
            </w:pPr>
          </w:p>
        </w:tc>
        <w:tc>
          <w:tcPr>
            <w:tcW w:w="1300" w:type="dxa"/>
          </w:tcPr>
          <w:p w14:paraId="3C55A56D" w14:textId="77777777" w:rsidR="00E4519B" w:rsidRDefault="00E4519B">
            <w:pPr>
              <w:keepNext w:val="0"/>
              <w:spacing w:after="0"/>
              <w:rPr/>
            </w:pPr>
          </w:p>
        </w:tc>
      </w:tr>
      <w:tr w:rsidR="00E4519B" w14:paraId="1776EEA1" w14:textId="77777777">
        <w:trPr>
          <w:cantSplit/>
        </w:trPr>
        <w:tc>
          <w:tcPr>
            <w:tcW w:w="4300" w:type="dxa"/>
          </w:tcPr>
          <w:p w14:paraId="7CB8F1C4" w14:textId="77777777" w:rsidR="00E4519B" w:rsidRDefault="00000000">
            <w:pPr>
              <w:keepNext w:val="0"/>
              <w:spacing w:after="0"/>
              <w:rPr/>
            </w:pPr>
            <w:r>
              <w:rPr>
                <w:sz w:val="18"/>
              </w:rPr>
              <w:t>Patients, n</w:t>
            </w:r>
          </w:p>
        </w:tc>
        <w:tc>
          <w:tcPr>
            <w:tcW w:w="2000" w:type="dxa"/>
          </w:tcPr>
          <w:p w14:paraId="5E1FD69A" w14:textId="77777777" w:rsidR="00E4519B" w:rsidRDefault="00000000">
            <w:pPr>
              <w:keepNext w:val="0"/>
              <w:spacing w:after="0"/>
              <w:rPr/>
            </w:pPr>
            <w:r>
              <w:rPr>
                <w:sz w:val="18"/>
              </w:rPr>
              <w:t xml:space="preserve">1,</w:t>
            </w:r>
            <w:del w:id="91884" w:author="Claude (E30 修订)" w:date="2026-10-09T12:00:00Z">
              <w:r>
                <w:rPr>
                  <w:sz w:val="18"/>
                </w:rPr>
                <w:delText xml:space="preserve">367</w:delText>
              </w:r>
            </w:del>
            <w:ins w:id="91885" w:author="Claude (E30 修订)" w:date="2026-10-09T12:00:00Z">
              <w:r>
                <w:rPr>
                  <w:sz w:val="18"/>
                </w:rPr>
                <w:t xml:space="preserve">848</w:t>
              </w:r>
            </w:ins>
          </w:p>
        </w:tc>
        <w:tc>
          <w:tcPr>
            <w:tcW w:w="2000" w:type="dxa"/>
          </w:tcPr>
          <w:p w14:paraId="0678A917" w14:textId="77777777" w:rsidR="00E4519B" w:rsidRDefault="00000000">
            <w:pPr>
              <w:keepNext w:val="0"/>
              <w:spacing w:after="0"/>
              <w:rPr/>
            </w:pPr>
            <w:del w:id="91886" w:author="Claude (E30 修订)" w:date="2026-10-09T12:00:00Z">
              <w:r>
                <w:rPr>
                  <w:sz w:val="18"/>
                </w:rPr>
                <w:delText xml:space="preserve">955</w:delText>
              </w:r>
            </w:del>
            <w:ins w:id="91887" w:author="Claude (E30 修订)" w:date="2026-10-09T12:00:00Z">
              <w:r>
                <w:rPr>
                  <w:sz w:val="18"/>
                </w:rPr>
                <w:t xml:space="preserve">1,197</w:t>
              </w:r>
            </w:ins>
          </w:p>
        </w:tc>
        <w:tc>
          <w:tcPr>
            <w:tcW w:w="1300" w:type="dxa"/>
          </w:tcPr>
          <w:p w14:paraId="5DFB9458" w14:textId="77777777" w:rsidR="00E4519B" w:rsidRDefault="00E4519B">
            <w:pPr>
              <w:keepNext w:val="0"/>
              <w:spacing w:after="0"/>
              <w:rPr/>
            </w:pPr>
          </w:p>
        </w:tc>
      </w:tr>
      <w:tr w:rsidR="00E4519B" w14:paraId="2624FAAA" w14:textId="77777777">
        <w:trPr>
          <w:cantSplit/>
        </w:trPr>
        <w:tc>
          <w:tcPr>
            <w:tcW w:w="4300" w:type="dxa"/>
          </w:tcPr>
          <w:p w14:paraId="48AD573A" w14:textId="77777777" w:rsidR="00E4519B" w:rsidRDefault="00000000">
            <w:pPr>
              <w:keepNext w:val="0"/>
              <w:spacing w:after="0"/>
              <w:rPr/>
            </w:pPr>
            <w:r>
              <w:rPr>
                <w:sz w:val="18"/>
              </w:rPr>
              <w:t>Both valves affected, n (%)</w:t>
            </w:r>
          </w:p>
        </w:tc>
        <w:tc>
          <w:tcPr>
            <w:tcW w:w="2000" w:type="dxa"/>
          </w:tcPr>
          <w:p w14:paraId="3CF82383" w14:textId="77777777" w:rsidR="00E4519B" w:rsidRDefault="00000000">
            <w:pPr>
              <w:keepNext w:val="0"/>
              <w:spacing w:after="0"/>
              <w:rPr/>
            </w:pPr>
            <w:del w:id="91888" w:author="Claude (E30 修订)" w:date="2026-10-09T12:00:00Z">
              <w:r>
                <w:rPr>
                  <w:sz w:val="18"/>
                </w:rPr>
                <w:delText xml:space="preserve">172</w:delText>
              </w:r>
            </w:del>
            <w:ins w:id="91889" w:author="Claude (E30 修订)" w:date="2026-10-09T12:00:00Z">
              <w:r>
                <w:rPr>
                  <w:sz w:val="18"/>
                </w:rPr>
                <w:t xml:space="preserve">215</w:t>
              </w:r>
            </w:ins>
            <w:r>
              <w:rPr>
                <w:sz w:val="18"/>
              </w:rPr>
              <w:t xml:space="preserve"> (</w:t>
            </w:r>
            <w:del w:id="91890" w:author="Claude (E30 修订)" w:date="2026-10-09T12:00:00Z">
              <w:r>
                <w:rPr>
                  <w:sz w:val="18"/>
                </w:rPr>
                <w:delText xml:space="preserve">12.6</w:delText>
              </w:r>
            </w:del>
            <w:ins w:id="91891" w:author="Claude (E30 修订)" w:date="2026-10-09T12:00:00Z">
              <w:r>
                <w:rPr>
                  <w:sz w:val="18"/>
                </w:rPr>
                <w:t xml:space="preserve">11.6</w:t>
              </w:r>
            </w:ins>
            <w:r>
              <w:rPr>
                <w:sz w:val="18"/>
              </w:rPr>
              <w:t xml:space="preserve">)</w:t>
            </w:r>
          </w:p>
        </w:tc>
        <w:tc>
          <w:tcPr>
            <w:tcW w:w="2000" w:type="dxa"/>
          </w:tcPr>
          <w:p w14:paraId="16773175" w14:textId="77777777" w:rsidR="00E4519B" w:rsidRDefault="00000000">
            <w:pPr>
              <w:keepNext w:val="0"/>
              <w:spacing w:after="0"/>
              <w:rPr/>
            </w:pPr>
            <w:del w:id="91892" w:author="Claude (E30 修订)" w:date="2026-10-09T12:00:00Z">
              <w:r>
                <w:rPr>
                  <w:sz w:val="18"/>
                </w:rPr>
                <w:delText xml:space="preserve">361</w:delText>
              </w:r>
            </w:del>
            <w:ins w:id="91893" w:author="Claude (E30 修订)" w:date="2026-10-09T12:00:00Z">
              <w:r>
                <w:rPr>
                  <w:sz w:val="18"/>
                </w:rPr>
                <w:t xml:space="preserve">448</w:t>
              </w:r>
            </w:ins>
            <w:r>
              <w:rPr>
                <w:sz w:val="18"/>
              </w:rPr>
              <w:t xml:space="preserve"> (</w:t>
            </w:r>
            <w:del w:id="91894" w:author="Claude (E30 修订)" w:date="2026-10-09T12:00:00Z">
              <w:r>
                <w:rPr>
                  <w:sz w:val="18"/>
                </w:rPr>
                <w:delText xml:space="preserve">37.8</w:delText>
              </w:r>
            </w:del>
            <w:ins w:id="91895" w:author="Claude (E30 修订)" w:date="2026-10-09T12:00:00Z">
              <w:r>
                <w:rPr>
                  <w:sz w:val="18"/>
                </w:rPr>
                <w:t xml:space="preserve">37.4</w:t>
              </w:r>
            </w:ins>
            <w:r>
              <w:rPr>
                <w:sz w:val="18"/>
              </w:rPr>
              <w:t xml:space="preserve">)</w:t>
            </w:r>
          </w:p>
        </w:tc>
        <w:tc>
          <w:tcPr>
            <w:tcW w:w="1300" w:type="dxa"/>
          </w:tcPr>
          <w:p w14:paraId="75B11950" w14:textId="77777777" w:rsidR="00E4519B" w:rsidRDefault="00E4519B">
            <w:pPr>
              <w:keepNext w:val="0"/>
              <w:spacing w:after="0"/>
              <w:rPr/>
            </w:pPr>
          </w:p>
        </w:tc>
      </w:tr>
      <w:tr w:rsidR="00E4519B" w14:paraId="7F7E5A4C" w14:textId="77777777">
        <w:trPr>
          <w:cantSplit/>
        </w:trPr>
        <w:tc>
          <w:tcPr>
            <w:tcW w:w="4300" w:type="dxa"/>
          </w:tcPr>
          <w:p w14:paraId="73B1151C" w14:textId="77777777" w:rsidR="00E4519B" w:rsidRDefault="00000000">
            <w:pPr>
              <w:keepNext w:val="0"/>
              <w:spacing w:after="0"/>
              <w:rPr/>
            </w:pPr>
            <w:r>
              <w:rPr>
                <w:sz w:val="18"/>
              </w:rPr>
              <w:t>Observed/expected co-occurrence, conditional on age and sex*</w:t>
            </w:r>
          </w:p>
        </w:tc>
        <w:tc>
          <w:tcPr>
            <w:tcW w:w="2000" w:type="dxa"/>
          </w:tcPr>
          <w:p w14:paraId="6B83CCB4" w14:textId="77777777" w:rsidR="00E4519B" w:rsidRDefault="00000000">
            <w:pPr>
              <w:keepNext w:val="0"/>
              <w:spacing w:after="0"/>
              <w:rPr/>
            </w:pPr>
            <w:del w:id="91896" w:author="Claude (E30 修订)" w:date="2026-10-09T12:00:00Z">
              <w:r>
                <w:rPr>
                  <w:sz w:val="18"/>
                </w:rPr>
                <w:delText xml:space="preserve">1.49</w:delText>
              </w:r>
            </w:del>
            <w:ins w:id="91897" w:author="Claude (E30 修订)" w:date="2026-10-09T12:00:00Z">
              <w:r>
                <w:rPr>
                  <w:sz w:val="18"/>
                </w:rPr>
                <w:t xml:space="preserve">1.56</w:t>
              </w:r>
            </w:ins>
            <w:r>
              <w:rPr>
                <w:sz w:val="18"/>
              </w:rPr>
              <w:t xml:space="preserve"> (</w:t>
            </w:r>
            <w:del w:id="91898" w:author="Claude (E30 修订)" w:date="2026-10-09T12:00:00Z">
              <w:r>
                <w:rPr>
                  <w:sz w:val="18"/>
                </w:rPr>
                <w:delText xml:space="preserve">1.38–1.63</w:delText>
              </w:r>
            </w:del>
            <w:ins w:id="91899" w:author="Claude (E30 修订)" w:date="2026-10-09T12:00:00Z">
              <w:r>
                <w:rPr>
                  <w:sz w:val="18"/>
                </w:rPr>
                <w:t xml:space="preserve">1.43–1.67</w:t>
              </w:r>
            </w:ins>
            <w:r>
              <w:rPr>
                <w:sz w:val="18"/>
              </w:rPr>
              <w:t xml:space="preserve">)</w:t>
            </w:r>
          </w:p>
        </w:tc>
        <w:tc>
          <w:tcPr>
            <w:tcW w:w="2000" w:type="dxa"/>
          </w:tcPr>
          <w:p w14:paraId="3A51070F" w14:textId="77777777" w:rsidR="00E4519B" w:rsidRDefault="00000000">
            <w:pPr>
              <w:keepNext w:val="0"/>
              <w:spacing w:after="0"/>
              <w:rPr/>
            </w:pPr>
            <w:del w:id="91900" w:author="Claude (E30 修订)" w:date="2026-10-09T12:00:00Z">
              <w:r>
                <w:rPr>
                  <w:sz w:val="18"/>
                </w:rPr>
                <w:delText xml:space="preserve">1.17</w:delText>
              </w:r>
            </w:del>
            <w:ins w:id="91901" w:author="Claude (E30 修订)" w:date="2026-10-09T12:00:00Z">
              <w:r>
                <w:rPr>
                  <w:sz w:val="18"/>
                </w:rPr>
                <w:t xml:space="preserve">1.18</w:t>
              </w:r>
            </w:ins>
            <w:r>
              <w:rPr>
                <w:sz w:val="18"/>
              </w:rPr>
              <w:t xml:space="preserve"> (</w:t>
            </w:r>
            <w:del w:id="91902" w:author="Claude (E30 修订)" w:date="2026-10-09T12:00:00Z">
              <w:r>
                <w:rPr>
                  <w:sz w:val="18"/>
                </w:rPr>
                <w:delText xml:space="preserve">1.13–1.21</w:delText>
              </w:r>
            </w:del>
            <w:ins w:id="91903" w:author="Claude (E30 修订)" w:date="2026-10-09T12:00:00Z">
              <w:r>
                <w:rPr>
                  <w:sz w:val="18"/>
                </w:rPr>
                <w:t xml:space="preserve">1.14–1.22</w:t>
              </w:r>
            </w:ins>
            <w:r>
              <w:rPr>
                <w:sz w:val="18"/>
              </w:rPr>
              <w:t xml:space="preserve">)</w:t>
            </w:r>
          </w:p>
        </w:tc>
        <w:tc>
          <w:tcPr>
            <w:tcW w:w="1300" w:type="dxa"/>
          </w:tcPr>
          <w:p w14:paraId="5188930E" w14:textId="77777777" w:rsidR="00E4519B" w:rsidRDefault="00000000">
            <w:pPr>
              <w:keepNext w:val="0"/>
              <w:spacing w:after="0"/>
              <w:rPr/>
            </w:pPr>
            <w:r>
              <w:rPr>
                <w:sz w:val="18"/>
              </w:rPr>
              <w:t>&lt;0.001</w:t>
            </w:r>
          </w:p>
        </w:tc>
      </w:tr>
      <w:tr w:rsidR="00E4519B" w14:paraId="68C0E026" w14:textId="77777777">
        <w:trPr>
          <w:cantSplit/>
        </w:trPr>
        <w:tc>
          <w:tcPr>
            <w:tcW w:w="4300" w:type="dxa"/>
          </w:tcPr>
          <w:p w14:paraId="2D5B0A20" w14:textId="77777777" w:rsidR="00E4519B" w:rsidRDefault="00000000">
            <w:pPr>
              <w:keepNext w:val="0"/>
              <w:spacing w:after="0"/>
              <w:rPr/>
            </w:pPr>
            <w:r>
              <w:rPr>
                <w:sz w:val="18"/>
              </w:rPr>
              <w:t>OR for TR given MR, adjusted for age, sex, LA, RA, LV end-diastolic diameter, and LVEF</w:t>
            </w:r>
          </w:p>
        </w:tc>
        <w:tc>
          <w:tcPr>
            <w:tcW w:w="2000" w:type="dxa"/>
          </w:tcPr>
          <w:p w14:paraId="18A0327D" w14:textId="77777777" w:rsidR="00E4519B" w:rsidRDefault="00000000">
            <w:pPr>
              <w:keepNext w:val="0"/>
              <w:spacing w:after="0"/>
              <w:rPr/>
            </w:pPr>
            <w:del w:id="91904" w:author="Claude (E30 修订)" w:date="2026-10-09T12:00:00Z">
              <w:r>
                <w:rPr>
                  <w:sz w:val="18"/>
                </w:rPr>
                <w:delText xml:space="preserve">2.58</w:delText>
              </w:r>
            </w:del>
            <w:ins w:id="91905" w:author="Claude (E30 修订)" w:date="2026-10-09T12:00:00Z">
              <w:r>
                <w:rPr>
                  <w:sz w:val="18"/>
                </w:rPr>
                <w:t xml:space="preserve">2.91</w:t>
              </w:r>
            </w:ins>
            <w:r>
              <w:rPr>
                <w:sz w:val="18"/>
              </w:rPr>
              <w:t xml:space="preserve"> (</w:t>
            </w:r>
            <w:del w:id="91906" w:author="Claude (E30 修订)" w:date="2026-10-09T12:00:00Z">
              <w:r>
                <w:rPr>
                  <w:sz w:val="18"/>
                </w:rPr>
                <w:delText xml:space="preserve">1.83–3.64</w:delText>
              </w:r>
            </w:del>
            <w:ins w:id="91907" w:author="Claude (E30 修订)" w:date="2026-10-09T12:00:00Z">
              <w:r>
                <w:rPr>
                  <w:sz w:val="18"/>
                </w:rPr>
                <w:t xml:space="preserve">2.14–3.96</w:t>
              </w:r>
            </w:ins>
            <w:r>
              <w:rPr>
                <w:sz w:val="18"/>
              </w:rPr>
              <w:t xml:space="preserve">)</w:t>
            </w:r>
          </w:p>
        </w:tc>
        <w:tc>
          <w:tcPr>
            <w:tcW w:w="2000" w:type="dxa"/>
          </w:tcPr>
          <w:p w14:paraId="54BD961D" w14:textId="77777777" w:rsidR="00E4519B" w:rsidRDefault="00000000">
            <w:pPr>
              <w:keepNext w:val="0"/>
              <w:spacing w:after="0"/>
              <w:rPr/>
            </w:pPr>
            <w:del w:id="91908" w:author="Claude (E30 修订)" w:date="2026-10-09T12:00:00Z">
              <w:r>
                <w:rPr>
                  <w:sz w:val="18"/>
                </w:rPr>
                <w:delText xml:space="preserve">2.87</w:delText>
              </w:r>
            </w:del>
            <w:ins w:id="91909" w:author="Claude (E30 修订)" w:date="2026-10-09T12:00:00Z">
              <w:r>
                <w:rPr>
                  <w:sz w:val="18"/>
                </w:rPr>
                <w:t xml:space="preserve">2.83</w:t>
              </w:r>
            </w:ins>
            <w:r>
              <w:rPr>
                <w:sz w:val="18"/>
              </w:rPr>
              <w:t xml:space="preserve"> (</w:t>
            </w:r>
            <w:del w:id="91910" w:author="Claude (E30 修订)" w:date="2026-10-09T12:00:00Z">
              <w:r>
                <w:rPr>
                  <w:sz w:val="18"/>
                </w:rPr>
                <w:delText xml:space="preserve">1.93–4.29</w:delText>
              </w:r>
            </w:del>
            <w:ins w:id="91911" w:author="Claude (E30 修订)" w:date="2026-10-09T12:00:00Z">
              <w:r>
                <w:rPr>
                  <w:sz w:val="18"/>
                </w:rPr>
                <w:t xml:space="preserve">2.00–4.01</w:t>
              </w:r>
            </w:ins>
            <w:r>
              <w:rPr>
                <w:sz w:val="18"/>
              </w:rPr>
              <w:t xml:space="preserve">)</w:t>
            </w:r>
          </w:p>
        </w:tc>
        <w:tc>
          <w:tcPr>
            <w:tcW w:w="1300" w:type="dxa"/>
          </w:tcPr>
          <w:p w14:paraId="0834B2ED" w14:textId="77777777" w:rsidR="00E4519B" w:rsidRDefault="00000000">
            <w:pPr>
              <w:keepNext w:val="0"/>
              <w:spacing w:after="0"/>
              <w:rPr/>
            </w:pPr>
            <w:del w:id="91912" w:author="Claude (E30 修订)" w:date="2026-10-09T12:00:00Z">
              <w:r>
                <w:rPr>
                  <w:sz w:val="18"/>
                </w:rPr>
                <w:delText xml:space="preserve">0.69</w:delText>
              </w:r>
            </w:del>
            <w:ins w:id="91913" w:author="Claude (E30 修订)" w:date="2026-10-09T12:00:00Z">
              <w:r>
                <w:rPr>
                  <w:sz w:val="18"/>
                </w:rPr>
                <w:t xml:space="preserve">0.91</w:t>
              </w:r>
            </w:ins>
          </w:p>
        </w:tc>
      </w:tr>
      <w:tr w:rsidR="00E4519B" w14:paraId="42EAA6BE" w14:textId="77777777">
        <w:trPr>
          <w:cantSplit/>
        </w:trPr>
        <w:tc>
          <w:tcPr>
            <w:tcW w:w="4300" w:type="dxa"/>
          </w:tcPr>
          <w:p w14:paraId="4A63F888" w14:textId="77777777" w:rsidR="00E4519B" w:rsidRDefault="00000000">
            <w:pPr>
              <w:keepNext w:val="0"/>
              <w:spacing w:after="0"/>
              <w:rPr/>
            </w:pPr>
            <w:r>
              <w:rPr>
                <w:sz w:val="18"/>
              </w:rPr>
              <w:t>LA diameter, both valves vs neither, adjusted difference, mm (95% CI)</w:t>
            </w:r>
          </w:p>
        </w:tc>
        <w:tc>
          <w:tcPr>
            <w:tcW w:w="2000" w:type="dxa"/>
          </w:tcPr>
          <w:p w14:paraId="7842545E" w14:textId="77777777" w:rsidR="00E4519B" w:rsidRDefault="00000000">
            <w:pPr>
              <w:keepNext w:val="0"/>
              <w:spacing w:after="0"/>
              <w:rPr/>
            </w:pPr>
            <w:r>
              <w:rPr>
                <w:sz w:val="18"/>
              </w:rPr>
              <w:t xml:space="preserve">+</w:t>
            </w:r>
            <w:del w:id="91914" w:author="Claude (E30 修订)" w:date="2026-10-09T12:00:00Z">
              <w:r>
                <w:rPr>
                  <w:sz w:val="18"/>
                </w:rPr>
                <w:delText xml:space="preserve">5.6</w:delText>
              </w:r>
            </w:del>
            <w:ins w:id="91915" w:author="Claude (E30 修订)" w:date="2026-10-09T12:00:00Z">
              <w:r>
                <w:rPr>
                  <w:sz w:val="18"/>
                </w:rPr>
                <w:t xml:space="preserve">5.3</w:t>
              </w:r>
            </w:ins>
            <w:r>
              <w:rPr>
                <w:sz w:val="18"/>
              </w:rPr>
              <w:t xml:space="preserve"> (</w:t>
            </w:r>
            <w:del w:id="91916" w:author="Claude (E30 修订)" w:date="2026-10-09T12:00:00Z">
              <w:r>
                <w:rPr>
                  <w:sz w:val="18"/>
                </w:rPr>
                <w:delText xml:space="preserve">4.6</w:delText>
              </w:r>
            </w:del>
            <w:ins w:id="91917" w:author="Claude (E30 修订)" w:date="2026-10-09T12:00:00Z">
              <w:r>
                <w:rPr>
                  <w:sz w:val="18"/>
                </w:rPr>
                <w:t xml:space="preserve">4.4</w:t>
              </w:r>
            </w:ins>
            <w:r>
              <w:rPr>
                <w:sz w:val="18"/>
              </w:rPr>
              <w:t xml:space="preserve"> to </w:t>
            </w:r>
            <w:del w:id="91918" w:author="Claude (E30 修订)" w:date="2026-10-09T12:00:00Z">
              <w:r>
                <w:rPr>
                  <w:sz w:val="18"/>
                </w:rPr>
                <w:delText xml:space="preserve">6.7</w:delText>
              </w:r>
            </w:del>
            <w:ins w:id="91919" w:author="Claude (E30 修订)" w:date="2026-10-09T12:00:00Z">
              <w:r>
                <w:rPr>
                  <w:sz w:val="18"/>
                </w:rPr>
                <w:t xml:space="preserve">6.2</w:t>
              </w:r>
            </w:ins>
            <w:r>
              <w:rPr>
                <w:sz w:val="18"/>
              </w:rPr>
              <w:t xml:space="preserve">)</w:t>
            </w:r>
          </w:p>
        </w:tc>
        <w:tc>
          <w:tcPr>
            <w:tcW w:w="2000" w:type="dxa"/>
          </w:tcPr>
          <w:p w14:paraId="23AB879F" w14:textId="77777777" w:rsidR="00E4519B" w:rsidRDefault="00000000">
            <w:pPr>
              <w:keepNext w:val="0"/>
              <w:spacing w:after="0"/>
              <w:rPr/>
            </w:pPr>
            <w:r>
              <w:rPr>
                <w:sz w:val="18"/>
              </w:rPr>
              <w:t xml:space="preserve">+</w:t>
            </w:r>
            <w:del w:id="91920" w:author="Claude (E30 修订)" w:date="2026-10-09T12:00:00Z">
              <w:r>
                <w:rPr>
                  <w:sz w:val="18"/>
                </w:rPr>
                <w:delText xml:space="preserve">3.3</w:delText>
              </w:r>
            </w:del>
            <w:ins w:id="91921" w:author="Claude (E30 修订)" w:date="2026-10-09T12:00:00Z">
              <w:r>
                <w:rPr>
                  <w:sz w:val="18"/>
                </w:rPr>
                <w:t xml:space="preserve">3.2</w:t>
              </w:r>
            </w:ins>
            <w:r>
              <w:rPr>
                <w:sz w:val="18"/>
              </w:rPr>
              <w:t xml:space="preserve"> (</w:t>
            </w:r>
            <w:del w:id="91922" w:author="Claude (E30 修订)" w:date="2026-10-09T12:00:00Z">
              <w:r>
                <w:rPr>
                  <w:sz w:val="18"/>
                </w:rPr>
                <w:delText xml:space="preserve">2.3</w:delText>
              </w:r>
            </w:del>
            <w:ins w:id="91923" w:author="Claude (E30 修订)" w:date="2026-10-09T12:00:00Z">
              <w:r>
                <w:rPr>
                  <w:sz w:val="18"/>
                </w:rPr>
                <w:t xml:space="preserve">2.4</w:t>
              </w:r>
            </w:ins>
            <w:r>
              <w:rPr>
                <w:sz w:val="18"/>
              </w:rPr>
              <w:t xml:space="preserve"> to </w:t>
            </w:r>
            <w:del w:id="91924" w:author="Claude (E30 修订)" w:date="2026-10-09T12:00:00Z">
              <w:r>
                <w:rPr>
                  <w:sz w:val="18"/>
                </w:rPr>
                <w:delText xml:space="preserve">4.2</w:delText>
              </w:r>
            </w:del>
            <w:ins w:id="91925" w:author="Claude (E30 修订)" w:date="2026-10-09T12:00:00Z">
              <w:r>
                <w:rPr>
                  <w:sz w:val="18"/>
                </w:rPr>
                <w:t xml:space="preserve">4.1</w:t>
              </w:r>
            </w:ins>
            <w:r>
              <w:rPr>
                <w:sz w:val="18"/>
              </w:rPr>
              <w:t xml:space="preserve">)</w:t>
            </w:r>
          </w:p>
        </w:tc>
        <w:tc>
          <w:tcPr>
            <w:tcW w:w="1300" w:type="dxa"/>
          </w:tcPr>
          <w:p w14:paraId="067EA0C7" w14:textId="77777777" w:rsidR="00E4519B" w:rsidRDefault="00000000">
            <w:pPr>
              <w:keepNext w:val="0"/>
              <w:spacing w:after="0"/>
              <w:rPr/>
            </w:pPr>
            <w:ins w:id="91926" w:author="Claude (E30 修订)" w:date="2026-10-09T12:00:00Z">
              <w:r>
                <w:rPr>
                  <w:sz w:val="18"/>
                </w:rPr>
                <w:t xml:space="preserve">&lt;</w:t>
              </w:r>
            </w:ins>
            <w:r>
              <w:rPr>
                <w:sz w:val="18"/>
              </w:rPr>
              <w:t xml:space="preserve">0.001</w:t>
            </w:r>
          </w:p>
        </w:tc>
      </w:tr>
      <w:tr w:rsidR="00E4519B" w14:paraId="006B7E2C" w14:textId="77777777">
        <w:trPr>
          <w:cantSplit/>
        </w:trPr>
        <w:tc>
          <w:tcPr>
            <w:tcW w:w="4300" w:type="dxa"/>
          </w:tcPr>
          <w:p w14:paraId="3F0BA68F" w14:textId="77777777" w:rsidR="00E4519B" w:rsidRDefault="00000000">
            <w:pPr>
              <w:keepNext w:val="0"/>
              <w:spacing w:after="0"/>
              <w:rPr/>
            </w:pPr>
            <w:r>
              <w:rPr>
                <w:sz w:val="18"/>
              </w:rPr>
              <w:t>RA diameter, both valves vs neither, adjusted difference, mm (95% CI)</w:t>
            </w:r>
          </w:p>
        </w:tc>
        <w:tc>
          <w:tcPr>
            <w:tcW w:w="2000" w:type="dxa"/>
          </w:tcPr>
          <w:p w14:paraId="3D018621" w14:textId="77777777" w:rsidR="00E4519B" w:rsidRDefault="00000000">
            <w:pPr>
              <w:keepNext w:val="0"/>
              <w:spacing w:after="0"/>
              <w:rPr/>
            </w:pPr>
            <w:r>
              <w:rPr>
                <w:sz w:val="18"/>
              </w:rPr>
              <w:t xml:space="preserve">+</w:t>
            </w:r>
            <w:del w:id="91927" w:author="Claude (E30 修订)" w:date="2026-10-09T12:00:00Z">
              <w:r>
                <w:rPr>
                  <w:sz w:val="18"/>
                </w:rPr>
                <w:delText xml:space="preserve">6.3</w:delText>
              </w:r>
            </w:del>
            <w:ins w:id="91928" w:author="Claude (E30 修订)" w:date="2026-10-09T12:00:00Z">
              <w:r>
                <w:rPr>
                  <w:sz w:val="18"/>
                </w:rPr>
                <w:t xml:space="preserve">6.4</w:t>
              </w:r>
            </w:ins>
            <w:r>
              <w:rPr>
                <w:sz w:val="18"/>
              </w:rPr>
              <w:t xml:space="preserve"> (</w:t>
            </w:r>
            <w:del w:id="91929" w:author="Claude (E30 修订)" w:date="2026-10-09T12:00:00Z">
              <w:r>
                <w:rPr>
                  <w:sz w:val="18"/>
                </w:rPr>
                <w:delText xml:space="preserve">5.2</w:delText>
              </w:r>
            </w:del>
            <w:ins w:id="91930" w:author="Claude (E30 修订)" w:date="2026-10-09T12:00:00Z">
              <w:r>
                <w:rPr>
                  <w:sz w:val="18"/>
                </w:rPr>
                <w:t xml:space="preserve">5.4</w:t>
              </w:r>
            </w:ins>
            <w:r>
              <w:rPr>
                <w:sz w:val="18"/>
              </w:rPr>
              <w:t xml:space="preserve"> to </w:t>
            </w:r>
            <w:del w:id="91931" w:author="Claude (E30 修订)" w:date="2026-10-09T12:00:00Z">
              <w:r>
                <w:rPr>
                  <w:sz w:val="18"/>
                </w:rPr>
                <w:delText xml:space="preserve">7.4</w:delText>
              </w:r>
            </w:del>
            <w:ins w:id="91932" w:author="Claude (E30 修订)" w:date="2026-10-09T12:00:00Z">
              <w:r>
                <w:rPr>
                  <w:sz w:val="18"/>
                </w:rPr>
                <w:t xml:space="preserve">7.3</w:t>
              </w:r>
            </w:ins>
            <w:r>
              <w:rPr>
                <w:sz w:val="18"/>
              </w:rPr>
              <w:t xml:space="preserve">)</w:t>
            </w:r>
          </w:p>
        </w:tc>
        <w:tc>
          <w:tcPr>
            <w:tcW w:w="2000" w:type="dxa"/>
          </w:tcPr>
          <w:p w14:paraId="7E837315" w14:textId="77777777" w:rsidR="00E4519B" w:rsidRDefault="00000000">
            <w:pPr>
              <w:keepNext w:val="0"/>
              <w:spacing w:after="0"/>
              <w:rPr/>
            </w:pPr>
            <w:r>
              <w:rPr>
                <w:sz w:val="18"/>
              </w:rPr>
              <w:t xml:space="preserve">+</w:t>
            </w:r>
            <w:del w:id="91933" w:author="Claude (E30 修订)" w:date="2026-10-09T12:00:00Z">
              <w:r>
                <w:rPr>
                  <w:sz w:val="18"/>
                </w:rPr>
                <w:delText xml:space="preserve">6.6</w:delText>
              </w:r>
            </w:del>
            <w:ins w:id="91934" w:author="Claude (E30 修订)" w:date="2026-10-09T12:00:00Z">
              <w:r>
                <w:rPr>
                  <w:sz w:val="18"/>
                </w:rPr>
                <w:t xml:space="preserve">6.3</w:t>
              </w:r>
            </w:ins>
            <w:r>
              <w:rPr>
                <w:sz w:val="18"/>
              </w:rPr>
              <w:t xml:space="preserve"> (</w:t>
            </w:r>
            <w:del w:id="91935" w:author="Claude (E30 修订)" w:date="2026-10-09T12:00:00Z">
              <w:r>
                <w:rPr>
                  <w:sz w:val="18"/>
                </w:rPr>
                <w:delText xml:space="preserve">5.5</w:delText>
              </w:r>
            </w:del>
            <w:ins w:id="91936" w:author="Claude (E30 修订)" w:date="2026-10-09T12:00:00Z">
              <w:r>
                <w:rPr>
                  <w:sz w:val="18"/>
                </w:rPr>
                <w:t xml:space="preserve">5.4</w:t>
              </w:r>
            </w:ins>
            <w:r>
              <w:rPr>
                <w:sz w:val="18"/>
              </w:rPr>
              <w:t xml:space="preserve"> to </w:t>
            </w:r>
            <w:del w:id="91937" w:author="Claude (E30 修订)" w:date="2026-10-09T12:00:00Z">
              <w:r>
                <w:rPr>
                  <w:sz w:val="18"/>
                </w:rPr>
                <w:delText xml:space="preserve">7.7</w:delText>
              </w:r>
            </w:del>
            <w:ins w:id="91938" w:author="Claude (E30 修订)" w:date="2026-10-09T12:00:00Z">
              <w:r>
                <w:rPr>
                  <w:sz w:val="18"/>
                </w:rPr>
                <w:t xml:space="preserve">7.3</w:t>
              </w:r>
            </w:ins>
            <w:r>
              <w:rPr>
                <w:sz w:val="18"/>
              </w:rPr>
              <w:t xml:space="preserve">)</w:t>
            </w:r>
          </w:p>
        </w:tc>
        <w:tc>
          <w:tcPr>
            <w:tcW w:w="1300" w:type="dxa"/>
          </w:tcPr>
          <w:p w14:paraId="13E2D754" w14:textId="77777777" w:rsidR="00E4519B" w:rsidRDefault="00000000">
            <w:pPr>
              <w:keepNext w:val="0"/>
              <w:spacing w:after="0"/>
              <w:rPr/>
            </w:pPr>
            <w:del w:id="91939" w:author="Claude (E30 修订)" w:date="2026-10-09T12:00:00Z">
              <w:r>
                <w:rPr>
                  <w:sz w:val="18"/>
                </w:rPr>
                <w:delText xml:space="preserve">0.69</w:delText>
              </w:r>
            </w:del>
            <w:ins w:id="91940" w:author="Claude (E30 修订)" w:date="2026-10-09T12:00:00Z">
              <w:r>
                <w:rPr>
                  <w:sz w:val="18"/>
                </w:rPr>
                <w:t xml:space="preserve">0.97</w:t>
              </w:r>
            </w:ins>
          </w:p>
        </w:tc>
      </w:tr>
      <w:tr w:rsidR="00E4519B" w14:paraId="2FE6F5DC" w14:textId="77777777">
        <w:trPr>
          <w:cantSplit/>
        </w:trPr>
        <w:tc>
          <w:tcPr>
            <w:tcW w:w="4300" w:type="dxa"/>
          </w:tcPr>
          <w:p w14:paraId="36D40A7E" w14:textId="77777777" w:rsidR="00E4519B" w:rsidRDefault="00000000">
            <w:pPr>
              <w:keepNext w:val="0"/>
              <w:spacing w:after="0"/>
              <w:rPr/>
            </w:pPr>
            <w:r>
              <w:rPr>
                <w:b/>
                <w:sz w:val="18"/>
              </w:rPr>
              <w:t xml:space="preserve">B. Paired </w:t>
            </w:r>
            <w:del w:id="91941" w:author="Claude (E30 修订)" w:date="2026-10-09T12:00:00Z">
              <w:r>
                <w:rPr>
                  <w:b/>
                  <w:sz w:val="18"/>
                </w:rPr>
                <w:delText xml:space="preserve">cohort</w:delText>
              </w:r>
            </w:del>
            <w:ins w:id="91942" w:author="Claude (E30 修订)" w:date="2026-10-09T12:00:00Z">
              <w:r>
                <w:rPr>
                  <w:b/>
                  <w:sz w:val="18"/>
                </w:rPr>
                <w:t xml:space="preserve">response set</w:t>
              </w:r>
            </w:ins>
            <w:r>
              <w:rPr>
                <w:b/>
                <w:sz w:val="18"/>
              </w:rPr>
              <w:t xml:space="preserve">: 1-month improvement</w:t>
            </w:r>
          </w:p>
        </w:tc>
        <w:tc>
          <w:tcPr>
            <w:tcW w:w="2000" w:type="dxa"/>
          </w:tcPr>
          <w:p w14:paraId="7FA35990" w14:textId="77777777" w:rsidR="00E4519B" w:rsidRDefault="00E4519B">
            <w:pPr>
              <w:keepNext w:val="0"/>
              <w:spacing w:after="0"/>
              <w:rPr/>
            </w:pPr>
          </w:p>
        </w:tc>
        <w:tc>
          <w:tcPr>
            <w:tcW w:w="2000" w:type="dxa"/>
          </w:tcPr>
          <w:p w14:paraId="38AFF428" w14:textId="77777777" w:rsidR="00E4519B" w:rsidRDefault="00E4519B">
            <w:pPr>
              <w:keepNext w:val="0"/>
              <w:spacing w:after="0"/>
              <w:rPr/>
            </w:pPr>
          </w:p>
        </w:tc>
        <w:tc>
          <w:tcPr>
            <w:tcW w:w="1300" w:type="dxa"/>
          </w:tcPr>
          <w:p w14:paraId="51366C56" w14:textId="77777777" w:rsidR="00E4519B" w:rsidRDefault="00E4519B">
            <w:pPr>
              <w:keepNext w:val="0"/>
              <w:spacing w:after="0"/>
              <w:rPr/>
            </w:pPr>
          </w:p>
        </w:tc>
      </w:tr>
      <w:tr w:rsidR="00E4519B" w14:paraId="4D34BC78" w14:textId="77777777">
        <w:trPr>
          <w:cantSplit/>
        </w:trPr>
        <w:tc>
          <w:tcPr>
            <w:tcW w:w="4300" w:type="dxa"/>
          </w:tcPr>
          <w:p w14:paraId="4A72D1DD" w14:textId="77777777" w:rsidR="00E4519B" w:rsidRDefault="00000000">
            <w:pPr>
              <w:keepNext w:val="0"/>
              <w:spacing w:after="0"/>
              <w:rPr/>
            </w:pPr>
            <w:r>
              <w:rPr>
                <w:sz w:val="18"/>
              </w:rPr>
              <w:t xml:space="preserve">Procedures (patients); </w:t>
            </w:r>
            <w:r>
              <w:rPr>
                <w:sz w:val="18"/>
              </w:rPr>
              <w:t xml:space="preserve">isolated</w:t>
            </w:r>
            <w:r>
              <w:rPr>
                <w:sz w:val="18"/>
              </w:rPr>
              <w:t xml:space="preserve"> </w:t>
            </w:r>
            <w:r>
              <w:rPr>
                <w:sz w:val="18"/>
              </w:rPr>
              <w:t xml:space="preserve">MR</w:t>
            </w:r>
            <w:r>
              <w:rPr>
                <w:sz w:val="18"/>
              </w:rPr>
              <w:t xml:space="preserve"> / </w:t>
            </w:r>
            <w:r>
              <w:rPr>
                <w:sz w:val="18"/>
              </w:rPr>
              <w:t xml:space="preserve">isolated TR</w:t>
            </w:r>
            <w:r>
              <w:rPr>
                <w:sz w:val="18"/>
              </w:rPr>
              <w:t xml:space="preserve"> / </w:t>
            </w:r>
            <w:r>
              <w:rPr>
                <w:sz w:val="18"/>
              </w:rPr>
              <w:t xml:space="preserve">combined MR/TR</w:t>
            </w:r>
          </w:p>
        </w:tc>
        <w:tc>
          <w:tcPr>
            <w:tcW w:w="2000" w:type="dxa"/>
          </w:tcPr>
          <w:p w14:paraId="31E9D611" w14:textId="77777777" w:rsidR="00E4519B" w:rsidRDefault="00000000">
            <w:pPr>
              <w:keepNext w:val="0"/>
              <w:spacing w:after="0"/>
              <w:rPr/>
            </w:pPr>
            <w:r>
              <w:rPr>
                <w:sz w:val="18"/>
              </w:rPr>
              <w:t>343 (341); 86 / 148 / 109</w:t>
            </w:r>
          </w:p>
        </w:tc>
        <w:tc>
          <w:tcPr>
            <w:tcW w:w="2000" w:type="dxa"/>
          </w:tcPr>
          <w:p w14:paraId="72C6084A" w14:textId="77777777" w:rsidR="00E4519B" w:rsidRDefault="00000000">
            <w:pPr>
              <w:keepNext w:val="0"/>
              <w:spacing w:after="0"/>
              <w:rPr/>
            </w:pPr>
            <w:r>
              <w:rPr>
                <w:sz w:val="18"/>
              </w:rPr>
              <w:t>501 (497); 46 / 177 / 278</w:t>
            </w:r>
          </w:p>
        </w:tc>
        <w:tc>
          <w:tcPr>
            <w:tcW w:w="1300" w:type="dxa"/>
          </w:tcPr>
          <w:p w14:paraId="3238EEFA" w14:textId="77777777" w:rsidR="00E4519B" w:rsidRDefault="00E4519B">
            <w:pPr>
              <w:keepNext w:val="0"/>
              <w:spacing w:after="0"/>
              <w:rPr/>
            </w:pPr>
          </w:p>
        </w:tc>
      </w:tr>
      <w:tr w:rsidR="00E4519B" w14:paraId="00ECDA15" w14:textId="77777777">
        <w:trPr>
          <w:cantSplit/>
        </w:trPr>
        <w:tc>
          <w:tcPr>
            <w:tcW w:w="4300" w:type="dxa"/>
          </w:tcPr>
          <w:p w14:paraId="7B2F24A7" w14:textId="77777777" w:rsidR="00E4519B" w:rsidRDefault="00000000">
            <w:pPr>
              <w:keepNext w:val="0"/>
              <w:spacing w:after="0"/>
              <w:rPr/>
            </w:pPr>
            <w:r>
              <w:rPr>
                <w:sz w:val="18"/>
              </w:rPr>
              <w:t>SR at 1 month, n (%)</w:t>
            </w:r>
          </w:p>
        </w:tc>
        <w:tc>
          <w:tcPr>
            <w:tcW w:w="2000" w:type="dxa"/>
          </w:tcPr>
          <w:p w14:paraId="5A9E0B6F" w14:textId="77777777" w:rsidR="00E4519B" w:rsidRDefault="00000000">
            <w:pPr>
              <w:keepNext w:val="0"/>
              <w:spacing w:after="0"/>
              <w:rPr/>
            </w:pPr>
            <w:r>
              <w:rPr>
                <w:sz w:val="18"/>
              </w:rPr>
              <w:t>311 (90.7)</w:t>
            </w:r>
          </w:p>
        </w:tc>
        <w:tc>
          <w:tcPr>
            <w:tcW w:w="2000" w:type="dxa"/>
          </w:tcPr>
          <w:p w14:paraId="7C298965" w14:textId="77777777" w:rsidR="00E4519B" w:rsidRDefault="00000000">
            <w:pPr>
              <w:keepNext w:val="0"/>
              <w:spacing w:after="0"/>
              <w:rPr/>
            </w:pPr>
            <w:r>
              <w:rPr>
                <w:sz w:val="18"/>
              </w:rPr>
              <w:t>335 (66.9)</w:t>
            </w:r>
          </w:p>
        </w:tc>
        <w:tc>
          <w:tcPr>
            <w:tcW w:w="1300" w:type="dxa"/>
          </w:tcPr>
          <w:p w14:paraId="6088F35B" w14:textId="77777777" w:rsidR="00E4519B" w:rsidRDefault="00E4519B">
            <w:pPr>
              <w:keepNext w:val="0"/>
              <w:spacing w:after="0"/>
              <w:rPr/>
            </w:pPr>
          </w:p>
        </w:tc>
      </w:tr>
      <w:tr w:rsidR="00E4519B" w14:paraId="7A34137E" w14:textId="77777777">
        <w:trPr>
          <w:cantSplit/>
        </w:trPr>
        <w:tc>
          <w:tcPr>
            <w:tcW w:w="4300" w:type="dxa"/>
          </w:tcPr>
          <w:p w14:paraId="1976F9F3" w14:textId="77777777" w:rsidR="00E4519B" w:rsidRDefault="00000000">
            <w:pPr>
              <w:keepNext w:val="0"/>
              <w:spacing w:after="0"/>
              <w:rPr/>
            </w:pPr>
            <w:r>
              <w:rPr>
                <w:sz w:val="18"/>
              </w:rPr>
              <w:t>MR improved, n/N (%)</w:t>
            </w:r>
          </w:p>
        </w:tc>
        <w:tc>
          <w:tcPr>
            <w:tcW w:w="2000" w:type="dxa"/>
          </w:tcPr>
          <w:p w14:paraId="045F9A1A" w14:textId="77777777" w:rsidR="00E4519B" w:rsidRDefault="00000000">
            <w:pPr>
              <w:keepNext w:val="0"/>
              <w:spacing w:after="0"/>
              <w:rPr/>
            </w:pPr>
            <w:r>
              <w:rPr>
                <w:sz w:val="18"/>
              </w:rPr>
              <w:t>93/195 (47.7)</w:t>
            </w:r>
          </w:p>
        </w:tc>
        <w:tc>
          <w:tcPr>
            <w:tcW w:w="2000" w:type="dxa"/>
          </w:tcPr>
          <w:p w14:paraId="62A7869C" w14:textId="77777777" w:rsidR="00E4519B" w:rsidRDefault="00000000">
            <w:pPr>
              <w:keepNext w:val="0"/>
              <w:spacing w:after="0"/>
              <w:rPr/>
            </w:pPr>
            <w:r>
              <w:rPr>
                <w:sz w:val="18"/>
              </w:rPr>
              <w:t>152/324 (46.9)</w:t>
            </w:r>
          </w:p>
        </w:tc>
        <w:tc>
          <w:tcPr>
            <w:tcW w:w="1300" w:type="dxa"/>
          </w:tcPr>
          <w:p w14:paraId="4FE408D8" w14:textId="77777777" w:rsidR="00E4519B" w:rsidRDefault="00E4519B">
            <w:pPr>
              <w:keepNext w:val="0"/>
              <w:spacing w:after="0"/>
              <w:rPr/>
            </w:pPr>
          </w:p>
        </w:tc>
      </w:tr>
      <w:tr w:rsidR="00E4519B" w14:paraId="73078157" w14:textId="77777777">
        <w:trPr>
          <w:cantSplit/>
        </w:trPr>
        <w:tc>
          <w:tcPr>
            <w:tcW w:w="4300" w:type="dxa"/>
          </w:tcPr>
          <w:p w14:paraId="3ADCBE7D" w14:textId="77777777" w:rsidR="00E4519B" w:rsidRDefault="00000000">
            <w:pPr>
              <w:keepNext w:val="0"/>
              <w:spacing w:after="0"/>
              <w:rPr/>
            </w:pPr>
            <w:r>
              <w:rPr>
                <w:sz w:val="18"/>
              </w:rPr>
              <w:t>TR improved, n/N (%)</w:t>
            </w:r>
          </w:p>
        </w:tc>
        <w:tc>
          <w:tcPr>
            <w:tcW w:w="2000" w:type="dxa"/>
          </w:tcPr>
          <w:p w14:paraId="418482AC" w14:textId="77777777" w:rsidR="00E4519B" w:rsidRDefault="00000000">
            <w:pPr>
              <w:keepNext w:val="0"/>
              <w:spacing w:after="0"/>
              <w:rPr/>
            </w:pPr>
            <w:r>
              <w:rPr>
                <w:sz w:val="18"/>
              </w:rPr>
              <w:t>125/257 (48.6)</w:t>
            </w:r>
          </w:p>
        </w:tc>
        <w:tc>
          <w:tcPr>
            <w:tcW w:w="2000" w:type="dxa"/>
          </w:tcPr>
          <w:p w14:paraId="1395E258" w14:textId="77777777" w:rsidR="00E4519B" w:rsidRDefault="00000000">
            <w:pPr>
              <w:keepNext w:val="0"/>
              <w:spacing w:after="0"/>
              <w:rPr/>
            </w:pPr>
            <w:r>
              <w:rPr>
                <w:sz w:val="18"/>
              </w:rPr>
              <w:t>250/455 (54.9)</w:t>
            </w:r>
          </w:p>
        </w:tc>
        <w:tc>
          <w:tcPr>
            <w:tcW w:w="1300" w:type="dxa"/>
          </w:tcPr>
          <w:p w14:paraId="781905FC" w14:textId="77777777" w:rsidR="00E4519B" w:rsidRDefault="00E4519B">
            <w:pPr>
              <w:keepNext w:val="0"/>
              <w:spacing w:after="0"/>
              <w:rPr/>
            </w:pPr>
          </w:p>
        </w:tc>
      </w:tr>
      <w:tr w:rsidR="00E4519B" w14:paraId="0E66C27D" w14:textId="77777777">
        <w:trPr>
          <w:cantSplit/>
        </w:trPr>
        <w:tc>
          <w:tcPr>
            <w:tcW w:w="4300" w:type="dxa"/>
          </w:tcPr>
          <w:p w14:paraId="01F9DCEC" w14:textId="77777777" w:rsidR="00E4519B" w:rsidRDefault="00000000">
            <w:pPr>
              <w:keepNext w:val="0"/>
              <w:spacing w:after="0"/>
              <w:rPr/>
            </w:pPr>
            <w:r>
              <w:rPr>
                <w:sz w:val="18"/>
              </w:rPr>
              <w:t>AR improved (negative control), n/N (%)</w:t>
            </w:r>
          </w:p>
        </w:tc>
        <w:tc>
          <w:tcPr>
            <w:tcW w:w="2000" w:type="dxa"/>
          </w:tcPr>
          <w:p w14:paraId="699CF604" w14:textId="77777777" w:rsidR="00E4519B" w:rsidRDefault="00000000">
            <w:pPr>
              <w:keepNext w:val="0"/>
              <w:spacing w:after="0"/>
              <w:rPr/>
            </w:pPr>
            <w:r>
              <w:rPr>
                <w:sz w:val="18"/>
              </w:rPr>
              <w:t>7/64 (10.9)</w:t>
            </w:r>
          </w:p>
        </w:tc>
        <w:tc>
          <w:tcPr>
            <w:tcW w:w="2000" w:type="dxa"/>
          </w:tcPr>
          <w:p w14:paraId="4596DEB5" w14:textId="77777777" w:rsidR="00E4519B" w:rsidRDefault="00000000">
            <w:pPr>
              <w:keepNext w:val="0"/>
              <w:spacing w:after="0"/>
              <w:rPr/>
            </w:pPr>
            <w:r>
              <w:rPr>
                <w:sz w:val="18"/>
              </w:rPr>
              <w:t>4/85 (4.7)</w:t>
            </w:r>
          </w:p>
        </w:tc>
        <w:tc>
          <w:tcPr>
            <w:tcW w:w="1300" w:type="dxa"/>
          </w:tcPr>
          <w:p w14:paraId="47EA9BC5" w14:textId="77777777" w:rsidR="00E4519B" w:rsidRDefault="00E4519B">
            <w:pPr>
              <w:keepNext w:val="0"/>
              <w:spacing w:after="0"/>
              <w:rPr/>
            </w:pPr>
          </w:p>
        </w:tc>
      </w:tr>
      <w:tr w:rsidR="00E4519B" w14:paraId="583DD636" w14:textId="77777777">
        <w:trPr>
          <w:cantSplit/>
        </w:trPr>
        <w:tc>
          <w:tcPr>
            <w:tcW w:w="4300" w:type="dxa"/>
          </w:tcPr>
          <w:p w14:paraId="173FFACC" w14:textId="77777777" w:rsidR="00E4519B" w:rsidRDefault="00000000">
            <w:pPr>
              <w:keepNext w:val="0"/>
              <w:spacing w:after="0"/>
              <w:rPr/>
            </w:pPr>
            <w:r>
              <w:rPr>
                <w:sz w:val="18"/>
              </w:rPr>
              <w:t>MR: isolated vs combined, adjusted OR (95% CI)†</w:t>
            </w:r>
          </w:p>
        </w:tc>
        <w:tc>
          <w:tcPr>
            <w:tcW w:w="2000" w:type="dxa"/>
          </w:tcPr>
          <w:p w14:paraId="0C851F3B" w14:textId="77777777" w:rsidR="00E4519B" w:rsidRDefault="00000000">
            <w:pPr>
              <w:keepNext w:val="0"/>
              <w:spacing w:after="0"/>
              <w:rPr/>
            </w:pPr>
            <w:r>
              <w:rPr>
                <w:sz w:val="18"/>
              </w:rPr>
              <w:t>0.98 (0.48–1.99)</w:t>
            </w:r>
          </w:p>
        </w:tc>
        <w:tc>
          <w:tcPr>
            <w:tcW w:w="2000" w:type="dxa"/>
          </w:tcPr>
          <w:p w14:paraId="6A0BD9F8" w14:textId="77777777" w:rsidR="00E4519B" w:rsidRDefault="00000000">
            <w:pPr>
              <w:keepNext w:val="0"/>
              <w:spacing w:after="0"/>
              <w:rPr/>
            </w:pPr>
            <w:r>
              <w:rPr>
                <w:sz w:val="18"/>
              </w:rPr>
              <w:t>0.77 (0.38–1.55)</w:t>
            </w:r>
          </w:p>
        </w:tc>
        <w:tc>
          <w:tcPr>
            <w:tcW w:w="1300" w:type="dxa"/>
          </w:tcPr>
          <w:p w14:paraId="63B6007E" w14:textId="77777777" w:rsidR="00E4519B" w:rsidRDefault="00000000">
            <w:pPr>
              <w:keepNext w:val="0"/>
              <w:spacing w:after="0"/>
              <w:rPr/>
            </w:pPr>
            <w:r>
              <w:rPr>
                <w:sz w:val="18"/>
              </w:rPr>
              <w:t>0.64</w:t>
            </w:r>
          </w:p>
        </w:tc>
      </w:tr>
      <w:tr w:rsidR="00E4519B" w14:paraId="2BCEB924" w14:textId="77777777">
        <w:trPr>
          <w:cantSplit/>
        </w:trPr>
        <w:tc>
          <w:tcPr>
            <w:tcW w:w="4300" w:type="dxa"/>
          </w:tcPr>
          <w:p w14:paraId="574FB9CC" w14:textId="77777777" w:rsidR="00E4519B" w:rsidRDefault="00000000">
            <w:pPr>
              <w:keepNext w:val="0"/>
              <w:spacing w:after="0"/>
              <w:rPr/>
            </w:pPr>
            <w:r>
              <w:rPr>
                <w:sz w:val="18"/>
              </w:rPr>
              <w:t>TR: isolated vs combined, adjusted OR (95% CI)†</w:t>
            </w:r>
          </w:p>
        </w:tc>
        <w:tc>
          <w:tcPr>
            <w:tcW w:w="2000" w:type="dxa"/>
          </w:tcPr>
          <w:p w14:paraId="28979B55" w14:textId="77777777" w:rsidR="00E4519B" w:rsidRDefault="00000000">
            <w:pPr>
              <w:keepNext w:val="0"/>
              <w:spacing w:after="0"/>
              <w:rPr/>
            </w:pPr>
            <w:r>
              <w:rPr>
                <w:sz w:val="18"/>
              </w:rPr>
              <w:t>1.00 (0.53–1.87)</w:t>
            </w:r>
          </w:p>
        </w:tc>
        <w:tc>
          <w:tcPr>
            <w:tcW w:w="2000" w:type="dxa"/>
          </w:tcPr>
          <w:p w14:paraId="5B2EC5A6" w14:textId="77777777" w:rsidR="00E4519B" w:rsidRDefault="00000000">
            <w:pPr>
              <w:keepNext w:val="0"/>
              <w:spacing w:after="0"/>
              <w:rPr/>
            </w:pPr>
            <w:r>
              <w:rPr>
                <w:sz w:val="18"/>
              </w:rPr>
              <w:t>0.91 (0.58–1.41)</w:t>
            </w:r>
          </w:p>
        </w:tc>
        <w:tc>
          <w:tcPr>
            <w:tcW w:w="1300" w:type="dxa"/>
          </w:tcPr>
          <w:p w14:paraId="2C614CDE" w14:textId="77777777" w:rsidR="00E4519B" w:rsidRDefault="00000000">
            <w:pPr>
              <w:keepNext w:val="0"/>
              <w:spacing w:after="0"/>
              <w:rPr/>
            </w:pPr>
            <w:r>
              <w:rPr>
                <w:sz w:val="18"/>
              </w:rPr>
              <w:t>0.80</w:t>
            </w:r>
          </w:p>
        </w:tc>
      </w:tr>
      <w:tr w:rsidR="00E4519B" w14:paraId="2377B26A" w14:textId="77777777">
        <w:trPr>
          <w:cantSplit/>
        </w:trPr>
        <w:tc>
          <w:tcPr>
            <w:tcW w:w="4300" w:type="dxa"/>
          </w:tcPr>
          <w:p w14:paraId="34A16169" w14:textId="77777777" w:rsidR="00E4519B" w:rsidRDefault="00000000">
            <w:pPr>
              <w:keepNext w:val="0"/>
              <w:spacing w:after="0"/>
              <w:rPr/>
            </w:pPr>
            <w:r>
              <w:rPr>
                <w:b/>
                <w:sz w:val="18"/>
              </w:rPr>
              <w:t xml:space="preserve">C. </w:t>
            </w:r>
            <w:r>
              <w:rPr>
                <w:b/>
                <w:sz w:val="18"/>
              </w:rPr>
              <w:t xml:space="preserve">combined</w:t>
            </w:r>
            <w:r>
              <w:rPr>
                <w:b/>
                <w:sz w:val="18"/>
              </w:rPr>
              <w:t xml:space="preserve"> </w:t>
            </w:r>
            <w:r>
              <w:rPr>
                <w:b/>
                <w:sz w:val="18"/>
              </w:rPr>
              <w:t xml:space="preserve">MR/TR</w:t>
            </w:r>
            <w:r>
              <w:rPr>
                <w:b/>
                <w:sz w:val="18"/>
              </w:rPr>
              <w:t xml:space="preserve">: joint response</w:t>
            </w:r>
          </w:p>
        </w:tc>
        <w:tc>
          <w:tcPr>
            <w:tcW w:w="2000" w:type="dxa"/>
          </w:tcPr>
          <w:p w14:paraId="2E22CFFD" w14:textId="77777777" w:rsidR="00E4519B" w:rsidRDefault="00E4519B">
            <w:pPr>
              <w:keepNext w:val="0"/>
              <w:spacing w:after="0"/>
              <w:rPr/>
            </w:pPr>
          </w:p>
        </w:tc>
        <w:tc>
          <w:tcPr>
            <w:tcW w:w="2000" w:type="dxa"/>
          </w:tcPr>
          <w:p w14:paraId="0891E465" w14:textId="77777777" w:rsidR="00E4519B" w:rsidRDefault="00E4519B">
            <w:pPr>
              <w:keepNext w:val="0"/>
              <w:spacing w:after="0"/>
              <w:rPr/>
            </w:pPr>
          </w:p>
        </w:tc>
        <w:tc>
          <w:tcPr>
            <w:tcW w:w="1300" w:type="dxa"/>
          </w:tcPr>
          <w:p w14:paraId="5FF3B51B" w14:textId="77777777" w:rsidR="00E4519B" w:rsidRDefault="00E4519B">
            <w:pPr>
              <w:keepNext w:val="0"/>
              <w:spacing w:after="0"/>
              <w:rPr/>
            </w:pPr>
          </w:p>
        </w:tc>
      </w:tr>
      <w:tr w:rsidR="00E4519B" w14:paraId="630E2CFE" w14:textId="77777777">
        <w:trPr>
          <w:cantSplit/>
        </w:trPr>
        <w:tc>
          <w:tcPr>
            <w:tcW w:w="4300" w:type="dxa"/>
          </w:tcPr>
          <w:p w14:paraId="42044BAC" w14:textId="77777777" w:rsidR="00E4519B" w:rsidRDefault="00000000">
            <w:pPr>
              <w:keepNext w:val="0"/>
              <w:spacing w:after="0"/>
              <w:rPr/>
            </w:pPr>
            <w:r>
              <w:rPr>
                <w:sz w:val="18"/>
              </w:rPr>
              <w:t>Both / TR only / MR only / neither, n</w:t>
            </w:r>
          </w:p>
        </w:tc>
        <w:tc>
          <w:tcPr>
            <w:tcW w:w="2000" w:type="dxa"/>
          </w:tcPr>
          <w:p w14:paraId="39D7E40B" w14:textId="77777777" w:rsidR="00E4519B" w:rsidRDefault="00000000">
            <w:pPr>
              <w:keepNext w:val="0"/>
              <w:spacing w:after="0"/>
              <w:rPr/>
            </w:pPr>
            <w:r>
              <w:rPr>
                <w:sz w:val="18"/>
              </w:rPr>
              <w:t>35 / 20 / 17 / 37</w:t>
            </w:r>
          </w:p>
        </w:tc>
        <w:tc>
          <w:tcPr>
            <w:tcW w:w="2000" w:type="dxa"/>
          </w:tcPr>
          <w:p w14:paraId="2A545CAE" w14:textId="77777777" w:rsidR="00E4519B" w:rsidRDefault="00000000">
            <w:pPr>
              <w:keepNext w:val="0"/>
              <w:spacing w:after="0"/>
              <w:rPr/>
            </w:pPr>
            <w:r>
              <w:rPr>
                <w:sz w:val="18"/>
              </w:rPr>
              <w:t>98 / 55 / 32 / 93</w:t>
            </w:r>
          </w:p>
        </w:tc>
        <w:tc>
          <w:tcPr>
            <w:tcW w:w="1300" w:type="dxa"/>
          </w:tcPr>
          <w:p w14:paraId="01743B28" w14:textId="77777777" w:rsidR="00E4519B" w:rsidRDefault="00E4519B">
            <w:pPr>
              <w:keepNext w:val="0"/>
              <w:spacing w:after="0"/>
              <w:rPr/>
            </w:pPr>
          </w:p>
        </w:tc>
      </w:tr>
      <w:tr w:rsidR="00E4519B" w14:paraId="1B8FBBEA" w14:textId="77777777">
        <w:trPr>
          <w:cantSplit/>
        </w:trPr>
        <w:tc>
          <w:tcPr>
            <w:tcW w:w="4300" w:type="dxa"/>
          </w:tcPr>
          <w:p w14:paraId="31E106B5" w14:textId="77777777" w:rsidR="00E4519B" w:rsidRDefault="00000000">
            <w:pPr>
              <w:keepNext w:val="0"/>
              <w:spacing w:after="0"/>
              <w:rPr/>
            </w:pPr>
            <w:r>
              <w:rPr>
                <w:sz w:val="18"/>
              </w:rPr>
              <w:t>TR improved with / without MR improvement, %</w:t>
            </w:r>
          </w:p>
        </w:tc>
        <w:tc>
          <w:tcPr>
            <w:tcW w:w="2000" w:type="dxa"/>
          </w:tcPr>
          <w:p w14:paraId="20CB2B6B" w14:textId="77777777" w:rsidR="00E4519B" w:rsidRDefault="00000000">
            <w:pPr>
              <w:keepNext w:val="0"/>
              <w:spacing w:after="0"/>
              <w:rPr/>
            </w:pPr>
            <w:r>
              <w:rPr>
                <w:sz w:val="18"/>
              </w:rPr>
              <w:t>67.3 / 35.1</w:t>
            </w:r>
          </w:p>
        </w:tc>
        <w:tc>
          <w:tcPr>
            <w:tcW w:w="2000" w:type="dxa"/>
          </w:tcPr>
          <w:p w14:paraId="2D4D5D4C" w14:textId="77777777" w:rsidR="00E4519B" w:rsidRDefault="00000000">
            <w:pPr>
              <w:keepNext w:val="0"/>
              <w:spacing w:after="0"/>
              <w:rPr/>
            </w:pPr>
            <w:r>
              <w:rPr>
                <w:sz w:val="18"/>
              </w:rPr>
              <w:t>75.4 / 37.2</w:t>
            </w:r>
          </w:p>
        </w:tc>
        <w:tc>
          <w:tcPr>
            <w:tcW w:w="1300" w:type="dxa"/>
          </w:tcPr>
          <w:p w14:paraId="0C00F3A5" w14:textId="77777777" w:rsidR="00E4519B" w:rsidRDefault="00E4519B">
            <w:pPr>
              <w:keepNext w:val="0"/>
              <w:spacing w:after="0"/>
              <w:rPr/>
            </w:pPr>
          </w:p>
        </w:tc>
      </w:tr>
      <w:tr w:rsidR="00E4519B" w14:paraId="6BD71C98" w14:textId="77777777">
        <w:trPr>
          <w:cantSplit/>
        </w:trPr>
        <w:tc>
          <w:tcPr>
            <w:tcW w:w="4300" w:type="dxa"/>
          </w:tcPr>
          <w:p w14:paraId="7428B19C" w14:textId="77777777" w:rsidR="00E4519B" w:rsidRDefault="00000000">
            <w:pPr>
              <w:keepNext w:val="0"/>
              <w:spacing w:after="0"/>
              <w:rPr/>
            </w:pPr>
            <w:r>
              <w:rPr>
                <w:sz w:val="18"/>
              </w:rPr>
              <w:t>Both improved, expected if independent, %</w:t>
            </w:r>
          </w:p>
        </w:tc>
        <w:tc>
          <w:tcPr>
            <w:tcW w:w="2000" w:type="dxa"/>
          </w:tcPr>
          <w:p w14:paraId="583290F3" w14:textId="77777777" w:rsidR="00E4519B" w:rsidRDefault="00000000">
            <w:pPr>
              <w:keepNext w:val="0"/>
              <w:spacing w:after="0"/>
              <w:rPr/>
            </w:pPr>
            <w:r>
              <w:rPr>
                <w:sz w:val="18"/>
              </w:rPr>
              <w:t>24.1</w:t>
            </w:r>
          </w:p>
        </w:tc>
        <w:tc>
          <w:tcPr>
            <w:tcW w:w="2000" w:type="dxa"/>
          </w:tcPr>
          <w:p w14:paraId="26EFAE0B" w14:textId="77777777" w:rsidR="00E4519B" w:rsidRDefault="00000000">
            <w:pPr>
              <w:keepNext w:val="0"/>
              <w:spacing w:after="0"/>
              <w:rPr/>
            </w:pPr>
            <w:r>
              <w:rPr>
                <w:sz w:val="18"/>
              </w:rPr>
              <w:t>25.7</w:t>
            </w:r>
          </w:p>
        </w:tc>
        <w:tc>
          <w:tcPr>
            <w:tcW w:w="1300" w:type="dxa"/>
          </w:tcPr>
          <w:p w14:paraId="53F4A7D3" w14:textId="77777777" w:rsidR="00E4519B" w:rsidRDefault="00E4519B">
            <w:pPr>
              <w:keepNext w:val="0"/>
              <w:spacing w:after="0"/>
              <w:rPr/>
            </w:pPr>
          </w:p>
        </w:tc>
      </w:tr>
      <w:tr w:rsidR="00E4519B" w14:paraId="4A7C4D56" w14:textId="77777777">
        <w:trPr>
          <w:cantSplit/>
        </w:trPr>
        <w:tc>
          <w:tcPr>
            <w:tcW w:w="4300" w:type="dxa"/>
          </w:tcPr>
          <w:p w14:paraId="3670F658" w14:textId="77777777" w:rsidR="00E4519B" w:rsidRDefault="00000000">
            <w:pPr>
              <w:keepNext w:val="0"/>
              <w:spacing w:after="0"/>
              <w:rPr/>
            </w:pPr>
            <w:r>
              <w:rPr>
                <w:sz w:val="18"/>
              </w:rPr>
              <w:t>Observed/expected (95% CI)</w:t>
            </w:r>
          </w:p>
        </w:tc>
        <w:tc>
          <w:tcPr>
            <w:tcW w:w="2000" w:type="dxa"/>
          </w:tcPr>
          <w:p w14:paraId="26A762DD" w14:textId="77777777" w:rsidR="00E4519B" w:rsidRDefault="00000000">
            <w:pPr>
              <w:keepNext w:val="0"/>
              <w:spacing w:after="0"/>
              <w:rPr/>
            </w:pPr>
            <w:r>
              <w:rPr>
                <w:sz w:val="18"/>
              </w:rPr>
              <w:t>1.33 (1.14–1.58)</w:t>
            </w:r>
          </w:p>
        </w:tc>
        <w:tc>
          <w:tcPr>
            <w:tcW w:w="2000" w:type="dxa"/>
          </w:tcPr>
          <w:p w14:paraId="7E888A67" w14:textId="77777777" w:rsidR="00E4519B" w:rsidRDefault="00000000">
            <w:pPr>
              <w:keepNext w:val="0"/>
              <w:spacing w:after="0"/>
              <w:rPr/>
            </w:pPr>
            <w:r>
              <w:rPr>
                <w:sz w:val="18"/>
              </w:rPr>
              <w:t>1.37 (1.25–1.51)</w:t>
            </w:r>
          </w:p>
        </w:tc>
        <w:tc>
          <w:tcPr>
            <w:tcW w:w="1300" w:type="dxa"/>
          </w:tcPr>
          <w:p w14:paraId="5732949E" w14:textId="77777777" w:rsidR="00E4519B" w:rsidRDefault="00000000">
            <w:pPr>
              <w:keepNext w:val="0"/>
              <w:spacing w:after="0"/>
              <w:rPr/>
            </w:pPr>
            <w:r>
              <w:rPr>
                <w:sz w:val="18"/>
              </w:rPr>
              <w:t>0.78</w:t>
            </w:r>
          </w:p>
        </w:tc>
      </w:tr>
      <w:tr w:rsidR="00E4519B" w14:paraId="2553B9DC" w14:textId="77777777">
        <w:trPr>
          <w:cantSplit/>
        </w:trPr>
        <w:tc>
          <w:tcPr>
            <w:tcW w:w="4300" w:type="dxa"/>
          </w:tcPr>
          <w:p w14:paraId="1DAFB137" w14:textId="77777777" w:rsidR="00E4519B" w:rsidRDefault="00000000">
            <w:pPr>
              <w:keepNext w:val="0"/>
              <w:spacing w:after="0"/>
              <w:rPr/>
            </w:pPr>
            <w:r>
              <w:rPr>
                <w:sz w:val="18"/>
              </w:rPr>
              <w:t>Observed/expected, stratified by baseline grades (95% CI)</w:t>
            </w:r>
          </w:p>
        </w:tc>
        <w:tc>
          <w:tcPr>
            <w:tcW w:w="2000" w:type="dxa"/>
          </w:tcPr>
          <w:p w14:paraId="782E3DB4" w14:textId="77777777" w:rsidR="00E4519B" w:rsidRDefault="00000000">
            <w:pPr>
              <w:keepNext w:val="0"/>
              <w:spacing w:after="0"/>
              <w:rPr/>
            </w:pPr>
            <w:r>
              <w:rPr>
                <w:sz w:val="18"/>
              </w:rPr>
              <w:t>1.33 (1.14–1.53)</w:t>
            </w:r>
          </w:p>
        </w:tc>
        <w:tc>
          <w:tcPr>
            <w:tcW w:w="2000" w:type="dxa"/>
          </w:tcPr>
          <w:p w14:paraId="21022179" w14:textId="77777777" w:rsidR="00E4519B" w:rsidRDefault="00000000">
            <w:pPr>
              <w:keepNext w:val="0"/>
              <w:spacing w:after="0"/>
              <w:rPr/>
            </w:pPr>
            <w:r>
              <w:rPr>
                <w:sz w:val="18"/>
              </w:rPr>
              <w:t>1.36 (1.23–1.48)</w:t>
            </w:r>
          </w:p>
        </w:tc>
        <w:tc>
          <w:tcPr>
            <w:tcW w:w="1300" w:type="dxa"/>
          </w:tcPr>
          <w:p w14:paraId="69CAD4D4" w14:textId="77777777" w:rsidR="00E4519B" w:rsidRDefault="00000000">
            <w:pPr>
              <w:keepNext w:val="0"/>
              <w:spacing w:after="0"/>
              <w:rPr/>
            </w:pPr>
            <w:r>
              <w:rPr>
                <w:sz w:val="18"/>
              </w:rPr>
              <w:t>0.83</w:t>
            </w:r>
          </w:p>
        </w:tc>
      </w:tr>
      <w:tr w:rsidR="00E4519B" w14:paraId="75DECA06" w14:textId="77777777">
        <w:trPr>
          <w:cantSplit/>
        </w:trPr>
        <w:tc>
          <w:tcPr>
            <w:tcW w:w="4300" w:type="dxa"/>
          </w:tcPr>
          <w:p w14:paraId="180DF588" w14:textId="77777777" w:rsidR="00E4519B" w:rsidRDefault="00000000">
            <w:pPr>
              <w:keepNext w:val="0"/>
              <w:spacing w:after="0"/>
              <w:rPr/>
            </w:pPr>
            <w:r>
              <w:rPr>
                <w:sz w:val="18"/>
              </w:rPr>
              <w:t>OR, MR vs TR improvement (95% CI)</w:t>
            </w:r>
          </w:p>
        </w:tc>
        <w:tc>
          <w:tcPr>
            <w:tcW w:w="2000" w:type="dxa"/>
          </w:tcPr>
          <w:p w14:paraId="6A911641" w14:textId="77777777" w:rsidR="00E4519B" w:rsidRDefault="00000000">
            <w:pPr>
              <w:keepNext w:val="0"/>
              <w:spacing w:after="0"/>
              <w:rPr/>
            </w:pPr>
            <w:r>
              <w:rPr>
                <w:sz w:val="18"/>
              </w:rPr>
              <w:t>3.81 (1.72–8.43)</w:t>
            </w:r>
          </w:p>
        </w:tc>
        <w:tc>
          <w:tcPr>
            <w:tcW w:w="2000" w:type="dxa"/>
          </w:tcPr>
          <w:p w14:paraId="5B0FB020" w14:textId="77777777" w:rsidR="00E4519B" w:rsidRDefault="00000000">
            <w:pPr>
              <w:keepNext w:val="0"/>
              <w:spacing w:after="0"/>
              <w:rPr/>
            </w:pPr>
            <w:r>
              <w:rPr>
                <w:sz w:val="18"/>
              </w:rPr>
              <w:t>5.18 (3.08–8.71)</w:t>
            </w:r>
          </w:p>
        </w:tc>
        <w:tc>
          <w:tcPr>
            <w:tcW w:w="1300" w:type="dxa"/>
          </w:tcPr>
          <w:p w14:paraId="03E4A6C7" w14:textId="77777777" w:rsidR="00E4519B" w:rsidRDefault="00000000">
            <w:pPr>
              <w:keepNext w:val="0"/>
              <w:spacing w:after="0"/>
              <w:rPr/>
            </w:pPr>
            <w:r>
              <w:rPr>
                <w:sz w:val="18"/>
              </w:rPr>
              <w:t>0.53</w:t>
            </w:r>
          </w:p>
        </w:tc>
      </w:tr>
      <w:tr w:rsidR="00E4519B" w14:paraId="3F691E70" w14:textId="77777777">
        <w:trPr>
          <w:cantSplit/>
        </w:trPr>
        <w:tc>
          <w:tcPr>
            <w:tcW w:w="4300" w:type="dxa"/>
          </w:tcPr>
          <w:p w14:paraId="7EF94F0C" w14:textId="77777777" w:rsidR="00E4519B" w:rsidRDefault="00000000">
            <w:pPr>
              <w:keepNext w:val="0"/>
              <w:spacing w:after="0"/>
              <w:rPr/>
            </w:pPr>
            <w:r>
              <w:rPr>
                <w:sz w:val="18"/>
              </w:rPr>
              <w:t>Conditional OR in procedures with LA and RA at both time points (n=105 / 271)</w:t>
            </w:r>
          </w:p>
        </w:tc>
        <w:tc>
          <w:tcPr>
            <w:tcW w:w="2000" w:type="dxa"/>
          </w:tcPr>
          <w:p w14:paraId="3D5A7DC4" w14:textId="77777777" w:rsidR="00E4519B" w:rsidRDefault="00E4519B">
            <w:pPr>
              <w:keepNext w:val="0"/>
              <w:spacing w:after="0"/>
              <w:rPr/>
            </w:pPr>
          </w:p>
        </w:tc>
        <w:tc>
          <w:tcPr>
            <w:tcW w:w="2000" w:type="dxa"/>
          </w:tcPr>
          <w:p w14:paraId="53978C2A" w14:textId="77777777" w:rsidR="00E4519B" w:rsidRDefault="00E4519B">
            <w:pPr>
              <w:keepNext w:val="0"/>
              <w:spacing w:after="0"/>
              <w:rPr/>
            </w:pPr>
          </w:p>
        </w:tc>
        <w:tc>
          <w:tcPr>
            <w:tcW w:w="1300" w:type="dxa"/>
          </w:tcPr>
          <w:p w14:paraId="77E8F76E" w14:textId="77777777" w:rsidR="00E4519B" w:rsidRDefault="00E4519B">
            <w:pPr>
              <w:keepNext w:val="0"/>
              <w:spacing w:after="0"/>
              <w:rPr/>
            </w:pPr>
          </w:p>
        </w:tc>
      </w:tr>
      <w:tr w:rsidR="00E4519B" w14:paraId="31A17722" w14:textId="77777777">
        <w:trPr>
          <w:cantSplit/>
        </w:trPr>
        <w:tc>
          <w:tcPr>
            <w:tcW w:w="4300" w:type="dxa"/>
          </w:tcPr>
          <w:p w14:paraId="3EC182AF" w14:textId="77777777" w:rsidR="00E4519B" w:rsidRDefault="00000000">
            <w:pPr>
              <w:keepNext w:val="0"/>
              <w:spacing w:after="0"/>
              <w:ind w:left="227"/>
              <w:rPr/>
            </w:pPr>
            <w:r>
              <w:rPr>
                <w:sz w:val="18"/>
              </w:rPr>
              <w:t>Unadjusted</w:t>
            </w:r>
          </w:p>
        </w:tc>
        <w:tc>
          <w:tcPr>
            <w:tcW w:w="2000" w:type="dxa"/>
          </w:tcPr>
          <w:p w14:paraId="20BF3ECE" w14:textId="77777777" w:rsidR="00E4519B" w:rsidRDefault="00000000">
            <w:pPr>
              <w:keepNext w:val="0"/>
              <w:spacing w:after="0"/>
              <w:rPr/>
            </w:pPr>
            <w:r>
              <w:rPr>
                <w:sz w:val="18"/>
              </w:rPr>
              <w:t>3.40 (1.52–7.61)</w:t>
            </w:r>
          </w:p>
        </w:tc>
        <w:tc>
          <w:tcPr>
            <w:tcW w:w="2000" w:type="dxa"/>
          </w:tcPr>
          <w:p w14:paraId="63D92665" w14:textId="77777777" w:rsidR="00E4519B" w:rsidRDefault="00000000">
            <w:pPr>
              <w:keepNext w:val="0"/>
              <w:spacing w:after="0"/>
              <w:rPr/>
            </w:pPr>
            <w:r>
              <w:rPr>
                <w:sz w:val="18"/>
              </w:rPr>
              <w:t>5.02 (2.96–8.50)</w:t>
            </w:r>
          </w:p>
        </w:tc>
        <w:tc>
          <w:tcPr>
            <w:tcW w:w="1300" w:type="dxa"/>
          </w:tcPr>
          <w:p w14:paraId="1CA2EE6C" w14:textId="77777777" w:rsidR="00E4519B" w:rsidRDefault="00000000">
            <w:pPr>
              <w:keepNext w:val="0"/>
              <w:spacing w:after="0"/>
              <w:rPr/>
            </w:pPr>
            <w:r>
              <w:rPr>
                <w:sz w:val="18"/>
              </w:rPr>
              <w:t>0.43</w:t>
            </w:r>
          </w:p>
        </w:tc>
      </w:tr>
      <w:tr w:rsidR="00E4519B" w14:paraId="20C2D984" w14:textId="77777777">
        <w:trPr>
          <w:cantSplit/>
        </w:trPr>
        <w:tc>
          <w:tcPr>
            <w:tcW w:w="4300" w:type="dxa"/>
          </w:tcPr>
          <w:p w14:paraId="1A641B49" w14:textId="77777777" w:rsidR="00E4519B" w:rsidRDefault="00000000">
            <w:pPr>
              <w:keepNext w:val="0"/>
              <w:spacing w:after="0"/>
              <w:ind w:left="227"/>
              <w:rPr/>
            </w:pPr>
            <w:r>
              <w:rPr>
                <w:sz w:val="18"/>
              </w:rPr>
              <w:t>+ baseline MR and TR grades</w:t>
            </w:r>
          </w:p>
        </w:tc>
        <w:tc>
          <w:tcPr>
            <w:tcW w:w="2000" w:type="dxa"/>
          </w:tcPr>
          <w:p w14:paraId="0D778163" w14:textId="77777777" w:rsidR="00E4519B" w:rsidRDefault="00000000">
            <w:pPr>
              <w:keepNext w:val="0"/>
              <w:spacing w:after="0"/>
              <w:rPr/>
            </w:pPr>
            <w:r>
              <w:rPr>
                <w:sz w:val="18"/>
              </w:rPr>
              <w:t>3.64 (1.54–8.56)</w:t>
            </w:r>
          </w:p>
        </w:tc>
        <w:tc>
          <w:tcPr>
            <w:tcW w:w="2000" w:type="dxa"/>
          </w:tcPr>
          <w:p w14:paraId="3CAB597B" w14:textId="77777777" w:rsidR="00E4519B" w:rsidRDefault="00000000">
            <w:pPr>
              <w:keepNext w:val="0"/>
              <w:spacing w:after="0"/>
              <w:rPr/>
            </w:pPr>
            <w:r>
              <w:rPr>
                <w:sz w:val="18"/>
              </w:rPr>
              <w:t>5.18 (3.01–8.90)</w:t>
            </w:r>
          </w:p>
        </w:tc>
        <w:tc>
          <w:tcPr>
            <w:tcW w:w="1300" w:type="dxa"/>
          </w:tcPr>
          <w:p w14:paraId="14948519" w14:textId="77777777" w:rsidR="00E4519B" w:rsidRDefault="00000000">
            <w:pPr>
              <w:keepNext w:val="0"/>
              <w:spacing w:after="0"/>
              <w:rPr/>
            </w:pPr>
            <w:r>
              <w:rPr>
                <w:sz w:val="18"/>
              </w:rPr>
              <w:t>0.49</w:t>
            </w:r>
          </w:p>
        </w:tc>
      </w:tr>
      <w:tr w:rsidR="00E4519B" w14:paraId="508497FA" w14:textId="77777777">
        <w:trPr>
          <w:cantSplit/>
        </w:trPr>
        <w:tc>
          <w:tcPr>
            <w:tcW w:w="4300" w:type="dxa"/>
          </w:tcPr>
          <w:p w14:paraId="6E1F50BA" w14:textId="77777777" w:rsidR="00E4519B" w:rsidRDefault="00000000">
            <w:pPr>
              <w:keepNext w:val="0"/>
              <w:spacing w:after="0"/>
              <w:ind w:left="227"/>
              <w:rPr/>
            </w:pPr>
            <w:r>
              <w:rPr>
                <w:sz w:val="18"/>
              </w:rPr>
              <w:t>+ 11 baseline factors†</w:t>
            </w:r>
          </w:p>
        </w:tc>
        <w:tc>
          <w:tcPr>
            <w:tcW w:w="2000" w:type="dxa"/>
          </w:tcPr>
          <w:p w14:paraId="4268DD1E" w14:textId="77777777" w:rsidR="00E4519B" w:rsidRDefault="00000000">
            <w:pPr>
              <w:keepNext w:val="0"/>
              <w:spacing w:after="0"/>
              <w:rPr/>
            </w:pPr>
            <w:r>
              <w:rPr>
                <w:sz w:val="18"/>
              </w:rPr>
              <w:t>4.02 (1.53–10.53)</w:t>
            </w:r>
          </w:p>
        </w:tc>
        <w:tc>
          <w:tcPr>
            <w:tcW w:w="2000" w:type="dxa"/>
          </w:tcPr>
          <w:p w14:paraId="4BF790CE" w14:textId="77777777" w:rsidR="00E4519B" w:rsidRDefault="00000000">
            <w:pPr>
              <w:keepNext w:val="0"/>
              <w:spacing w:after="0"/>
              <w:rPr/>
            </w:pPr>
            <w:r>
              <w:rPr>
                <w:sz w:val="18"/>
              </w:rPr>
              <w:t>4.72 (2.61–8.52)</w:t>
            </w:r>
          </w:p>
        </w:tc>
        <w:tc>
          <w:tcPr>
            <w:tcW w:w="1300" w:type="dxa"/>
          </w:tcPr>
          <w:p w14:paraId="737AFE8F" w14:textId="77777777" w:rsidR="00E4519B" w:rsidRDefault="00000000">
            <w:pPr>
              <w:keepNext w:val="0"/>
              <w:spacing w:after="0"/>
              <w:rPr/>
            </w:pPr>
            <w:r>
              <w:rPr>
                <w:sz w:val="18"/>
              </w:rPr>
              <w:t>0.78</w:t>
            </w:r>
          </w:p>
        </w:tc>
      </w:tr>
      <w:tr w:rsidR="00E4519B" w14:paraId="6673F3A8" w14:textId="77777777">
        <w:trPr>
          <w:cantSplit/>
        </w:trPr>
        <w:tc>
          <w:tcPr>
            <w:tcW w:w="4300" w:type="dxa"/>
          </w:tcPr>
          <w:p w14:paraId="09C73E8B" w14:textId="77777777" w:rsidR="00E4519B" w:rsidRDefault="00000000">
            <w:pPr>
              <w:keepNext w:val="0"/>
              <w:spacing w:after="0"/>
              <w:ind w:left="227"/>
              <w:rPr/>
            </w:pPr>
            <w:r>
              <w:rPr>
                <w:sz w:val="18"/>
              </w:rPr>
              <w:t>+ SR at 1 month</w:t>
            </w:r>
          </w:p>
        </w:tc>
        <w:tc>
          <w:tcPr>
            <w:tcW w:w="2000" w:type="dxa"/>
          </w:tcPr>
          <w:p w14:paraId="3BB7237A" w14:textId="77777777" w:rsidR="00E4519B" w:rsidRDefault="00000000">
            <w:pPr>
              <w:keepNext w:val="0"/>
              <w:spacing w:after="0"/>
              <w:rPr/>
            </w:pPr>
            <w:r>
              <w:rPr>
                <w:sz w:val="18"/>
              </w:rPr>
              <w:t>4.05 (1.56–10.55)</w:t>
            </w:r>
          </w:p>
        </w:tc>
        <w:tc>
          <w:tcPr>
            <w:tcW w:w="2000" w:type="dxa"/>
          </w:tcPr>
          <w:p w14:paraId="7BD8D602" w14:textId="77777777" w:rsidR="00E4519B" w:rsidRDefault="00000000">
            <w:pPr>
              <w:keepNext w:val="0"/>
              <w:spacing w:after="0"/>
              <w:rPr/>
            </w:pPr>
            <w:r>
              <w:rPr>
                <w:sz w:val="18"/>
              </w:rPr>
              <w:t>4.01 (2.16–7.44)</w:t>
            </w:r>
          </w:p>
        </w:tc>
        <w:tc>
          <w:tcPr>
            <w:tcW w:w="1300" w:type="dxa"/>
          </w:tcPr>
          <w:p w14:paraId="489710FF" w14:textId="77777777" w:rsidR="00E4519B" w:rsidRDefault="00000000">
            <w:pPr>
              <w:keepNext w:val="0"/>
              <w:spacing w:after="0"/>
              <w:rPr/>
            </w:pPr>
            <w:r>
              <w:rPr>
                <w:sz w:val="18"/>
              </w:rPr>
              <w:t>0.98</w:t>
            </w:r>
          </w:p>
        </w:tc>
      </w:tr>
      <w:tr w:rsidR="00E4519B" w14:paraId="42AB4600" w14:textId="77777777">
        <w:trPr>
          <w:cantSplit/>
        </w:trPr>
        <w:tc>
          <w:tcPr>
            <w:tcW w:w="4300" w:type="dxa"/>
          </w:tcPr>
          <w:p w14:paraId="095758E3" w14:textId="77777777" w:rsidR="00E4519B" w:rsidRDefault="00000000">
            <w:pPr>
              <w:keepNext w:val="0"/>
              <w:spacing w:after="0"/>
              <w:ind w:left="227"/>
              <w:rPr/>
            </w:pPr>
            <w:r>
              <w:rPr>
                <w:sz w:val="18"/>
              </w:rPr>
              <w:t>+ LA and RA change</w:t>
            </w:r>
          </w:p>
        </w:tc>
        <w:tc>
          <w:tcPr>
            <w:tcW w:w="2000" w:type="dxa"/>
          </w:tcPr>
          <w:p w14:paraId="76F9C2AB" w14:textId="77777777" w:rsidR="00E4519B" w:rsidRDefault="00000000">
            <w:pPr>
              <w:keepNext w:val="0"/>
              <w:spacing w:after="0"/>
              <w:rPr/>
            </w:pPr>
            <w:r>
              <w:rPr>
                <w:sz w:val="18"/>
              </w:rPr>
              <w:t>2.63 (0.93–7.41)</w:t>
            </w:r>
          </w:p>
        </w:tc>
        <w:tc>
          <w:tcPr>
            <w:tcW w:w="2000" w:type="dxa"/>
          </w:tcPr>
          <w:p w14:paraId="66AE21E4" w14:textId="77777777" w:rsidR="00E4519B" w:rsidRDefault="00000000">
            <w:pPr>
              <w:keepNext w:val="0"/>
              <w:spacing w:after="0"/>
              <w:rPr/>
            </w:pPr>
            <w:r>
              <w:rPr>
                <w:sz w:val="18"/>
              </w:rPr>
              <w:t>2.82 (1.42–5.61)</w:t>
            </w:r>
          </w:p>
        </w:tc>
        <w:tc>
          <w:tcPr>
            <w:tcW w:w="1300" w:type="dxa"/>
          </w:tcPr>
          <w:p w14:paraId="415706C3" w14:textId="77777777" w:rsidR="00E4519B" w:rsidRDefault="00000000">
            <w:pPr>
              <w:keepNext w:val="0"/>
              <w:spacing w:after="0"/>
              <w:rPr/>
            </w:pPr>
            <w:r>
              <w:rPr>
                <w:sz w:val="18"/>
              </w:rPr>
              <w:t>0.91</w:t>
            </w:r>
          </w:p>
        </w:tc>
      </w:tr>
      <w:tr w:rsidR="00E4519B" w14:paraId="12072C73" w14:textId="77777777">
        <w:trPr>
          <w:cantSplit/>
        </w:trPr>
        <w:tc>
          <w:tcPr>
            <w:tcW w:w="4300" w:type="dxa"/>
          </w:tcPr>
          <w:p w14:paraId="3FA93BB3" w14:textId="77777777" w:rsidR="00E4519B" w:rsidRDefault="00000000">
            <w:pPr>
              <w:keepNext w:val="0"/>
              <w:spacing w:after="0"/>
              <w:rPr/>
            </w:pPr>
            <w:r>
              <w:rPr>
                <w:sz w:val="18"/>
              </w:rPr>
              <w:t>Observed/expected, conditional on grades, baseline factors, and SR (95% CI)</w:t>
            </w:r>
          </w:p>
        </w:tc>
        <w:tc>
          <w:tcPr>
            <w:tcW w:w="2000" w:type="dxa"/>
          </w:tcPr>
          <w:p w14:paraId="5A6429BA" w14:textId="77777777" w:rsidR="00E4519B" w:rsidRDefault="00000000">
            <w:pPr>
              <w:keepNext w:val="0"/>
              <w:spacing w:after="0"/>
              <w:rPr/>
            </w:pPr>
            <w:r>
              <w:rPr>
                <w:sz w:val="18"/>
              </w:rPr>
              <w:t>1.26 (1.08–1.39)</w:t>
            </w:r>
          </w:p>
        </w:tc>
        <w:tc>
          <w:tcPr>
            <w:tcW w:w="2000" w:type="dxa"/>
          </w:tcPr>
          <w:p w14:paraId="4FA1AD65" w14:textId="77777777" w:rsidR="00E4519B" w:rsidRDefault="00000000">
            <w:pPr>
              <w:keepNext w:val="0"/>
              <w:spacing w:after="0"/>
              <w:rPr/>
            </w:pPr>
            <w:r>
              <w:rPr>
                <w:sz w:val="18"/>
              </w:rPr>
              <w:t>1.21 (1.11–1.29)</w:t>
            </w:r>
          </w:p>
        </w:tc>
        <w:tc>
          <w:tcPr>
            <w:tcW w:w="1300" w:type="dxa"/>
          </w:tcPr>
          <w:p w14:paraId="0885D9F4" w14:textId="77777777" w:rsidR="00E4519B" w:rsidRDefault="00000000">
            <w:pPr>
              <w:keepNext w:val="0"/>
              <w:spacing w:after="0"/>
              <w:rPr/>
            </w:pPr>
            <w:r>
              <w:rPr>
                <w:sz w:val="18"/>
              </w:rPr>
              <w:t>0.58</w:t>
            </w:r>
          </w:p>
        </w:tc>
      </w:tr>
      <w:tr w:rsidR="00E4519B" w14:paraId="6BD3ABA3" w14:textId="77777777">
        <w:trPr>
          <w:cantSplit/>
        </w:trPr>
        <w:tc>
          <w:tcPr>
            <w:tcW w:w="4300" w:type="dxa"/>
          </w:tcPr>
          <w:p w14:paraId="38410434" w14:textId="77777777" w:rsidR="00E4519B" w:rsidRDefault="00000000">
            <w:pPr>
              <w:keepNext w:val="0"/>
              <w:spacing w:after="0"/>
              <w:rPr/>
            </w:pPr>
            <w:r>
              <w:rPr>
                <w:b/>
                <w:sz w:val="18"/>
              </w:rPr>
              <w:t>D. Concurrent correlates (11-factor model)†</w:t>
            </w:r>
          </w:p>
        </w:tc>
        <w:tc>
          <w:tcPr>
            <w:tcW w:w="2000" w:type="dxa"/>
          </w:tcPr>
          <w:p w14:paraId="314B2339" w14:textId="77777777" w:rsidR="00E4519B" w:rsidRDefault="00E4519B">
            <w:pPr>
              <w:keepNext w:val="0"/>
              <w:spacing w:after="0"/>
              <w:rPr/>
            </w:pPr>
          </w:p>
        </w:tc>
        <w:tc>
          <w:tcPr>
            <w:tcW w:w="2000" w:type="dxa"/>
          </w:tcPr>
          <w:p w14:paraId="2A92FD80" w14:textId="77777777" w:rsidR="00E4519B" w:rsidRDefault="00E4519B">
            <w:pPr>
              <w:keepNext w:val="0"/>
              <w:spacing w:after="0"/>
              <w:rPr/>
            </w:pPr>
          </w:p>
        </w:tc>
        <w:tc>
          <w:tcPr>
            <w:tcW w:w="1300" w:type="dxa"/>
          </w:tcPr>
          <w:p w14:paraId="6413EF64" w14:textId="77777777" w:rsidR="00E4519B" w:rsidRDefault="00E4519B">
            <w:pPr>
              <w:keepNext w:val="0"/>
              <w:spacing w:after="0"/>
              <w:rPr/>
            </w:pPr>
          </w:p>
        </w:tc>
      </w:tr>
      <w:tr w:rsidR="00E4519B" w14:paraId="5F4015ED" w14:textId="77777777">
        <w:trPr>
          <w:cantSplit/>
        </w:trPr>
        <w:tc>
          <w:tcPr>
            <w:tcW w:w="4300" w:type="dxa"/>
          </w:tcPr>
          <w:p w14:paraId="326C8407" w14:textId="77777777" w:rsidR="00E4519B" w:rsidRDefault="00000000">
            <w:pPr>
              <w:keepNext w:val="0"/>
              <w:spacing w:after="0"/>
              <w:rPr/>
            </w:pPr>
            <w:r>
              <w:rPr>
                <w:sz w:val="18"/>
              </w:rPr>
              <w:t>MR: SR at 1 month, OR (95% CI)</w:t>
            </w:r>
          </w:p>
        </w:tc>
        <w:tc>
          <w:tcPr>
            <w:tcW w:w="2000" w:type="dxa"/>
          </w:tcPr>
          <w:p w14:paraId="0811C51B" w14:textId="77777777" w:rsidR="00E4519B" w:rsidRDefault="00000000">
            <w:pPr>
              <w:keepNext w:val="0"/>
              <w:spacing w:after="0"/>
              <w:rPr/>
            </w:pPr>
            <w:r>
              <w:rPr>
                <w:sz w:val="18"/>
              </w:rPr>
              <w:t>2.01 (0.73–5.56)</w:t>
            </w:r>
          </w:p>
        </w:tc>
        <w:tc>
          <w:tcPr>
            <w:tcW w:w="2000" w:type="dxa"/>
          </w:tcPr>
          <w:p w14:paraId="2CC35801" w14:textId="77777777" w:rsidR="00E4519B" w:rsidRDefault="00000000">
            <w:pPr>
              <w:keepNext w:val="0"/>
              <w:spacing w:after="0"/>
              <w:rPr/>
            </w:pPr>
            <w:r>
              <w:rPr>
                <w:sz w:val="18"/>
              </w:rPr>
              <w:t>2.83 (1.65–4.85)</w:t>
            </w:r>
          </w:p>
        </w:tc>
        <w:tc>
          <w:tcPr>
            <w:tcW w:w="1300" w:type="dxa"/>
          </w:tcPr>
          <w:p w14:paraId="5D13E4DF" w14:textId="77777777" w:rsidR="00E4519B" w:rsidRDefault="00000000">
            <w:pPr>
              <w:keepNext w:val="0"/>
              <w:spacing w:after="0"/>
              <w:rPr/>
            </w:pPr>
            <w:r>
              <w:rPr>
                <w:sz w:val="18"/>
              </w:rPr>
              <w:t>0.56</w:t>
            </w:r>
          </w:p>
        </w:tc>
      </w:tr>
      <w:tr w:rsidR="00E4519B" w14:paraId="548DBD6B" w14:textId="77777777">
        <w:trPr>
          <w:cantSplit/>
        </w:trPr>
        <w:tc>
          <w:tcPr>
            <w:tcW w:w="4300" w:type="dxa"/>
          </w:tcPr>
          <w:p w14:paraId="389619E9" w14:textId="77777777" w:rsidR="00E4519B" w:rsidRDefault="00000000">
            <w:pPr>
              <w:keepNext w:val="0"/>
              <w:spacing w:after="0"/>
              <w:rPr/>
            </w:pPr>
            <w:r>
              <w:rPr>
                <w:sz w:val="18"/>
              </w:rPr>
              <w:t>TR: SR at 1 month, OR (95% CI)</w:t>
            </w:r>
          </w:p>
        </w:tc>
        <w:tc>
          <w:tcPr>
            <w:tcW w:w="2000" w:type="dxa"/>
          </w:tcPr>
          <w:p w14:paraId="716CE04D" w14:textId="77777777" w:rsidR="00E4519B" w:rsidRDefault="00000000">
            <w:pPr>
              <w:keepNext w:val="0"/>
              <w:spacing w:after="0"/>
              <w:rPr/>
            </w:pPr>
            <w:r>
              <w:rPr>
                <w:sz w:val="18"/>
              </w:rPr>
              <w:t>0.96 (0.39–2.35)</w:t>
            </w:r>
          </w:p>
        </w:tc>
        <w:tc>
          <w:tcPr>
            <w:tcW w:w="2000" w:type="dxa"/>
          </w:tcPr>
          <w:p w14:paraId="78E5CFF2" w14:textId="77777777" w:rsidR="00E4519B" w:rsidRDefault="00000000">
            <w:pPr>
              <w:keepNext w:val="0"/>
              <w:spacing w:after="0"/>
              <w:rPr/>
            </w:pPr>
            <w:r>
              <w:rPr>
                <w:sz w:val="18"/>
              </w:rPr>
              <w:t>5.62 (3.48–9.08)</w:t>
            </w:r>
          </w:p>
        </w:tc>
        <w:tc>
          <w:tcPr>
            <w:tcW w:w="1300" w:type="dxa"/>
          </w:tcPr>
          <w:p w14:paraId="23677F5C" w14:textId="77777777" w:rsidR="00E4519B" w:rsidRDefault="00000000">
            <w:pPr>
              <w:keepNext w:val="0"/>
              <w:spacing w:after="0"/>
              <w:rPr/>
            </w:pPr>
            <w:r>
              <w:rPr>
                <w:sz w:val="18"/>
              </w:rPr>
              <w:t>&lt;0.001</w:t>
            </w:r>
          </w:p>
        </w:tc>
      </w:tr>
      <w:tr w:rsidR="00E4519B" w14:paraId="279CDE13" w14:textId="77777777">
        <w:trPr>
          <w:cantSplit/>
        </w:trPr>
        <w:tc>
          <w:tcPr>
            <w:tcW w:w="4300" w:type="dxa"/>
          </w:tcPr>
          <w:p w14:paraId="5CA89945" w14:textId="77777777" w:rsidR="00E4519B" w:rsidRDefault="00000000">
            <w:pPr>
              <w:keepNext w:val="0"/>
              <w:spacing w:after="0"/>
              <w:rPr/>
            </w:pPr>
            <w:r>
              <w:rPr>
                <w:sz w:val="18"/>
              </w:rPr>
              <w:t>MR: LA reduction, OR per 5 mm (95% CI)</w:t>
            </w:r>
          </w:p>
        </w:tc>
        <w:tc>
          <w:tcPr>
            <w:tcW w:w="2000" w:type="dxa"/>
          </w:tcPr>
          <w:p w14:paraId="4B0CDF61" w14:textId="77777777" w:rsidR="00E4519B" w:rsidRDefault="00000000">
            <w:pPr>
              <w:keepNext w:val="0"/>
              <w:spacing w:after="0"/>
              <w:rPr/>
            </w:pPr>
            <w:r>
              <w:rPr>
                <w:sz w:val="18"/>
              </w:rPr>
              <w:t>2.60 (1.68–4.03)</w:t>
            </w:r>
          </w:p>
        </w:tc>
        <w:tc>
          <w:tcPr>
            <w:tcW w:w="2000" w:type="dxa"/>
          </w:tcPr>
          <w:p w14:paraId="47E27AFB" w14:textId="77777777" w:rsidR="00E4519B" w:rsidRDefault="00000000">
            <w:pPr>
              <w:keepNext w:val="0"/>
              <w:spacing w:after="0"/>
              <w:rPr/>
            </w:pPr>
            <w:r>
              <w:rPr>
                <w:sz w:val="18"/>
              </w:rPr>
              <w:t>2.47 (1.71–3.59)</w:t>
            </w:r>
          </w:p>
        </w:tc>
        <w:tc>
          <w:tcPr>
            <w:tcW w:w="1300" w:type="dxa"/>
          </w:tcPr>
          <w:p w14:paraId="5694DADB" w14:textId="77777777" w:rsidR="00E4519B" w:rsidRDefault="00000000">
            <w:pPr>
              <w:keepNext w:val="0"/>
              <w:spacing w:after="0"/>
              <w:rPr/>
            </w:pPr>
            <w:r>
              <w:rPr>
                <w:sz w:val="18"/>
              </w:rPr>
              <w:t>0.86</w:t>
            </w:r>
          </w:p>
        </w:tc>
      </w:tr>
      <w:tr w:rsidR="00E4519B" w14:paraId="29182E98" w14:textId="77777777">
        <w:trPr>
          <w:cantSplit/>
        </w:trPr>
        <w:tc>
          <w:tcPr>
            <w:tcW w:w="4300" w:type="dxa"/>
          </w:tcPr>
          <w:p w14:paraId="48004290" w14:textId="77777777" w:rsidR="00E4519B" w:rsidRDefault="00000000">
            <w:pPr>
              <w:keepNext w:val="0"/>
              <w:spacing w:after="0"/>
              <w:rPr/>
            </w:pPr>
            <w:r>
              <w:rPr>
                <w:sz w:val="18"/>
              </w:rPr>
              <w:t>MR: RA reduction, OR per 5 mm (95% CI)</w:t>
            </w:r>
          </w:p>
        </w:tc>
        <w:tc>
          <w:tcPr>
            <w:tcW w:w="2000" w:type="dxa"/>
          </w:tcPr>
          <w:p w14:paraId="4D0668FA" w14:textId="77777777" w:rsidR="00E4519B" w:rsidRDefault="00000000">
            <w:pPr>
              <w:keepNext w:val="0"/>
              <w:spacing w:after="0"/>
              <w:rPr/>
            </w:pPr>
            <w:r>
              <w:rPr>
                <w:sz w:val="18"/>
              </w:rPr>
              <w:t>1.85 (1.20–2.86)</w:t>
            </w:r>
          </w:p>
        </w:tc>
        <w:tc>
          <w:tcPr>
            <w:tcW w:w="2000" w:type="dxa"/>
          </w:tcPr>
          <w:p w14:paraId="09F6106C" w14:textId="77777777" w:rsidR="00E4519B" w:rsidRDefault="00000000">
            <w:pPr>
              <w:keepNext w:val="0"/>
              <w:spacing w:after="0"/>
              <w:rPr/>
            </w:pPr>
            <w:r>
              <w:rPr>
                <w:sz w:val="18"/>
              </w:rPr>
              <w:t>1.44 (1.12–1.86)</w:t>
            </w:r>
          </w:p>
        </w:tc>
        <w:tc>
          <w:tcPr>
            <w:tcW w:w="1300" w:type="dxa"/>
          </w:tcPr>
          <w:p w14:paraId="3FE0AB4B" w14:textId="77777777" w:rsidR="00E4519B" w:rsidRDefault="00000000">
            <w:pPr>
              <w:keepNext w:val="0"/>
              <w:spacing w:after="0"/>
              <w:rPr/>
            </w:pPr>
            <w:r>
              <w:rPr>
                <w:sz w:val="18"/>
              </w:rPr>
              <w:t>0.33</w:t>
            </w:r>
          </w:p>
        </w:tc>
      </w:tr>
      <w:tr w:rsidR="00E4519B" w14:paraId="41800CBA" w14:textId="77777777">
        <w:trPr>
          <w:cantSplit/>
        </w:trPr>
        <w:tc>
          <w:tcPr>
            <w:tcW w:w="4300" w:type="dxa"/>
          </w:tcPr>
          <w:p w14:paraId="1FC04899" w14:textId="77777777" w:rsidR="00E4519B" w:rsidRDefault="00000000">
            <w:pPr>
              <w:keepNext w:val="0"/>
              <w:spacing w:after="0"/>
              <w:rPr/>
            </w:pPr>
            <w:r>
              <w:rPr>
                <w:sz w:val="18"/>
              </w:rPr>
              <w:t>TR: LA reduction, OR per 5 mm (95% CI)</w:t>
            </w:r>
          </w:p>
        </w:tc>
        <w:tc>
          <w:tcPr>
            <w:tcW w:w="2000" w:type="dxa"/>
          </w:tcPr>
          <w:p w14:paraId="2EADE515" w14:textId="77777777" w:rsidR="00E4519B" w:rsidRDefault="00000000">
            <w:pPr>
              <w:keepNext w:val="0"/>
              <w:spacing w:after="0"/>
              <w:rPr/>
            </w:pPr>
            <w:r>
              <w:rPr>
                <w:sz w:val="18"/>
              </w:rPr>
              <w:t>1.01 (0.65–1.57)</w:t>
            </w:r>
          </w:p>
        </w:tc>
        <w:tc>
          <w:tcPr>
            <w:tcW w:w="2000" w:type="dxa"/>
          </w:tcPr>
          <w:p w14:paraId="603A25C0" w14:textId="77777777" w:rsidR="00E4519B" w:rsidRDefault="00000000">
            <w:pPr>
              <w:keepNext w:val="0"/>
              <w:spacing w:after="0"/>
              <w:rPr/>
            </w:pPr>
            <w:r>
              <w:rPr>
                <w:sz w:val="18"/>
              </w:rPr>
              <w:t>1.25 (0.94–1.66)</w:t>
            </w:r>
          </w:p>
        </w:tc>
        <w:tc>
          <w:tcPr>
            <w:tcW w:w="1300" w:type="dxa"/>
          </w:tcPr>
          <w:p w14:paraId="31C72FC3" w14:textId="77777777" w:rsidR="00E4519B" w:rsidRDefault="00000000">
            <w:pPr>
              <w:keepNext w:val="0"/>
              <w:spacing w:after="0"/>
              <w:rPr/>
            </w:pPr>
            <w:r>
              <w:rPr>
                <w:sz w:val="18"/>
              </w:rPr>
              <w:t>0.44</w:t>
            </w:r>
          </w:p>
        </w:tc>
      </w:tr>
      <w:tr w:rsidR="00E4519B" w14:paraId="39EC771E" w14:textId="77777777">
        <w:trPr>
          <w:cantSplit/>
        </w:trPr>
        <w:tc>
          <w:tcPr>
            <w:tcW w:w="4300" w:type="dxa"/>
          </w:tcPr>
          <w:p w14:paraId="687520F2" w14:textId="77777777" w:rsidR="00E4519B" w:rsidRDefault="00000000">
            <w:pPr>
              <w:keepNext w:val="0"/>
              <w:spacing w:after="0"/>
              <w:rPr/>
            </w:pPr>
            <w:r>
              <w:rPr>
                <w:sz w:val="18"/>
              </w:rPr>
              <w:t>TR: RA reduction, OR per 5 mm (95% CI)</w:t>
            </w:r>
          </w:p>
        </w:tc>
        <w:tc>
          <w:tcPr>
            <w:tcW w:w="2000" w:type="dxa"/>
          </w:tcPr>
          <w:p w14:paraId="707DDAE6" w14:textId="77777777" w:rsidR="00E4519B" w:rsidRDefault="00000000">
            <w:pPr>
              <w:keepNext w:val="0"/>
              <w:spacing w:after="0"/>
              <w:rPr/>
            </w:pPr>
            <w:r>
              <w:rPr>
                <w:sz w:val="18"/>
              </w:rPr>
              <w:t>2.92 (1.88–4.52)</w:t>
            </w:r>
          </w:p>
        </w:tc>
        <w:tc>
          <w:tcPr>
            <w:tcW w:w="2000" w:type="dxa"/>
          </w:tcPr>
          <w:p w14:paraId="2743947B" w14:textId="77777777" w:rsidR="00E4519B" w:rsidRDefault="00000000">
            <w:pPr>
              <w:keepNext w:val="0"/>
              <w:spacing w:after="0"/>
              <w:rPr/>
            </w:pPr>
            <w:r>
              <w:rPr>
                <w:sz w:val="18"/>
              </w:rPr>
              <w:t>2.54 (1.96–3.30)</w:t>
            </w:r>
          </w:p>
        </w:tc>
        <w:tc>
          <w:tcPr>
            <w:tcW w:w="1300" w:type="dxa"/>
          </w:tcPr>
          <w:p w14:paraId="66A3EDF3" w14:textId="77777777" w:rsidR="00E4519B" w:rsidRDefault="00000000">
            <w:pPr>
              <w:keepNext w:val="0"/>
              <w:spacing w:after="0"/>
              <w:rPr/>
            </w:pPr>
            <w:r>
              <w:rPr>
                <w:sz w:val="18"/>
              </w:rPr>
              <w:t>0.60</w:t>
            </w:r>
          </w:p>
        </w:tc>
      </w:tr>
      <w:tr w:rsidR="00E4519B" w14:paraId="1C90E251" w14:textId="77777777">
        <w:trPr>
          <w:cantSplit/>
        </w:trPr>
        <w:tc>
          <w:tcPr>
            <w:tcW w:w="4300" w:type="dxa"/>
          </w:tcPr>
          <w:p w14:paraId="3FA28CB2" w14:textId="77777777" w:rsidR="00E4519B" w:rsidRDefault="00000000">
            <w:pPr>
              <w:keepNext w:val="0"/>
              <w:spacing w:after="0"/>
              <w:rPr/>
            </w:pPr>
            <w:r>
              <w:rPr>
                <w:b/>
                <w:sz w:val="18"/>
              </w:rPr>
              <w:t xml:space="preserve">E. Blinded re-read, </w:t>
            </w:r>
            <w:r>
              <w:rPr>
                <w:b/>
                <w:sz w:val="18"/>
              </w:rPr>
              <w:t xml:space="preserve">combined</w:t>
            </w:r>
            <w:r>
              <w:rPr>
                <w:b/>
                <w:sz w:val="18"/>
              </w:rPr>
              <w:t xml:space="preserve"> </w:t>
            </w:r>
            <w:r>
              <w:rPr>
                <w:b/>
                <w:sz w:val="18"/>
              </w:rPr>
              <w:t xml:space="preserve">MR/TR</w:t>
            </w:r>
            <w:r>
              <w:rPr>
                <w:b/>
                <w:sz w:val="18"/>
              </w:rPr>
              <w:t xml:space="preserve">‡</w:t>
            </w:r>
          </w:p>
        </w:tc>
        <w:tc>
          <w:tcPr>
            <w:tcW w:w="2000" w:type="dxa"/>
          </w:tcPr>
          <w:p w14:paraId="59FC577D" w14:textId="77777777" w:rsidR="00E4519B" w:rsidRDefault="00E4519B">
            <w:pPr>
              <w:keepNext w:val="0"/>
              <w:spacing w:after="0"/>
              <w:rPr/>
            </w:pPr>
          </w:p>
        </w:tc>
        <w:tc>
          <w:tcPr>
            <w:tcW w:w="2000" w:type="dxa"/>
          </w:tcPr>
          <w:p w14:paraId="40B5338C" w14:textId="77777777" w:rsidR="00E4519B" w:rsidRDefault="00E4519B">
            <w:pPr>
              <w:keepNext w:val="0"/>
              <w:spacing w:after="0"/>
              <w:rPr/>
            </w:pPr>
          </w:p>
        </w:tc>
        <w:tc>
          <w:tcPr>
            <w:tcW w:w="1300" w:type="dxa"/>
          </w:tcPr>
          <w:p w14:paraId="0287533C" w14:textId="77777777" w:rsidR="00E4519B" w:rsidRDefault="00E4519B">
            <w:pPr>
              <w:keepNext w:val="0"/>
              <w:spacing w:after="0"/>
              <w:rPr/>
            </w:pPr>
          </w:p>
        </w:tc>
      </w:tr>
      <w:tr w:rsidR="00E4519B" w14:paraId="4DE6C985" w14:textId="77777777">
        <w:trPr>
          <w:cantSplit/>
        </w:trPr>
        <w:tc>
          <w:tcPr>
            <w:tcW w:w="4300" w:type="dxa"/>
          </w:tcPr>
          <w:p w14:paraId="7D46F5C5" w14:textId="77777777" w:rsidR="00E4519B" w:rsidRDefault="00000000">
            <w:pPr>
              <w:keepNext w:val="0"/>
              <w:spacing w:after="0"/>
              <w:rPr/>
            </w:pPr>
            <w:r>
              <w:rPr>
                <w:sz w:val="18"/>
              </w:rPr>
              <w:t>Procedures, n</w:t>
            </w:r>
          </w:p>
        </w:tc>
        <w:tc>
          <w:tcPr>
            <w:tcW w:w="2000" w:type="dxa"/>
          </w:tcPr>
          <w:p w14:paraId="264F8E30" w14:textId="77777777" w:rsidR="00E4519B" w:rsidRDefault="00000000">
            <w:pPr>
              <w:keepNext w:val="0"/>
              <w:spacing w:after="0"/>
              <w:rPr/>
            </w:pPr>
            <w:r>
              <w:rPr>
                <w:sz w:val="18"/>
              </w:rPr>
              <w:t>51</w:t>
            </w:r>
          </w:p>
        </w:tc>
        <w:tc>
          <w:tcPr>
            <w:tcW w:w="2000" w:type="dxa"/>
          </w:tcPr>
          <w:p w14:paraId="550E986F" w14:textId="77777777" w:rsidR="00E4519B" w:rsidRDefault="00000000">
            <w:pPr>
              <w:keepNext w:val="0"/>
              <w:spacing w:after="0"/>
              <w:rPr/>
            </w:pPr>
            <w:r>
              <w:rPr>
                <w:sz w:val="18"/>
              </w:rPr>
              <w:t>115</w:t>
            </w:r>
          </w:p>
        </w:tc>
        <w:tc>
          <w:tcPr>
            <w:tcW w:w="1300" w:type="dxa"/>
          </w:tcPr>
          <w:p w14:paraId="2BFAC1BA" w14:textId="77777777" w:rsidR="00E4519B" w:rsidRDefault="00E4519B">
            <w:pPr>
              <w:keepNext w:val="0"/>
              <w:spacing w:after="0"/>
              <w:rPr/>
            </w:pPr>
          </w:p>
        </w:tc>
      </w:tr>
      <w:tr w:rsidR="00E4519B" w14:paraId="412E9C4E" w14:textId="77777777">
        <w:trPr>
          <w:cantSplit/>
        </w:trPr>
        <w:tc>
          <w:tcPr>
            <w:tcW w:w="4300" w:type="dxa"/>
          </w:tcPr>
          <w:p w14:paraId="29CDE210" w14:textId="77777777" w:rsidR="00E4519B" w:rsidRDefault="00000000">
            <w:pPr>
              <w:keepNext w:val="0"/>
              <w:spacing w:after="0"/>
              <w:rPr/>
            </w:pPr>
            <w:r>
              <w:rPr>
                <w:sz w:val="18"/>
              </w:rPr>
              <w:t>Both / TR only / MR only / neither by the re-read, n</w:t>
            </w:r>
          </w:p>
        </w:tc>
        <w:tc>
          <w:tcPr>
            <w:tcW w:w="2000" w:type="dxa"/>
          </w:tcPr>
          <w:p w14:paraId="5A66451F" w14:textId="77777777" w:rsidR="00E4519B" w:rsidRDefault="00000000">
            <w:pPr>
              <w:keepNext w:val="0"/>
              <w:spacing w:after="0"/>
              <w:rPr/>
            </w:pPr>
            <w:r>
              <w:rPr>
                <w:sz w:val="18"/>
              </w:rPr>
              <w:t>17 / 10 / 9 / 15</w:t>
            </w:r>
          </w:p>
        </w:tc>
        <w:tc>
          <w:tcPr>
            <w:tcW w:w="2000" w:type="dxa"/>
          </w:tcPr>
          <w:p w14:paraId="207690C7" w14:textId="77777777" w:rsidR="00E4519B" w:rsidRDefault="00000000">
            <w:pPr>
              <w:keepNext w:val="0"/>
              <w:spacing w:after="0"/>
              <w:rPr/>
            </w:pPr>
            <w:r>
              <w:rPr>
                <w:sz w:val="18"/>
              </w:rPr>
              <w:t>43 / 20 / 16 / 36</w:t>
            </w:r>
          </w:p>
        </w:tc>
        <w:tc>
          <w:tcPr>
            <w:tcW w:w="1300" w:type="dxa"/>
          </w:tcPr>
          <w:p w14:paraId="7F9CE5F3" w14:textId="77777777" w:rsidR="00E4519B" w:rsidRDefault="00E4519B">
            <w:pPr>
              <w:keepNext w:val="0"/>
              <w:spacing w:after="0"/>
              <w:rPr/>
            </w:pPr>
          </w:p>
        </w:tc>
      </w:tr>
      <w:tr w:rsidR="00E4519B" w14:paraId="74AF19D8" w14:textId="77777777">
        <w:trPr>
          <w:cantSplit/>
        </w:trPr>
        <w:tc>
          <w:tcPr>
            <w:tcW w:w="4300" w:type="dxa"/>
          </w:tcPr>
          <w:p w14:paraId="342F2DEF" w14:textId="77777777" w:rsidR="00E4519B" w:rsidRDefault="00000000">
            <w:pPr>
              <w:keepNext w:val="0"/>
              <w:spacing w:after="0"/>
              <w:rPr/>
            </w:pPr>
            <w:r>
              <w:rPr>
                <w:sz w:val="18"/>
              </w:rPr>
              <w:t>OR, MR vs TR improvement, re-read (95% CI)</w:t>
            </w:r>
          </w:p>
        </w:tc>
        <w:tc>
          <w:tcPr>
            <w:tcW w:w="2000" w:type="dxa"/>
          </w:tcPr>
          <w:p w14:paraId="1101FC40" w14:textId="77777777" w:rsidR="00E4519B" w:rsidRDefault="00000000">
            <w:pPr>
              <w:keepNext w:val="0"/>
              <w:spacing w:after="0"/>
              <w:rPr/>
            </w:pPr>
            <w:r>
              <w:rPr>
                <w:sz w:val="18"/>
              </w:rPr>
              <w:t>2.72 (0.89–8.27)</w:t>
            </w:r>
          </w:p>
        </w:tc>
        <w:tc>
          <w:tcPr>
            <w:tcW w:w="2000" w:type="dxa"/>
          </w:tcPr>
          <w:p w14:paraId="1436CF3C" w14:textId="77777777" w:rsidR="00E4519B" w:rsidRDefault="00000000">
            <w:pPr>
              <w:keepNext w:val="0"/>
              <w:spacing w:after="0"/>
              <w:rPr/>
            </w:pPr>
            <w:r>
              <w:rPr>
                <w:sz w:val="18"/>
              </w:rPr>
              <w:t>4.69 (2.14–10.28)</w:t>
            </w:r>
          </w:p>
        </w:tc>
        <w:tc>
          <w:tcPr>
            <w:tcW w:w="1300" w:type="dxa"/>
          </w:tcPr>
          <w:p w14:paraId="15B8FC2D" w14:textId="77777777" w:rsidR="00E4519B" w:rsidRDefault="00000000">
            <w:pPr>
              <w:keepNext w:val="0"/>
              <w:spacing w:after="0"/>
              <w:rPr/>
            </w:pPr>
            <w:r>
              <w:rPr>
                <w:sz w:val="18"/>
              </w:rPr>
              <w:t>0.43</w:t>
            </w:r>
          </w:p>
        </w:tc>
      </w:tr>
      <w:tr w:rsidR="00E4519B" w14:paraId="31DA0E3F" w14:textId="77777777">
        <w:trPr>
          <w:cantSplit/>
        </w:trPr>
        <w:tc>
          <w:tcPr>
            <w:tcW w:w="4300" w:type="dxa"/>
          </w:tcPr>
          <w:p w14:paraId="7C7F68F4" w14:textId="77777777" w:rsidR="00E4519B" w:rsidRDefault="00000000">
            <w:pPr>
              <w:keepNext w:val="0"/>
              <w:spacing w:after="0"/>
              <w:rPr/>
            </w:pPr>
            <w:r>
              <w:rPr>
                <w:sz w:val="18"/>
              </w:rPr>
              <w:t>OR, MR vs TR improvement, clinical reports (95% CI)</w:t>
            </w:r>
          </w:p>
        </w:tc>
        <w:tc>
          <w:tcPr>
            <w:tcW w:w="2000" w:type="dxa"/>
          </w:tcPr>
          <w:p w14:paraId="3EEA51A6" w14:textId="77777777" w:rsidR="00E4519B" w:rsidRDefault="00000000">
            <w:pPr>
              <w:keepNext w:val="0"/>
              <w:spacing w:after="0"/>
              <w:rPr/>
            </w:pPr>
            <w:r>
              <w:rPr>
                <w:sz w:val="18"/>
              </w:rPr>
              <w:t>4.54 (1.43–14.48)</w:t>
            </w:r>
          </w:p>
        </w:tc>
        <w:tc>
          <w:tcPr>
            <w:tcW w:w="2000" w:type="dxa"/>
          </w:tcPr>
          <w:p w14:paraId="3E4B34A2" w14:textId="77777777" w:rsidR="00E4519B" w:rsidRDefault="00000000">
            <w:pPr>
              <w:keepNext w:val="0"/>
              <w:spacing w:after="0"/>
              <w:rPr/>
            </w:pPr>
            <w:r>
              <w:rPr>
                <w:sz w:val="18"/>
              </w:rPr>
              <w:t>4.06 (1.85–8.89)</w:t>
            </w:r>
          </w:p>
        </w:tc>
        <w:tc>
          <w:tcPr>
            <w:tcW w:w="1300" w:type="dxa"/>
          </w:tcPr>
          <w:p w14:paraId="662EF0D5" w14:textId="77777777" w:rsidR="00E4519B" w:rsidRDefault="00000000">
            <w:pPr>
              <w:keepNext w:val="0"/>
              <w:spacing w:after="0"/>
              <w:rPr/>
            </w:pPr>
            <w:r>
              <w:rPr>
                <w:sz w:val="18"/>
              </w:rPr>
              <w:t>0.88</w:t>
            </w:r>
          </w:p>
        </w:tc>
      </w:tr>
      <w:tr w:rsidR="00E4519B" w14:paraId="6DB46499" w14:textId="77777777">
        <w:trPr>
          <w:cantSplit/>
        </w:trPr>
        <w:tc>
          <w:tcPr>
            <w:tcW w:w="4300" w:type="dxa"/>
          </w:tcPr>
          <w:p w14:paraId="15614BD3" w14:textId="77777777" w:rsidR="00E4519B" w:rsidRDefault="00000000">
            <w:pPr>
              <w:keepNext w:val="0"/>
              <w:spacing w:after="0"/>
              <w:rPr/>
            </w:pPr>
            <w:r>
              <w:rPr>
                <w:b/>
                <w:sz w:val="18"/>
              </w:rPr>
              <w:t xml:space="preserve">F. Persistence at </w:t>
            </w:r>
            <w:r>
              <w:rPr>
                <w:b/>
                <w:sz w:val="18"/>
              </w:rPr>
              <w:t xml:space="preserve">1</w:t>
            </w:r>
            <w:r>
              <w:rPr>
                <w:b/>
                <w:sz w:val="18"/>
              </w:rPr>
              <w:t xml:space="preserve"> </w:t>
            </w:r>
            <w:r>
              <w:rPr>
                <w:b/>
                <w:sz w:val="18"/>
              </w:rPr>
              <w:t xml:space="preserve">year</w:t>
            </w:r>
          </w:p>
        </w:tc>
        <w:tc>
          <w:tcPr>
            <w:tcW w:w="2000" w:type="dxa"/>
          </w:tcPr>
          <w:p w14:paraId="50A69553" w14:textId="77777777" w:rsidR="00E4519B" w:rsidRDefault="00E4519B">
            <w:pPr>
              <w:keepNext w:val="0"/>
              <w:spacing w:after="0"/>
              <w:rPr/>
            </w:pPr>
          </w:p>
        </w:tc>
        <w:tc>
          <w:tcPr>
            <w:tcW w:w="2000" w:type="dxa"/>
          </w:tcPr>
          <w:p w14:paraId="21BB696C" w14:textId="77777777" w:rsidR="00E4519B" w:rsidRDefault="00E4519B">
            <w:pPr>
              <w:keepNext w:val="0"/>
              <w:spacing w:after="0"/>
              <w:rPr/>
            </w:pPr>
          </w:p>
        </w:tc>
        <w:tc>
          <w:tcPr>
            <w:tcW w:w="1300" w:type="dxa"/>
          </w:tcPr>
          <w:p w14:paraId="2DC806AA" w14:textId="77777777" w:rsidR="00E4519B" w:rsidRDefault="00E4519B">
            <w:pPr>
              <w:keepNext w:val="0"/>
              <w:spacing w:after="0"/>
              <w:rPr/>
            </w:pPr>
          </w:p>
        </w:tc>
      </w:tr>
      <w:tr w:rsidR="00E4519B" w14:paraId="7C57770F" w14:textId="77777777">
        <w:trPr>
          <w:cantSplit/>
        </w:trPr>
        <w:tc>
          <w:tcPr>
            <w:tcW w:w="4300" w:type="dxa"/>
          </w:tcPr>
          <w:p w14:paraId="3C842E4E" w14:textId="77777777" w:rsidR="00E4519B" w:rsidRDefault="00000000">
            <w:pPr>
              <w:keepNext w:val="0"/>
              <w:spacing w:after="0"/>
              <w:rPr/>
            </w:pPr>
            <w:r>
              <w:rPr>
                <w:sz w:val="18"/>
              </w:rPr>
              <w:t>MR: improvement sustained, n/N (%)</w:t>
            </w:r>
          </w:p>
        </w:tc>
        <w:tc>
          <w:tcPr>
            <w:tcW w:w="2000" w:type="dxa"/>
          </w:tcPr>
          <w:p w14:paraId="35F12F64" w14:textId="77777777" w:rsidR="00E4519B" w:rsidRDefault="00000000">
            <w:pPr>
              <w:keepNext w:val="0"/>
              <w:spacing w:after="0"/>
              <w:rPr/>
            </w:pPr>
            <w:r>
              <w:rPr>
                <w:sz w:val="18"/>
              </w:rPr>
              <w:t>20/27 (74.1)</w:t>
            </w:r>
          </w:p>
        </w:tc>
        <w:tc>
          <w:tcPr>
            <w:tcW w:w="2000" w:type="dxa"/>
          </w:tcPr>
          <w:p w14:paraId="00B3ECFE" w14:textId="77777777" w:rsidR="00E4519B" w:rsidRDefault="00000000">
            <w:pPr>
              <w:keepNext w:val="0"/>
              <w:spacing w:after="0"/>
              <w:rPr/>
            </w:pPr>
            <w:r>
              <w:rPr>
                <w:sz w:val="18"/>
              </w:rPr>
              <w:t>38/44 (86.4)</w:t>
            </w:r>
          </w:p>
        </w:tc>
        <w:tc>
          <w:tcPr>
            <w:tcW w:w="1300" w:type="dxa"/>
          </w:tcPr>
          <w:p w14:paraId="119781B3" w14:textId="77777777" w:rsidR="00E4519B" w:rsidRDefault="00E4519B">
            <w:pPr>
              <w:keepNext w:val="0"/>
              <w:spacing w:after="0"/>
              <w:rPr/>
            </w:pPr>
          </w:p>
        </w:tc>
      </w:tr>
      <w:tr w:rsidR="00E4519B" w14:paraId="1211010E" w14:textId="77777777">
        <w:trPr>
          <w:cantSplit/>
        </w:trPr>
        <w:tc>
          <w:tcPr>
            <w:tcW w:w="4300" w:type="dxa"/>
          </w:tcPr>
          <w:p w14:paraId="427F6748" w14:textId="77777777" w:rsidR="00E4519B" w:rsidRDefault="00000000">
            <w:pPr>
              <w:keepNext w:val="0"/>
              <w:spacing w:after="0"/>
              <w:rPr/>
            </w:pPr>
            <w:r>
              <w:rPr>
                <w:sz w:val="18"/>
              </w:rPr>
              <w:t>TR: improvement sustained, n/N (%)</w:t>
            </w:r>
          </w:p>
        </w:tc>
        <w:tc>
          <w:tcPr>
            <w:tcW w:w="2000" w:type="dxa"/>
          </w:tcPr>
          <w:p w14:paraId="2CAA1BBC" w14:textId="77777777" w:rsidR="00E4519B" w:rsidRDefault="00000000">
            <w:pPr>
              <w:keepNext w:val="0"/>
              <w:spacing w:after="0"/>
              <w:rPr/>
            </w:pPr>
            <w:r>
              <w:rPr>
                <w:sz w:val="18"/>
              </w:rPr>
              <w:t>29/35 (82.9)</w:t>
            </w:r>
          </w:p>
        </w:tc>
        <w:tc>
          <w:tcPr>
            <w:tcW w:w="2000" w:type="dxa"/>
          </w:tcPr>
          <w:p w14:paraId="14F6C853" w14:textId="77777777" w:rsidR="00E4519B" w:rsidRDefault="00000000">
            <w:pPr>
              <w:keepNext w:val="0"/>
              <w:spacing w:after="0"/>
              <w:rPr/>
            </w:pPr>
            <w:r>
              <w:rPr>
                <w:sz w:val="18"/>
              </w:rPr>
              <w:t>73/83 (88.0)</w:t>
            </w:r>
          </w:p>
        </w:tc>
        <w:tc>
          <w:tcPr>
            <w:tcW w:w="1300" w:type="dxa"/>
          </w:tcPr>
          <w:p w14:paraId="5A6FE780" w14:textId="77777777" w:rsidR="00E4519B" w:rsidRDefault="00E4519B">
            <w:pPr>
              <w:keepNext w:val="0"/>
              <w:spacing w:after="0"/>
              <w:rPr/>
            </w:pPr>
          </w:p>
        </w:tc>
      </w:tr>
      <w:tr w:rsidR="00E4519B" w14:paraId="46FCF46D" w14:textId="77777777">
        <w:trPr>
          <w:cantSplit/>
        </w:trPr>
        <w:tc>
          <w:tcPr>
            <w:tcW w:w="4300" w:type="dxa"/>
          </w:tcPr>
          <w:p w14:paraId="31622A9D" w14:textId="77777777" w:rsidR="00E4519B" w:rsidRDefault="00000000">
            <w:pPr>
              <w:keepNext w:val="0"/>
              <w:spacing w:after="0"/>
              <w:rPr/>
            </w:pPr>
            <w:r>
              <w:rPr>
                <w:sz w:val="18"/>
              </w:rPr>
              <w:t xml:space="preserve">combined</w:t>
            </w:r>
            <w:r>
              <w:rPr>
                <w:sz w:val="18"/>
              </w:rPr>
              <w:t xml:space="preserve"> </w:t>
            </w:r>
            <w:r>
              <w:rPr>
                <w:sz w:val="18"/>
              </w:rPr>
              <w:t xml:space="preserve">MR/TR</w:t>
            </w:r>
            <w:r>
              <w:rPr>
                <w:sz w:val="18"/>
              </w:rPr>
              <w:t xml:space="preserve">: joint improvement at 1 month and both improved at </w:t>
            </w:r>
            <w:r>
              <w:rPr>
                <w:sz w:val="18"/>
              </w:rPr>
              <w:t xml:space="preserve">1</w:t>
            </w:r>
            <w:r>
              <w:rPr>
                <w:sz w:val="18"/>
              </w:rPr>
              <w:t xml:space="preserve"> </w:t>
            </w:r>
            <w:r>
              <w:rPr>
                <w:sz w:val="18"/>
              </w:rPr>
              <w:t xml:space="preserve">year</w:t>
            </w:r>
            <w:r>
              <w:rPr>
                <w:sz w:val="18"/>
              </w:rPr>
              <w:t xml:space="preserve">, n/N (%)</w:t>
            </w:r>
          </w:p>
        </w:tc>
        <w:tc>
          <w:tcPr>
            <w:tcW w:w="2000" w:type="dxa"/>
          </w:tcPr>
          <w:p w14:paraId="1E09892D" w14:textId="77777777" w:rsidR="00E4519B" w:rsidRDefault="00000000">
            <w:pPr>
              <w:keepNext w:val="0"/>
              <w:spacing w:after="0"/>
              <w:rPr/>
            </w:pPr>
            <w:r>
              <w:rPr>
                <w:sz w:val="18"/>
              </w:rPr>
              <w:t>6/10 (60.0)</w:t>
            </w:r>
          </w:p>
        </w:tc>
        <w:tc>
          <w:tcPr>
            <w:tcW w:w="2000" w:type="dxa"/>
          </w:tcPr>
          <w:p w14:paraId="6EE04967" w14:textId="77777777" w:rsidR="00E4519B" w:rsidRDefault="00000000">
            <w:pPr>
              <w:keepNext w:val="0"/>
              <w:spacing w:after="0"/>
              <w:rPr/>
            </w:pPr>
            <w:r>
              <w:rPr>
                <w:sz w:val="18"/>
              </w:rPr>
              <w:t>28/31 (90.3)</w:t>
            </w:r>
          </w:p>
        </w:tc>
        <w:tc>
          <w:tcPr>
            <w:tcW w:w="1300" w:type="dxa"/>
          </w:tcPr>
          <w:p w14:paraId="2D6CEE41" w14:textId="77777777" w:rsidR="00E4519B" w:rsidRDefault="00E4519B">
            <w:pPr>
              <w:keepNext w:val="0"/>
              <w:spacing w:after="0"/>
              <w:rPr/>
            </w:pPr>
          </w:p>
        </w:tc>
      </w:tr>
      <w:tr w:rsidR="00E4519B" w14:paraId="7D35B888" w14:textId="77777777">
        <w:trPr>
          <w:cantSplit/>
        </w:trPr>
        <w:tc>
          <w:tcPr>
            <w:tcW w:w="4300" w:type="dxa"/>
          </w:tcPr>
          <w:p w14:paraId="7139D801" w14:textId="77777777" w:rsidR="00E4519B" w:rsidRDefault="00000000">
            <w:pPr>
              <w:keepNext w:val="0"/>
              <w:spacing w:after="0"/>
              <w:rPr/>
            </w:pPr>
            <w:r>
              <w:rPr>
                <w:b/>
                <w:sz w:val="18"/>
              </w:rPr>
              <w:t xml:space="preserve">G. Baseline factors (11-factor model), OR per </w:t>
            </w:r>
            <w:r>
              <w:rPr>
                <w:b/>
                <w:sz w:val="18"/>
              </w:rPr>
              <w:lastRenderedPageBreak/>
              <w:t>interquartile range or yes vs no (95% CI)†</w:t>
            </w:r>
          </w:p>
        </w:tc>
        <w:tc>
          <w:tcPr>
            <w:tcW w:w="2000" w:type="dxa"/>
          </w:tcPr>
          <w:p w14:paraId="53209978" w14:textId="77777777" w:rsidR="00E4519B" w:rsidRDefault="00E4519B">
            <w:pPr>
              <w:keepNext w:val="0"/>
              <w:spacing w:after="0"/>
              <w:rPr/>
            </w:pPr>
          </w:p>
        </w:tc>
        <w:tc>
          <w:tcPr>
            <w:tcW w:w="2000" w:type="dxa"/>
          </w:tcPr>
          <w:p w14:paraId="24AC7B38" w14:textId="77777777" w:rsidR="00E4519B" w:rsidRDefault="00E4519B">
            <w:pPr>
              <w:keepNext w:val="0"/>
              <w:spacing w:after="0"/>
              <w:rPr/>
            </w:pPr>
          </w:p>
        </w:tc>
        <w:tc>
          <w:tcPr>
            <w:tcW w:w="1300" w:type="dxa"/>
          </w:tcPr>
          <w:p w14:paraId="07FFD908" w14:textId="77777777" w:rsidR="00E4519B" w:rsidRDefault="00E4519B">
            <w:pPr>
              <w:keepNext w:val="0"/>
              <w:spacing w:after="0"/>
              <w:rPr/>
            </w:pPr>
          </w:p>
        </w:tc>
      </w:tr>
      <w:tr w:rsidR="00E4519B" w14:paraId="3D247849" w14:textId="77777777">
        <w:trPr>
          <w:cantSplit/>
        </w:trPr>
        <w:tc>
          <w:tcPr>
            <w:tcW w:w="4300" w:type="dxa"/>
          </w:tcPr>
          <w:p w14:paraId="10F53531" w14:textId="77777777" w:rsidR="00E4519B" w:rsidRDefault="00000000">
            <w:pPr>
              <w:keepNext w:val="0"/>
              <w:spacing w:after="0"/>
              <w:rPr/>
            </w:pPr>
            <w:r>
              <w:rPr>
                <w:sz w:val="18"/>
              </w:rPr>
              <w:t>TR: BMI, 26 vs 22 kg/m²</w:t>
            </w:r>
          </w:p>
        </w:tc>
        <w:tc>
          <w:tcPr>
            <w:tcW w:w="2000" w:type="dxa"/>
          </w:tcPr>
          <w:p w14:paraId="2A064EFA" w14:textId="77777777" w:rsidR="00E4519B" w:rsidRDefault="00000000">
            <w:pPr>
              <w:keepNext w:val="0"/>
              <w:spacing w:after="0"/>
              <w:rPr/>
            </w:pPr>
            <w:r>
              <w:rPr>
                <w:sz w:val="18"/>
              </w:rPr>
              <w:t>1.54 (0.96–2.46)</w:t>
            </w:r>
          </w:p>
        </w:tc>
        <w:tc>
          <w:tcPr>
            <w:tcW w:w="2000" w:type="dxa"/>
          </w:tcPr>
          <w:p w14:paraId="4F108CCF" w14:textId="77777777" w:rsidR="00E4519B" w:rsidRDefault="00000000">
            <w:pPr>
              <w:keepNext w:val="0"/>
              <w:spacing w:after="0"/>
              <w:rPr/>
            </w:pPr>
            <w:r>
              <w:rPr>
                <w:sz w:val="18"/>
              </w:rPr>
              <w:t>1.61 (1.21–2.15)</w:t>
            </w:r>
          </w:p>
        </w:tc>
        <w:tc>
          <w:tcPr>
            <w:tcW w:w="1300" w:type="dxa"/>
          </w:tcPr>
          <w:p w14:paraId="48F6BFAF" w14:textId="77777777" w:rsidR="00E4519B" w:rsidRDefault="00000000">
            <w:pPr>
              <w:keepNext w:val="0"/>
              <w:spacing w:after="0"/>
              <w:rPr/>
            </w:pPr>
            <w:r>
              <w:rPr>
                <w:sz w:val="18"/>
              </w:rPr>
              <w:t>0.87</w:t>
            </w:r>
          </w:p>
        </w:tc>
      </w:tr>
      <w:tr w:rsidR="00E4519B" w14:paraId="371ED5AC" w14:textId="77777777">
        <w:trPr>
          <w:cantSplit/>
        </w:trPr>
        <w:tc>
          <w:tcPr>
            <w:tcW w:w="4300" w:type="dxa"/>
          </w:tcPr>
          <w:p w14:paraId="3B276EF2" w14:textId="77777777" w:rsidR="00E4519B" w:rsidRDefault="00000000">
            <w:pPr>
              <w:keepNext w:val="0"/>
              <w:spacing w:after="0"/>
              <w:rPr/>
            </w:pPr>
            <w:r>
              <w:rPr>
                <w:sz w:val="18"/>
              </w:rPr>
              <w:t>MR: BMI, 26 vs 22 kg/m²</w:t>
            </w:r>
          </w:p>
        </w:tc>
        <w:tc>
          <w:tcPr>
            <w:tcW w:w="2000" w:type="dxa"/>
          </w:tcPr>
          <w:p w14:paraId="72D81F5D" w14:textId="77777777" w:rsidR="00E4519B" w:rsidRDefault="00000000">
            <w:pPr>
              <w:keepNext w:val="0"/>
              <w:spacing w:after="0"/>
              <w:rPr/>
            </w:pPr>
            <w:r>
              <w:rPr>
                <w:sz w:val="18"/>
              </w:rPr>
              <w:t>1.10 (0.73–1.65)</w:t>
            </w:r>
          </w:p>
        </w:tc>
        <w:tc>
          <w:tcPr>
            <w:tcW w:w="2000" w:type="dxa"/>
          </w:tcPr>
          <w:p w14:paraId="683830BD" w14:textId="77777777" w:rsidR="00E4519B" w:rsidRDefault="00000000">
            <w:pPr>
              <w:keepNext w:val="0"/>
              <w:spacing w:after="0"/>
              <w:rPr/>
            </w:pPr>
            <w:r>
              <w:rPr>
                <w:sz w:val="18"/>
              </w:rPr>
              <w:t>1.70 (1.23–2.36)</w:t>
            </w:r>
          </w:p>
        </w:tc>
        <w:tc>
          <w:tcPr>
            <w:tcW w:w="1300" w:type="dxa"/>
          </w:tcPr>
          <w:p w14:paraId="4EB2A989" w14:textId="77777777" w:rsidR="00E4519B" w:rsidRDefault="00000000">
            <w:pPr>
              <w:keepNext w:val="0"/>
              <w:spacing w:after="0"/>
              <w:rPr/>
            </w:pPr>
            <w:r>
              <w:rPr>
                <w:sz w:val="18"/>
              </w:rPr>
              <w:t>0.10</w:t>
            </w:r>
          </w:p>
        </w:tc>
      </w:tr>
      <w:tr w:rsidR="00E4519B" w14:paraId="7106EB9E" w14:textId="77777777">
        <w:trPr>
          <w:cantSplit/>
        </w:trPr>
        <w:tc>
          <w:tcPr>
            <w:tcW w:w="4300" w:type="dxa"/>
          </w:tcPr>
          <w:p w14:paraId="34F7E65A" w14:textId="77777777" w:rsidR="00E4519B" w:rsidRDefault="00000000">
            <w:pPr>
              <w:keepNext w:val="0"/>
              <w:spacing w:after="0"/>
              <w:rPr/>
            </w:pPr>
            <w:r>
              <w:rPr>
                <w:sz w:val="18"/>
              </w:rPr>
              <w:t>TR: LV end-diastolic diameter, 50 vs 45 mm</w:t>
            </w:r>
          </w:p>
        </w:tc>
        <w:tc>
          <w:tcPr>
            <w:tcW w:w="2000" w:type="dxa"/>
          </w:tcPr>
          <w:p w14:paraId="254CCD62" w14:textId="77777777" w:rsidR="00E4519B" w:rsidRDefault="00000000">
            <w:pPr>
              <w:keepNext w:val="0"/>
              <w:spacing w:after="0"/>
              <w:rPr/>
            </w:pPr>
            <w:r>
              <w:rPr>
                <w:sz w:val="18"/>
              </w:rPr>
              <w:t>1.64 (1.10–2.46)</w:t>
            </w:r>
          </w:p>
        </w:tc>
        <w:tc>
          <w:tcPr>
            <w:tcW w:w="2000" w:type="dxa"/>
          </w:tcPr>
          <w:p w14:paraId="0E6FF568" w14:textId="77777777" w:rsidR="00E4519B" w:rsidRDefault="00000000">
            <w:pPr>
              <w:keepNext w:val="0"/>
              <w:spacing w:after="0"/>
              <w:rPr/>
            </w:pPr>
            <w:r>
              <w:rPr>
                <w:sz w:val="18"/>
              </w:rPr>
              <w:t>1.33 (1.02–1.72)</w:t>
            </w:r>
          </w:p>
        </w:tc>
        <w:tc>
          <w:tcPr>
            <w:tcW w:w="1300" w:type="dxa"/>
          </w:tcPr>
          <w:p w14:paraId="78265139" w14:textId="77777777" w:rsidR="00E4519B" w:rsidRDefault="00000000">
            <w:pPr>
              <w:keepNext w:val="0"/>
              <w:spacing w:after="0"/>
              <w:rPr/>
            </w:pPr>
            <w:r>
              <w:rPr>
                <w:sz w:val="18"/>
              </w:rPr>
              <w:t>0.38</w:t>
            </w:r>
          </w:p>
        </w:tc>
      </w:tr>
      <w:tr w:rsidR="00E4519B" w14:paraId="70A6DEA0" w14:textId="77777777">
        <w:trPr>
          <w:cantSplit/>
        </w:trPr>
        <w:tc>
          <w:tcPr>
            <w:tcW w:w="4300" w:type="dxa"/>
          </w:tcPr>
          <w:p w14:paraId="318A0C9A" w14:textId="77777777" w:rsidR="00E4519B" w:rsidRDefault="00000000">
            <w:pPr>
              <w:keepNext w:val="0"/>
              <w:spacing w:after="0"/>
              <w:rPr/>
            </w:pPr>
            <w:r>
              <w:rPr>
                <w:sz w:val="18"/>
              </w:rPr>
              <w:t>TR: RA diameter, 47 vs 37 mm</w:t>
            </w:r>
          </w:p>
        </w:tc>
        <w:tc>
          <w:tcPr>
            <w:tcW w:w="2000" w:type="dxa"/>
          </w:tcPr>
          <w:p w14:paraId="181241B2" w14:textId="77777777" w:rsidR="00E4519B" w:rsidRDefault="00000000">
            <w:pPr>
              <w:keepNext w:val="0"/>
              <w:spacing w:after="0"/>
              <w:rPr/>
            </w:pPr>
            <w:r>
              <w:rPr>
                <w:sz w:val="18"/>
              </w:rPr>
              <w:t>0.85 (0.50–1.45)</w:t>
            </w:r>
          </w:p>
        </w:tc>
        <w:tc>
          <w:tcPr>
            <w:tcW w:w="2000" w:type="dxa"/>
          </w:tcPr>
          <w:p w14:paraId="0F6F03A9" w14:textId="77777777" w:rsidR="00E4519B" w:rsidRDefault="00000000">
            <w:pPr>
              <w:keepNext w:val="0"/>
              <w:spacing w:after="0"/>
              <w:rPr/>
            </w:pPr>
            <w:r>
              <w:rPr>
                <w:sz w:val="18"/>
              </w:rPr>
              <w:t>0.47 (0.31–0.72)</w:t>
            </w:r>
          </w:p>
        </w:tc>
        <w:tc>
          <w:tcPr>
            <w:tcW w:w="1300" w:type="dxa"/>
          </w:tcPr>
          <w:p w14:paraId="30EC3480" w14:textId="77777777" w:rsidR="00E4519B" w:rsidRDefault="00000000">
            <w:pPr>
              <w:keepNext w:val="0"/>
              <w:spacing w:after="0"/>
              <w:rPr/>
            </w:pPr>
            <w:r>
              <w:rPr>
                <w:sz w:val="18"/>
              </w:rPr>
              <w:t>0.09</w:t>
            </w:r>
          </w:p>
        </w:tc>
      </w:tr>
      <w:tr w:rsidR="00E4519B" w14:paraId="39C921F3" w14:textId="77777777">
        <w:trPr>
          <w:cantSplit/>
        </w:trPr>
        <w:tc>
          <w:tcPr>
            <w:tcW w:w="4300" w:type="dxa"/>
          </w:tcPr>
          <w:p w14:paraId="4CB78EF2" w14:textId="77777777" w:rsidR="00E4519B" w:rsidRDefault="00000000">
            <w:pPr>
              <w:keepNext w:val="0"/>
              <w:spacing w:after="0"/>
              <w:rPr/>
            </w:pPr>
            <w:r>
              <w:rPr>
                <w:sz w:val="18"/>
              </w:rPr>
              <w:t>MR: female sex</w:t>
            </w:r>
          </w:p>
        </w:tc>
        <w:tc>
          <w:tcPr>
            <w:tcW w:w="2000" w:type="dxa"/>
          </w:tcPr>
          <w:p w14:paraId="38F3A644" w14:textId="77777777" w:rsidR="00E4519B" w:rsidRDefault="00000000">
            <w:pPr>
              <w:keepNext w:val="0"/>
              <w:spacing w:after="0"/>
              <w:rPr/>
            </w:pPr>
            <w:r>
              <w:rPr>
                <w:sz w:val="18"/>
              </w:rPr>
              <w:t>0.63 (0.31–1.26)</w:t>
            </w:r>
          </w:p>
        </w:tc>
        <w:tc>
          <w:tcPr>
            <w:tcW w:w="2000" w:type="dxa"/>
          </w:tcPr>
          <w:p w14:paraId="763E5C10" w14:textId="77777777" w:rsidR="00E4519B" w:rsidRDefault="00000000">
            <w:pPr>
              <w:keepNext w:val="0"/>
              <w:spacing w:after="0"/>
              <w:rPr/>
            </w:pPr>
            <w:r>
              <w:rPr>
                <w:sz w:val="18"/>
              </w:rPr>
              <w:t>0.43 (0.26–0.71)</w:t>
            </w:r>
          </w:p>
        </w:tc>
        <w:tc>
          <w:tcPr>
            <w:tcW w:w="1300" w:type="dxa"/>
          </w:tcPr>
          <w:p w14:paraId="515EB817" w14:textId="77777777" w:rsidR="00E4519B" w:rsidRDefault="00000000">
            <w:pPr>
              <w:keepNext w:val="0"/>
              <w:spacing w:after="0"/>
              <w:rPr/>
            </w:pPr>
            <w:r>
              <w:rPr>
                <w:sz w:val="18"/>
              </w:rPr>
              <w:t>0.38</w:t>
            </w:r>
          </w:p>
        </w:tc>
      </w:tr>
      <w:tr w:rsidR="00E4519B" w14:paraId="516DC1FE" w14:textId="77777777">
        <w:trPr>
          <w:cantSplit/>
        </w:trPr>
        <w:tc>
          <w:tcPr>
            <w:tcW w:w="4300" w:type="dxa"/>
            <w:tcBorders>
              <w:bottom w:val="single" w:sz="8" w:space="0" w:color="000000"/>
            </w:tcBorders>
          </w:tcPr>
          <w:p w14:paraId="742827B6" w14:textId="77777777" w:rsidR="00E4519B" w:rsidRDefault="00000000">
            <w:pPr>
              <w:keepNext w:val="0"/>
              <w:spacing w:after="0"/>
              <w:rPr/>
            </w:pPr>
            <w:r>
              <w:rPr>
                <w:sz w:val="18"/>
              </w:rPr>
              <w:t>TR: baseline grade 2 vs 1</w:t>
            </w:r>
          </w:p>
        </w:tc>
        <w:tc>
          <w:tcPr>
            <w:tcW w:w="2000" w:type="dxa"/>
            <w:tcBorders>
              <w:bottom w:val="single" w:sz="8" w:space="0" w:color="000000"/>
            </w:tcBorders>
          </w:tcPr>
          <w:p w14:paraId="43887969" w14:textId="77777777" w:rsidR="00E4519B" w:rsidRDefault="00000000">
            <w:pPr>
              <w:keepNext w:val="0"/>
              <w:spacing w:after="0"/>
              <w:rPr/>
            </w:pPr>
            <w:r>
              <w:rPr>
                <w:sz w:val="18"/>
              </w:rPr>
              <w:t>2.66 (1.32–5.35)</w:t>
            </w:r>
          </w:p>
        </w:tc>
        <w:tc>
          <w:tcPr>
            <w:tcW w:w="2000" w:type="dxa"/>
            <w:tcBorders>
              <w:bottom w:val="single" w:sz="8" w:space="0" w:color="000000"/>
            </w:tcBorders>
          </w:tcPr>
          <w:p w14:paraId="65A69A91" w14:textId="77777777" w:rsidR="00E4519B" w:rsidRDefault="00000000">
            <w:pPr>
              <w:keepNext w:val="0"/>
              <w:spacing w:after="0"/>
              <w:rPr/>
            </w:pPr>
            <w:r>
              <w:rPr>
                <w:sz w:val="18"/>
              </w:rPr>
              <w:t>1.95 (1.21–3.15)</w:t>
            </w:r>
          </w:p>
        </w:tc>
        <w:tc>
          <w:tcPr>
            <w:tcW w:w="1300" w:type="dxa"/>
            <w:tcBorders>
              <w:bottom w:val="single" w:sz="8" w:space="0" w:color="000000"/>
            </w:tcBorders>
          </w:tcPr>
          <w:p w14:paraId="43849C52" w14:textId="77777777" w:rsidR="00E4519B" w:rsidRDefault="00000000">
            <w:pPr>
              <w:keepNext w:val="0"/>
              <w:spacing w:after="0"/>
              <w:rPr/>
            </w:pPr>
            <w:r>
              <w:rPr>
                <w:sz w:val="18"/>
              </w:rPr>
              <w:t>0.47</w:t>
            </w:r>
          </w:p>
        </w:tc>
      </w:tr>
    </w:tbl>
    <w:p w14:paraId="7AB7FCB2" w14:textId="77777777" w:rsidR="00C975E4" w:rsidRDefault="00000000">
      <w:pPr>
        <w:keepNext/>
        <w:spacing w:before="60" w:line="240" w:lineRule="auto"/>
        <w:rPr/>
      </w:pPr>
      <w:r>
        <w:rPr>
          <w:b/>
        </w:rPr>
        <w:t xml:space="preserve">H. Joint responses </w:t>
      </w:r>
      <w:r>
        <w:rPr>
          <w:b/>
        </w:rPr>
        <w:t xml:space="preserve">in study-defined moderate-or-greater regurgitation of</w:t>
      </w:r>
      <w:r>
        <w:rPr>
          <w:b/>
        </w:rPr>
        <w:t xml:space="preserve"> both valves </w:t>
      </w:r>
      <w:r>
        <w:rPr>
          <w:b/>
        </w:rPr>
        <w:t xml:space="preserve">(</w:t>
      </w:r>
      <w:r>
        <w:rPr>
          <w:b/>
        </w:rPr>
        <w:t xml:space="preserve">analysis grade ≥2</w:t>
      </w:r>
      <w:r>
        <w:rPr>
          <w:b/>
        </w:rPr>
        <w:t xml:space="preserve">)</w:t>
      </w:r>
    </w:p>
    <w:tbl>
      <w:tblPr>
        <w:tblW w:type="auto" w:w="0"/>
        <w:tblLayout w:type="fixed"/>
        <w:tblLook w:firstColumn="1" w:firstRow="1" w:lastColumn="0" w:lastRow="0" w:noHBand="0" w:noVBand="1" w:val="04A0"/>
        <w:tblBorders>
          <w:top w:val="single" w:sz="8"/>
          <w:bottom w:val="single" w:sz="8"/>
        </w:tblBorders>
      </w:tblPr>
      <w:tblGrid>
        <w:gridCol w:w="1584"/>
        <w:gridCol w:w="576"/>
        <w:gridCol w:w="1699"/>
        <w:gridCol w:w="1699"/>
        <w:gridCol w:w="1699"/>
        <w:gridCol w:w="1699"/>
      </w:tblGrid>
      <w:tr>
        <w:trPr>
          <w:cantSplit/>
          <w:tblHeader/>
        </w:trPr>
        <w:tc>
          <w:tcPr>
            <w:tcW w:type="dxa" w:w="1584"/>
          </w:tcPr>
          <w:p>
            <w:pPr>
              <w:keepNext/>
              <w:spacing w:line="240" w:lineRule="auto" w:after="60"/>
            </w:pPr>
            <w:r>
              <w:rPr>
                <w:rFonts w:ascii="Times New Roman" w:hAnsi="Times New Roman"/>
                <w:b/>
                <w:sz w:val="18"/>
              </w:rPr>
              <w:t>AF type</w:t>
            </w:r>
          </w:p>
        </w:tc>
        <w:tc>
          <w:tcPr>
            <w:tcW w:type="dxa" w:w="576"/>
          </w:tcPr>
          <w:p>
            <w:pPr>
              <w:keepNext/>
              <w:spacing w:line="240" w:lineRule="auto" w:after="60"/>
            </w:pPr>
            <w:r>
              <w:rPr>
                <w:rFonts w:ascii="Times New Roman" w:hAnsi="Times New Roman"/>
                <w:b/>
                <w:sz w:val="18"/>
              </w:rPr>
              <w:t>n</w:t>
            </w:r>
          </w:p>
        </w:tc>
        <w:tc>
          <w:tcPr>
            <w:tcW w:type="dxa" w:w="1699"/>
          </w:tcPr>
          <w:p>
            <w:pPr>
              <w:keepNext/>
              <w:spacing w:line="240" w:lineRule="auto" w:after="60"/>
            </w:pPr>
            <w:r>
              <w:rPr>
                <w:rFonts w:ascii="Times New Roman" w:hAnsi="Times New Roman"/>
                <w:b/>
                <w:sz w:val="18"/>
              </w:rPr>
              <w:t>Both, n (%)</w:t>
            </w:r>
          </w:p>
        </w:tc>
        <w:tc>
          <w:tcPr>
            <w:tcW w:type="dxa" w:w="1699"/>
          </w:tcPr>
          <w:p>
            <w:pPr>
              <w:keepNext/>
              <w:spacing w:line="240" w:lineRule="auto" w:after="60"/>
            </w:pPr>
            <w:r>
              <w:rPr>
                <w:rFonts w:ascii="Times New Roman" w:hAnsi="Times New Roman"/>
                <w:b/>
                <w:sz w:val="18"/>
              </w:rPr>
              <w:t>TR only, n (%)</w:t>
            </w:r>
          </w:p>
        </w:tc>
        <w:tc>
          <w:tcPr>
            <w:tcW w:type="dxa" w:w="1699"/>
          </w:tcPr>
          <w:p>
            <w:pPr>
              <w:keepNext/>
              <w:spacing w:line="240" w:lineRule="auto" w:after="60"/>
            </w:pPr>
            <w:r>
              <w:rPr>
                <w:rFonts w:ascii="Times New Roman" w:hAnsi="Times New Roman"/>
                <w:b/>
                <w:sz w:val="18"/>
              </w:rPr>
              <w:t>MR only, n (%)</w:t>
            </w:r>
          </w:p>
        </w:tc>
        <w:tc>
          <w:tcPr>
            <w:tcW w:type="dxa" w:w="1699"/>
          </w:tcPr>
          <w:p>
            <w:pPr>
              <w:keepNext/>
              <w:spacing w:line="240" w:lineRule="auto" w:after="60"/>
            </w:pPr>
            <w:r>
              <w:rPr>
                <w:rFonts w:ascii="Times New Roman" w:hAnsi="Times New Roman"/>
                <w:b/>
                <w:sz w:val="18"/>
              </w:rPr>
              <w:t>Neither, n (%)</w:t>
            </w:r>
          </w:p>
        </w:tc>
      </w:tr>
      <w:tr>
        <w:trPr>
          <w:cantSplit/>
        </w:trPr>
        <w:tc>
          <w:tcPr>
            <w:tcW w:type="dxa" w:w="1584"/>
          </w:tcPr>
          <w:p>
            <w:pPr>
              <w:keepNext w:val="0"/>
              <w:spacing w:line="240" w:lineRule="auto" w:after="60"/>
            </w:pPr>
            <w:r>
              <w:rPr>
                <w:rFonts w:ascii="Times New Roman" w:hAnsi="Times New Roman"/>
                <w:b w:val="0"/>
                <w:sz w:val="18"/>
              </w:rPr>
              <w:t>Paroxysmal</w:t>
            </w:r>
          </w:p>
        </w:tc>
        <w:tc>
          <w:tcPr>
            <w:tcW w:type="dxa" w:w="576"/>
          </w:tcPr>
          <w:p>
            <w:pPr>
              <w:keepNext w:val="0"/>
              <w:spacing w:line="240" w:lineRule="auto" w:after="60"/>
            </w:pPr>
            <w:r>
              <w:rPr>
                <w:rFonts w:ascii="Times New Roman" w:hAnsi="Times New Roman"/>
                <w:b w:val="0"/>
                <w:sz w:val="18"/>
              </w:rPr>
              <w:t>18</w:t>
            </w:r>
          </w:p>
        </w:tc>
        <w:tc>
          <w:tcPr>
            <w:tcW w:type="dxa" w:w="1699"/>
          </w:tcPr>
          <w:p>
            <w:pPr>
              <w:keepNext w:val="0"/>
              <w:spacing w:line="240" w:lineRule="auto" w:after="60"/>
            </w:pPr>
            <w:r>
              <w:rPr>
                <w:rFonts w:ascii="Times New Roman" w:hAnsi="Times New Roman"/>
                <w:b w:val="0"/>
                <w:sz w:val="18"/>
              </w:rPr>
              <w:t>7 (38.9)</w:t>
            </w:r>
          </w:p>
        </w:tc>
        <w:tc>
          <w:tcPr>
            <w:tcW w:type="dxa" w:w="1699"/>
          </w:tcPr>
          <w:p>
            <w:pPr>
              <w:keepNext w:val="0"/>
              <w:spacing w:line="240" w:lineRule="auto" w:after="60"/>
            </w:pPr>
            <w:r>
              <w:rPr>
                <w:rFonts w:ascii="Times New Roman" w:hAnsi="Times New Roman"/>
                <w:b w:val="0"/>
                <w:sz w:val="18"/>
              </w:rPr>
              <w:t>5 (27.8)</w:t>
            </w:r>
          </w:p>
        </w:tc>
        <w:tc>
          <w:tcPr>
            <w:tcW w:type="dxa" w:w="1699"/>
          </w:tcPr>
          <w:p>
            <w:pPr>
              <w:keepNext w:val="0"/>
              <w:spacing w:line="240" w:lineRule="auto" w:after="60"/>
            </w:pPr>
            <w:r>
              <w:rPr>
                <w:rFonts w:ascii="Times New Roman" w:hAnsi="Times New Roman"/>
                <w:b w:val="0"/>
                <w:sz w:val="18"/>
              </w:rPr>
              <w:t>2 (11.1)</w:t>
            </w:r>
          </w:p>
        </w:tc>
        <w:tc>
          <w:tcPr>
            <w:tcW w:type="dxa" w:w="1699"/>
          </w:tcPr>
          <w:p>
            <w:pPr>
              <w:keepNext w:val="0"/>
              <w:spacing w:line="240" w:lineRule="auto" w:after="60"/>
            </w:pPr>
            <w:r>
              <w:rPr>
                <w:rFonts w:ascii="Times New Roman" w:hAnsi="Times New Roman"/>
                <w:b w:val="0"/>
                <w:sz w:val="18"/>
              </w:rPr>
              <w:t>4 (22.2)</w:t>
            </w:r>
          </w:p>
        </w:tc>
      </w:tr>
      <w:tr>
        <w:trPr>
          <w:cantSplit/>
        </w:trPr>
        <w:tc>
          <w:tcPr>
            <w:tcW w:type="dxa" w:w="1584"/>
          </w:tcPr>
          <w:p>
            <w:pPr>
              <w:keepNext w:val="0"/>
              <w:spacing w:line="240" w:lineRule="auto" w:after="60"/>
            </w:pPr>
            <w:r>
              <w:rPr>
                <w:rFonts w:ascii="Times New Roman" w:hAnsi="Times New Roman"/>
                <w:b w:val="0"/>
                <w:sz w:val="18"/>
              </w:rPr>
              <w:t>Persistent</w:t>
            </w:r>
          </w:p>
        </w:tc>
        <w:tc>
          <w:tcPr>
            <w:tcW w:type="dxa" w:w="576"/>
          </w:tcPr>
          <w:p>
            <w:pPr>
              <w:keepNext w:val="0"/>
              <w:spacing w:line="240" w:lineRule="auto" w:after="60"/>
            </w:pPr>
            <w:r>
              <w:rPr>
                <w:rFonts w:ascii="Times New Roman" w:hAnsi="Times New Roman"/>
                <w:b w:val="0"/>
                <w:sz w:val="18"/>
              </w:rPr>
              <w:t>80</w:t>
            </w:r>
          </w:p>
        </w:tc>
        <w:tc>
          <w:tcPr>
            <w:tcW w:type="dxa" w:w="1699"/>
          </w:tcPr>
          <w:p>
            <w:pPr>
              <w:keepNext w:val="0"/>
              <w:spacing w:line="240" w:lineRule="auto" w:after="60"/>
            </w:pPr>
            <w:r>
              <w:rPr>
                <w:rFonts w:ascii="Times New Roman" w:hAnsi="Times New Roman"/>
                <w:b w:val="0"/>
                <w:sz w:val="18"/>
              </w:rPr>
              <w:t>33 (41.3)</w:t>
            </w:r>
          </w:p>
        </w:tc>
        <w:tc>
          <w:tcPr>
            <w:tcW w:type="dxa" w:w="1699"/>
          </w:tcPr>
          <w:p>
            <w:pPr>
              <w:keepNext w:val="0"/>
              <w:spacing w:line="240" w:lineRule="auto" w:after="60"/>
            </w:pPr>
            <w:r>
              <w:rPr>
                <w:rFonts w:ascii="Times New Roman" w:hAnsi="Times New Roman"/>
                <w:b w:val="0"/>
                <w:sz w:val="18"/>
              </w:rPr>
              <w:t>14 (17.5)</w:t>
            </w:r>
          </w:p>
        </w:tc>
        <w:tc>
          <w:tcPr>
            <w:tcW w:type="dxa" w:w="1699"/>
          </w:tcPr>
          <w:p>
            <w:pPr>
              <w:keepNext w:val="0"/>
              <w:spacing w:line="240" w:lineRule="auto" w:after="60"/>
            </w:pPr>
            <w:r>
              <w:rPr>
                <w:rFonts w:ascii="Times New Roman" w:hAnsi="Times New Roman"/>
                <w:b w:val="0"/>
                <w:sz w:val="18"/>
              </w:rPr>
              <w:t>8 (10.0)</w:t>
            </w:r>
          </w:p>
        </w:tc>
        <w:tc>
          <w:tcPr>
            <w:tcW w:type="dxa" w:w="1699"/>
          </w:tcPr>
          <w:p>
            <w:pPr>
              <w:keepNext w:val="0"/>
              <w:spacing w:line="240" w:lineRule="auto" w:after="60"/>
            </w:pPr>
            <w:r>
              <w:rPr>
                <w:rFonts w:ascii="Times New Roman" w:hAnsi="Times New Roman"/>
                <w:b w:val="0"/>
                <w:sz w:val="18"/>
              </w:rPr>
              <w:t>25 (31.3)</w:t>
            </w:r>
          </w:p>
        </w:tc>
      </w:tr>
    </w:tbl>
    <w:p w14:paraId="7AB7FCB2" w14:textId="77777777" w:rsidR="00C975E4" w:rsidRDefault="00000000">
      <w:pPr>
        <w:spacing w:before="60"/>
        <w:rPr/>
      </w:pPr>
      <w:r>
        <w:rPr>
          <w:sz w:val="17"/>
        </w:rPr>
        <w:t xml:space="preserve">Parallel analysis framework. The paired-response and baseline co-occurrence analyses were conducted separately in paroxysmal and persistent AF</w:t>
      </w:r>
      <w:r>
        <w:rPr>
          <w:sz w:val="17"/>
        </w:rPr>
        <w:t xml:space="preserve"> with the definitions, imputation (predictive mean matching, m=20), and models of the main analyses; both AF-type groups come from the same center, with one patient contributing one procedure to each. This framework was added after the initial overall analyses and was not a prespecified validation design. *Conditional on age and sex within each AF type. †12-factor model of Table S6 without AF type; ORs for continuous factors are per the interquartile range of the whole cohort, so estimates are comparable between the cohorts. ‡Blinded re-reading (Table S2). P for heterogeneity: z test of the difference between the two cohort estimates on the log scale (linear scale for differences in mm); observed/expected ratios depend on prevalence and are not directly comparable between cohorts with different prevalence. Persistence: procedures with a clinically indicated TTE 1 year after ablation. AF indicates atrial fibrillation; AR, aortic regurgitation; LA, left atrial; LV, left ventricular; LVEF, left ventricular ejection fraction; MR, mitral regurgitation; OR, odds ratio; RA, right atrial; SR, sinus rhythm; TR, tricuspid regurgitation; TTE, transthoracic echocardiography. H: among 387 combined-disease procedures, 142 had baseline MR grade ≥2 and 213 had TR grade ≥2; their intersection comprised 98 procedures (18 paroxysmal and 80 persistent AF). The remaining 289 comprised 44 with MR alone ≥2, 115 with TR alone ≥2, and 130 with both below grade 2. These descriptive response states concern procedures with study-defined moderate-or-greater regurgitation of both valves (analysis grade ≥2, including report-labelled mild-to-moderate regurgitation). Expected joint improvement was 33.3% in paroxysmal and 30.1% in persistent AF; observed/expected ratios were 1.17 and 1.37. No formal between-group comparison was made for this small subset; the paroxysmal denominator was only 18.</w:t>
      </w:r>
    </w:p>
    <w:p w14:paraId="0CFA0CEB" w14:textId="77777777" w:rsidR="00C975E4" w:rsidRDefault="00000000">
      <w:pPr>
        <w:keepNext/>
        <w:spacing w:after="80"/>
      </w:pPr>
      <w:r>
        <w:rPr>
          <w:b/>
        </w:rPr>
        <w:t xml:space="preserve">Table </w:t>
      </w:r>
      <w:r>
        <w:rPr>
          <w:b/>
        </w:rPr>
        <w:t xml:space="preserve">S</w:t>
      </w:r>
      <w:r>
        <w:rPr>
          <w:b/>
        </w:rPr>
        <w:t xml:space="preserve">12</w:t>
      </w:r>
      <w:r>
        <w:rPr>
          <w:b/>
        </w:rPr>
        <w:t xml:space="preserve">.</w:t>
      </w:r>
      <w:r>
        <w:rPr>
          <w:b/>
        </w:rPr>
        <w:t xml:space="preserve"> Aortic regurgitation as a negative control outcome</w:t>
      </w:r>
    </w:p>
    <w:tbl>
      <w:tblPr>
        <w:tblW w:w="8505" w:type="dxa"/>
        <w:tblLayout w:type="fixed"/>
        <w:tblLook w:val="04A0" w:firstRow="1" w:lastRow="0" w:firstColumn="1" w:lastColumn="0" w:noHBand="0" w:noVBand="1"/>
      </w:tblPr>
      <w:tblGrid>
        <w:gridCol w:w="3402"/>
        <w:gridCol w:w="2835"/>
        <w:gridCol w:w="2268"/>
      </w:tblGrid>
      <w:tr w:rsidR="00C975E4" w14:paraId="314D1C2E" w14:textId="77777777">
        <w:trPr>
          <w:cantSplit/>
          <w:tblHeader/>
        </w:trPr>
        <w:tc>
          <w:tcPr>
            <w:tcW w:w="3402" w:type="dxa"/>
            <w:tcBorders>
              <w:top w:val="single" w:sz="8" w:space="0" w:color="000000"/>
              <w:bottom w:val="single" w:sz="8" w:space="0" w:color="000000"/>
            </w:tcBorders>
          </w:tcPr>
          <w:p w14:paraId="6FCE5AED"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A8321D8" w14:textId="77777777" w:rsidR="00C975E4" w:rsidRDefault="00000000">
            <w:pPr>
              <w:keepNext/>
              <w:spacing w:after="0"/>
              <w:jc w:val="center"/>
            </w:pPr>
            <w:r>
              <w:rPr>
                <w:b/>
                <w:sz w:val="16"/>
              </w:rPr>
              <w:t>n/N (%) or n</w:t>
            </w:r>
          </w:p>
        </w:tc>
        <w:tc>
          <w:tcPr>
            <w:tcW w:w="2268" w:type="dxa"/>
            <w:tcBorders>
              <w:top w:val="single" w:sz="8" w:space="0" w:color="000000"/>
              <w:bottom w:val="single" w:sz="8" w:space="0" w:color="000000"/>
            </w:tcBorders>
          </w:tcPr>
          <w:p w14:paraId="73B63CF3" w14:textId="77777777" w:rsidR="00C975E4" w:rsidRDefault="00000000">
            <w:pPr>
              <w:keepNext/>
              <w:spacing w:after="0"/>
              <w:jc w:val="center"/>
            </w:pPr>
            <w:r>
              <w:rPr>
                <w:b/>
                <w:sz w:val="16"/>
              </w:rPr>
              <w:t>P</w:t>
            </w:r>
          </w:p>
        </w:tc>
      </w:tr>
      <w:tr w:rsidR="00C975E4" w14:paraId="66E6F2D3" w14:textId="77777777">
        <w:trPr>
          <w:cantSplit/>
        </w:trPr>
        <w:tc>
          <w:tcPr>
            <w:tcW w:w="2268" w:type="dxa"/>
            <w:gridSpan w:val="3"/>
          </w:tcPr>
          <w:p w14:paraId="763EEBBF" w14:textId="77777777" w:rsidR="00C975E4" w:rsidRDefault="00000000">
            <w:pPr>
              <w:keepNext w:val="0"/>
              <w:spacing w:after="0"/>
            </w:pPr>
            <w:r>
              <w:rPr>
                <w:b/>
                <w:sz w:val="16"/>
              </w:rPr>
              <w:t>A. AR at 1 month in procedures with baseline AR grade ≥1</w:t>
            </w:r>
          </w:p>
        </w:tc>
      </w:tr>
      <w:tr w:rsidR="00C975E4" w14:paraId="4914D41E" w14:textId="77777777">
        <w:trPr>
          <w:cantSplit/>
        </w:trPr>
        <w:tc>
          <w:tcPr>
            <w:tcW w:w="3402" w:type="dxa"/>
          </w:tcPr>
          <w:p w14:paraId="44FE6CD5" w14:textId="77777777" w:rsidR="00C975E4" w:rsidRDefault="00000000">
            <w:pPr>
              <w:keepNext w:val="0"/>
              <w:spacing w:after="0"/>
            </w:pPr>
            <w:r>
              <w:rPr>
                <w:sz w:val="16"/>
              </w:rPr>
              <w:t>Baseline AR grade ≥1 (grade 1 / 2 / 3)</w:t>
            </w:r>
          </w:p>
        </w:tc>
        <w:tc>
          <w:tcPr>
            <w:tcW w:w="2835" w:type="dxa"/>
          </w:tcPr>
          <w:p w14:paraId="6FA1FB99" w14:textId="77777777" w:rsidR="00C975E4" w:rsidRDefault="00000000">
            <w:pPr>
              <w:keepNext w:val="0"/>
              <w:spacing w:after="0"/>
              <w:jc w:val="center"/>
            </w:pPr>
            <w:r>
              <w:rPr>
                <w:sz w:val="16"/>
              </w:rPr>
              <w:t>180 (143 / 36 / 1)</w:t>
            </w:r>
          </w:p>
        </w:tc>
        <w:tc>
          <w:tcPr>
            <w:tcW w:w="2268" w:type="dxa"/>
          </w:tcPr>
          <w:p w14:paraId="343DFCB7" w14:textId="77777777" w:rsidR="00C975E4" w:rsidRDefault="00C975E4">
            <w:pPr>
              <w:keepNext w:val="0"/>
              <w:spacing w:after="0"/>
              <w:jc w:val="center"/>
            </w:pPr>
          </w:p>
        </w:tc>
      </w:tr>
      <w:tr w:rsidR="00C975E4" w14:paraId="6D47327F" w14:textId="77777777">
        <w:trPr>
          <w:cantSplit/>
        </w:trPr>
        <w:tc>
          <w:tcPr>
            <w:tcW w:w="3402" w:type="dxa"/>
          </w:tcPr>
          <w:p w14:paraId="3F1A625C" w14:textId="77777777" w:rsidR="00C975E4" w:rsidRDefault="00000000">
            <w:pPr>
              <w:keepNext w:val="0"/>
              <w:spacing w:after="0"/>
            </w:pPr>
            <w:r>
              <w:rPr>
                <w:sz w:val="16"/>
              </w:rPr>
              <w:t>AR documented at 1 month</w:t>
            </w:r>
          </w:p>
        </w:tc>
        <w:tc>
          <w:tcPr>
            <w:tcW w:w="2835" w:type="dxa"/>
          </w:tcPr>
          <w:p w14:paraId="723C26A1" w14:textId="77777777" w:rsidR="00C975E4" w:rsidRDefault="00000000">
            <w:pPr>
              <w:keepNext w:val="0"/>
              <w:spacing w:after="0"/>
              <w:jc w:val="center"/>
            </w:pPr>
            <w:r>
              <w:rPr>
                <w:sz w:val="16"/>
              </w:rPr>
              <w:t>149/180 (82.8%)</w:t>
            </w:r>
          </w:p>
        </w:tc>
        <w:tc>
          <w:tcPr>
            <w:tcW w:w="2268" w:type="dxa"/>
          </w:tcPr>
          <w:p w14:paraId="08A2EC12" w14:textId="77777777" w:rsidR="00C975E4" w:rsidRDefault="00C975E4">
            <w:pPr>
              <w:keepNext w:val="0"/>
              <w:spacing w:after="0"/>
              <w:jc w:val="center"/>
            </w:pPr>
          </w:p>
        </w:tc>
      </w:tr>
      <w:tr w:rsidR="00C975E4" w14:paraId="4ACFC524" w14:textId="77777777">
        <w:trPr>
          <w:cantSplit/>
        </w:trPr>
        <w:tc>
          <w:tcPr>
            <w:tcW w:w="3402" w:type="dxa"/>
          </w:tcPr>
          <w:p w14:paraId="5F6928AC" w14:textId="77777777" w:rsidR="00C975E4" w:rsidRDefault="00000000">
            <w:pPr>
              <w:keepNext w:val="0"/>
              <w:spacing w:after="0"/>
            </w:pPr>
            <w:r>
              <w:rPr>
                <w:sz w:val="16"/>
              </w:rPr>
              <w:t>AR improved by ≥1 grade</w:t>
            </w:r>
          </w:p>
        </w:tc>
        <w:tc>
          <w:tcPr>
            <w:tcW w:w="2835" w:type="dxa"/>
          </w:tcPr>
          <w:p w14:paraId="604A35F5" w14:textId="77777777" w:rsidR="00C975E4" w:rsidRDefault="00000000">
            <w:pPr>
              <w:keepNext w:val="0"/>
              <w:spacing w:after="0"/>
              <w:jc w:val="center"/>
            </w:pPr>
            <w:r>
              <w:rPr>
                <w:sz w:val="16"/>
              </w:rPr>
              <w:t>11/149 (7.4%)</w:t>
            </w:r>
          </w:p>
        </w:tc>
        <w:tc>
          <w:tcPr>
            <w:tcW w:w="2268" w:type="dxa"/>
          </w:tcPr>
          <w:p w14:paraId="1A04F24A" w14:textId="77777777" w:rsidR="00C975E4" w:rsidRDefault="00C975E4">
            <w:pPr>
              <w:keepNext w:val="0"/>
              <w:spacing w:after="0"/>
              <w:jc w:val="center"/>
            </w:pPr>
          </w:p>
        </w:tc>
      </w:tr>
      <w:tr w:rsidR="00C975E4" w14:paraId="6BB40476" w14:textId="77777777">
        <w:trPr>
          <w:cantSplit/>
        </w:trPr>
        <w:tc>
          <w:tcPr>
            <w:tcW w:w="3402" w:type="dxa"/>
          </w:tcPr>
          <w:p w14:paraId="1FCAE221" w14:textId="77777777" w:rsidR="00C975E4" w:rsidRDefault="00000000">
            <w:pPr>
              <w:keepNext w:val="0"/>
              <w:spacing w:after="0"/>
            </w:pPr>
            <w:r>
              <w:rPr>
                <w:sz w:val="16"/>
              </w:rPr>
              <w:t>AR worsened by ≥1 grade</w:t>
            </w:r>
          </w:p>
        </w:tc>
        <w:tc>
          <w:tcPr>
            <w:tcW w:w="2835" w:type="dxa"/>
          </w:tcPr>
          <w:p w14:paraId="4551BC9E" w14:textId="77777777" w:rsidR="00C975E4" w:rsidRDefault="00000000">
            <w:pPr>
              <w:keepNext w:val="0"/>
              <w:spacing w:after="0"/>
              <w:jc w:val="center"/>
            </w:pPr>
            <w:r>
              <w:rPr>
                <w:sz w:val="16"/>
              </w:rPr>
              <w:t>11/149 (7.4%)</w:t>
            </w:r>
          </w:p>
        </w:tc>
        <w:tc>
          <w:tcPr>
            <w:tcW w:w="2268" w:type="dxa"/>
          </w:tcPr>
          <w:p w14:paraId="6BBDCED0" w14:textId="77777777" w:rsidR="00C975E4" w:rsidRDefault="00C975E4">
            <w:pPr>
              <w:keepNext w:val="0"/>
              <w:spacing w:after="0"/>
              <w:jc w:val="center"/>
            </w:pPr>
          </w:p>
        </w:tc>
      </w:tr>
      <w:tr w:rsidR="00C975E4" w14:paraId="55B37F09" w14:textId="77777777">
        <w:trPr>
          <w:cantSplit/>
        </w:trPr>
        <w:tc>
          <w:tcPr>
            <w:tcW w:w="3402" w:type="dxa"/>
          </w:tcPr>
          <w:p w14:paraId="741C094B" w14:textId="77777777" w:rsidR="00C975E4" w:rsidRDefault="00000000">
            <w:pPr>
              <w:keepNext w:val="0"/>
              <w:spacing w:after="0"/>
            </w:pPr>
            <w:r>
              <w:rPr>
                <w:sz w:val="16"/>
              </w:rPr>
              <w:t>Worst case: all 31 procedures without AR documented at 1 month counted as improved</w:t>
            </w:r>
          </w:p>
        </w:tc>
        <w:tc>
          <w:tcPr>
            <w:tcW w:w="2835" w:type="dxa"/>
          </w:tcPr>
          <w:p w14:paraId="729D67C5" w14:textId="77777777" w:rsidR="00C975E4" w:rsidRDefault="00000000">
            <w:pPr>
              <w:keepNext w:val="0"/>
              <w:spacing w:after="0"/>
              <w:jc w:val="center"/>
            </w:pPr>
            <w:r>
              <w:rPr>
                <w:sz w:val="16"/>
              </w:rPr>
              <w:t>42/180 (23.3%)</w:t>
            </w:r>
          </w:p>
        </w:tc>
        <w:tc>
          <w:tcPr>
            <w:tcW w:w="2268" w:type="dxa"/>
          </w:tcPr>
          <w:p w14:paraId="1BA2F591" w14:textId="77777777" w:rsidR="00C975E4" w:rsidRDefault="00C975E4">
            <w:pPr>
              <w:keepNext w:val="0"/>
              <w:spacing w:after="0"/>
              <w:jc w:val="center"/>
            </w:pPr>
          </w:p>
        </w:tc>
      </w:tr>
      <w:tr w:rsidR="00C975E4" w14:paraId="1C2F4E51" w14:textId="77777777">
        <w:trPr>
          <w:cantSplit/>
        </w:trPr>
        <w:tc>
          <w:tcPr>
            <w:tcW w:w="2268" w:type="dxa"/>
            <w:gridSpan w:val="3"/>
          </w:tcPr>
          <w:p w14:paraId="621D616C" w14:textId="77777777" w:rsidR="00C975E4" w:rsidRDefault="00000000">
            <w:pPr>
              <w:keepNext w:val="0"/>
              <w:spacing w:after="0"/>
            </w:pPr>
            <w:r>
              <w:rPr>
                <w:b/>
                <w:sz w:val="16"/>
              </w:rPr>
              <w:t>B. MR and TR improvement in the same procedures</w:t>
            </w:r>
          </w:p>
        </w:tc>
      </w:tr>
      <w:tr w:rsidR="00C975E4" w14:paraId="151AB3CD" w14:textId="77777777">
        <w:trPr>
          <w:cantSplit/>
        </w:trPr>
        <w:tc>
          <w:tcPr>
            <w:tcW w:w="3402" w:type="dxa"/>
          </w:tcPr>
          <w:p w14:paraId="5DDC4A59" w14:textId="77777777" w:rsidR="00C975E4" w:rsidRDefault="00000000">
            <w:pPr>
              <w:keepNext w:val="0"/>
              <w:spacing w:after="0"/>
            </w:pPr>
            <w:r>
              <w:rPr>
                <w:sz w:val="16"/>
              </w:rPr>
              <w:t>MR improved (MR series among the 149 procedures)</w:t>
            </w:r>
          </w:p>
        </w:tc>
        <w:tc>
          <w:tcPr>
            <w:tcW w:w="2835" w:type="dxa"/>
          </w:tcPr>
          <w:p w14:paraId="671D18C3" w14:textId="77777777" w:rsidR="00C975E4" w:rsidRDefault="00000000">
            <w:pPr>
              <w:keepNext w:val="0"/>
              <w:spacing w:after="0"/>
              <w:jc w:val="center"/>
            </w:pPr>
            <w:r>
              <w:rPr>
                <w:sz w:val="16"/>
              </w:rPr>
              <w:t>34/96 (35.4%)</w:t>
            </w:r>
          </w:p>
        </w:tc>
        <w:tc>
          <w:tcPr>
            <w:tcW w:w="2268" w:type="dxa"/>
          </w:tcPr>
          <w:p w14:paraId="624BE846" w14:textId="77777777" w:rsidR="00C975E4" w:rsidRDefault="00C975E4">
            <w:pPr>
              <w:keepNext w:val="0"/>
              <w:spacing w:after="0"/>
              <w:jc w:val="center"/>
            </w:pPr>
          </w:p>
        </w:tc>
      </w:tr>
      <w:tr w:rsidR="00C975E4" w14:paraId="2C6B9C23" w14:textId="77777777">
        <w:trPr>
          <w:cantSplit/>
        </w:trPr>
        <w:tc>
          <w:tcPr>
            <w:tcW w:w="3402" w:type="dxa"/>
          </w:tcPr>
          <w:p w14:paraId="3C70884E" w14:textId="77777777" w:rsidR="00C975E4" w:rsidRDefault="00000000">
            <w:pPr>
              <w:keepNext w:val="0"/>
              <w:spacing w:after="0"/>
            </w:pPr>
            <w:r>
              <w:rPr>
                <w:sz w:val="16"/>
              </w:rPr>
              <w:t>Discordant pairs: MR improved only vs AR improved only</w:t>
            </w:r>
          </w:p>
        </w:tc>
        <w:tc>
          <w:tcPr>
            <w:tcW w:w="2835" w:type="dxa"/>
          </w:tcPr>
          <w:p w14:paraId="4429E117" w14:textId="77777777" w:rsidR="00C975E4" w:rsidRDefault="00000000">
            <w:pPr>
              <w:keepNext w:val="0"/>
              <w:spacing w:after="0"/>
              <w:jc w:val="center"/>
            </w:pPr>
            <w:r>
              <w:rPr>
                <w:sz w:val="16"/>
              </w:rPr>
              <w:t>31 vs 6</w:t>
            </w:r>
          </w:p>
        </w:tc>
        <w:tc>
          <w:tcPr>
            <w:tcW w:w="2268" w:type="dxa"/>
          </w:tcPr>
          <w:p w14:paraId="15AD1782" w14:textId="77777777" w:rsidR="00C975E4" w:rsidRDefault="00000000">
            <w:pPr>
              <w:keepNext w:val="0"/>
              <w:spacing w:after="0"/>
              <w:jc w:val="center"/>
            </w:pPr>
            <w:r>
              <w:rPr>
                <w:sz w:val="16"/>
              </w:rPr>
              <w:t>&lt;0.001</w:t>
            </w:r>
          </w:p>
        </w:tc>
      </w:tr>
      <w:tr w:rsidR="00C975E4" w14:paraId="77961B6C" w14:textId="77777777">
        <w:trPr>
          <w:cantSplit/>
        </w:trPr>
        <w:tc>
          <w:tcPr>
            <w:tcW w:w="3402" w:type="dxa"/>
          </w:tcPr>
          <w:p w14:paraId="3751B040" w14:textId="77777777" w:rsidR="00C975E4" w:rsidRDefault="00000000">
            <w:pPr>
              <w:keepNext w:val="0"/>
              <w:spacing w:after="0"/>
            </w:pPr>
            <w:r>
              <w:rPr>
                <w:sz w:val="16"/>
              </w:rPr>
              <w:t>TR improved (TR series among the 149 procedures)</w:t>
            </w:r>
          </w:p>
        </w:tc>
        <w:tc>
          <w:tcPr>
            <w:tcW w:w="2835" w:type="dxa"/>
          </w:tcPr>
          <w:p w14:paraId="53E3504E" w14:textId="77777777" w:rsidR="00C975E4" w:rsidRDefault="00000000">
            <w:pPr>
              <w:keepNext w:val="0"/>
              <w:spacing w:after="0"/>
              <w:jc w:val="center"/>
            </w:pPr>
            <w:r>
              <w:rPr>
                <w:sz w:val="16"/>
              </w:rPr>
              <w:t>72/126 (57.1%)</w:t>
            </w:r>
          </w:p>
        </w:tc>
        <w:tc>
          <w:tcPr>
            <w:tcW w:w="2268" w:type="dxa"/>
          </w:tcPr>
          <w:p w14:paraId="528C9DFF" w14:textId="77777777" w:rsidR="00C975E4" w:rsidRDefault="00C975E4">
            <w:pPr>
              <w:keepNext w:val="0"/>
              <w:spacing w:after="0"/>
              <w:jc w:val="center"/>
            </w:pPr>
          </w:p>
        </w:tc>
      </w:tr>
      <w:tr w:rsidR="00C975E4" w14:paraId="2EB510E5" w14:textId="77777777">
        <w:trPr>
          <w:cantSplit/>
        </w:trPr>
        <w:tc>
          <w:tcPr>
            <w:tcW w:w="3402" w:type="dxa"/>
          </w:tcPr>
          <w:p w14:paraId="54A6EBA1" w14:textId="77777777" w:rsidR="00C975E4" w:rsidRDefault="00000000">
            <w:pPr>
              <w:keepNext w:val="0"/>
              <w:spacing w:after="0"/>
            </w:pPr>
            <w:r>
              <w:rPr>
                <w:sz w:val="16"/>
              </w:rPr>
              <w:t>Discordant pairs: TR improved only vs AR improved only</w:t>
            </w:r>
          </w:p>
        </w:tc>
        <w:tc>
          <w:tcPr>
            <w:tcW w:w="2835" w:type="dxa"/>
          </w:tcPr>
          <w:p w14:paraId="22AA60D2" w14:textId="77777777" w:rsidR="00C975E4" w:rsidRDefault="00000000">
            <w:pPr>
              <w:keepNext w:val="0"/>
              <w:spacing w:after="0"/>
              <w:jc w:val="center"/>
            </w:pPr>
            <w:r>
              <w:rPr>
                <w:sz w:val="16"/>
              </w:rPr>
              <w:t>68 vs 4</w:t>
            </w:r>
          </w:p>
        </w:tc>
        <w:tc>
          <w:tcPr>
            <w:tcW w:w="2268" w:type="dxa"/>
          </w:tcPr>
          <w:p w14:paraId="7D513040" w14:textId="77777777" w:rsidR="00C975E4" w:rsidRDefault="00000000">
            <w:pPr>
              <w:keepNext w:val="0"/>
              <w:spacing w:after="0"/>
              <w:jc w:val="center"/>
            </w:pPr>
            <w:r>
              <w:rPr>
                <w:sz w:val="16"/>
              </w:rPr>
              <w:t>&lt;0.001</w:t>
            </w:r>
          </w:p>
        </w:tc>
      </w:tr>
      <w:tr w:rsidR="00C975E4" w14:paraId="42AF090C" w14:textId="77777777">
        <w:trPr>
          <w:cantSplit/>
        </w:trPr>
        <w:tc>
          <w:tcPr>
            <w:tcW w:w="2268" w:type="dxa"/>
            <w:gridSpan w:val="3"/>
          </w:tcPr>
          <w:p w14:paraId="7355EE97" w14:textId="77777777" w:rsidR="00C975E4" w:rsidRDefault="00000000">
            <w:pPr>
              <w:keepNext w:val="0"/>
              <w:spacing w:after="0"/>
            </w:pPr>
            <w:r>
              <w:rPr>
                <w:b/>
                <w:sz w:val="16"/>
              </w:rPr>
              <w:t>C. AR improvement by rhythm on Holter monitoring near the 1-month TTE</w:t>
            </w:r>
          </w:p>
        </w:tc>
      </w:tr>
      <w:tr w:rsidR="00C975E4" w14:paraId="7D6FD8F0" w14:textId="77777777">
        <w:trPr>
          <w:cantSplit/>
        </w:trPr>
        <w:tc>
          <w:tcPr>
            <w:tcW w:w="3402" w:type="dxa"/>
          </w:tcPr>
          <w:p w14:paraId="4FFAE44E" w14:textId="77777777" w:rsidR="00C975E4" w:rsidRDefault="00000000">
            <w:pPr>
              <w:keepNext w:val="0"/>
              <w:spacing w:after="0"/>
            </w:pPr>
            <w:r>
              <w:rPr>
                <w:sz w:val="16"/>
              </w:rPr>
              <w:t>SR</w:t>
            </w:r>
          </w:p>
        </w:tc>
        <w:tc>
          <w:tcPr>
            <w:tcW w:w="2835" w:type="dxa"/>
          </w:tcPr>
          <w:p w14:paraId="67156118" w14:textId="77777777" w:rsidR="00C975E4" w:rsidRDefault="00000000">
            <w:pPr>
              <w:keepNext w:val="0"/>
              <w:spacing w:after="0"/>
              <w:jc w:val="center"/>
            </w:pPr>
            <w:r>
              <w:rPr>
                <w:sz w:val="16"/>
              </w:rPr>
              <w:t>9/126 (7.1%)</w:t>
            </w:r>
          </w:p>
        </w:tc>
        <w:tc>
          <w:tcPr>
            <w:tcW w:w="2268" w:type="dxa"/>
          </w:tcPr>
          <w:p w14:paraId="3A3AD0FA" w14:textId="77777777" w:rsidR="00C975E4" w:rsidRDefault="00000000">
            <w:pPr>
              <w:keepNext w:val="0"/>
              <w:spacing w:after="0"/>
              <w:jc w:val="center"/>
            </w:pPr>
            <w:r>
              <w:rPr>
                <w:sz w:val="16"/>
              </w:rPr>
              <w:t>0.68</w:t>
            </w:r>
          </w:p>
        </w:tc>
      </w:tr>
      <w:tr w:rsidR="00C975E4" w14:paraId="113E7A8F" w14:textId="77777777">
        <w:trPr>
          <w:cantSplit/>
        </w:trPr>
        <w:tc>
          <w:tcPr>
            <w:tcW w:w="3402" w:type="dxa"/>
          </w:tcPr>
          <w:p w14:paraId="46E27263" w14:textId="77777777" w:rsidR="00C975E4" w:rsidRDefault="00000000">
            <w:pPr>
              <w:keepNext w:val="0"/>
              <w:spacing w:after="0"/>
            </w:pPr>
            <w:r>
              <w:rPr>
                <w:sz w:val="16"/>
              </w:rPr>
              <w:t>No SR</w:t>
            </w:r>
          </w:p>
        </w:tc>
        <w:tc>
          <w:tcPr>
            <w:tcW w:w="2835" w:type="dxa"/>
          </w:tcPr>
          <w:p w14:paraId="784B1BE6" w14:textId="77777777" w:rsidR="00C975E4" w:rsidRDefault="00000000">
            <w:pPr>
              <w:keepNext w:val="0"/>
              <w:spacing w:after="0"/>
              <w:jc w:val="center"/>
            </w:pPr>
            <w:r>
              <w:rPr>
                <w:sz w:val="16"/>
              </w:rPr>
              <w:t>2/23 (8.7%)</w:t>
            </w:r>
          </w:p>
        </w:tc>
        <w:tc>
          <w:tcPr>
            <w:tcW w:w="2268" w:type="dxa"/>
          </w:tcPr>
          <w:p w14:paraId="747A41E2" w14:textId="77777777" w:rsidR="00C975E4" w:rsidRDefault="00C975E4">
            <w:pPr>
              <w:keepNext w:val="0"/>
              <w:spacing w:after="0"/>
              <w:jc w:val="center"/>
            </w:pPr>
          </w:p>
        </w:tc>
      </w:tr>
    </w:tbl>
    <w:p w14:paraId="3760B015" w14:textId="77777777" w:rsidR="00C975E4" w:rsidRDefault="00000000">
      <w:pPr>
        <w:spacing w:before="60"/>
      </w:pPr>
      <w:r>
        <w:rPr>
          <w:sz w:val="17"/>
        </w:rPr>
        <w:t>AR was abstracted from the text of the baseline TTE report and from the 1-month TTE findings recorded in the study database, and mapped to the analysis grades used for MR and TR (0, none/trace; 1, very mild or mild; 2, mild-to-moderate or moderate; 3, moderate-to-severe or worse). Baseline report text was available for 663 of 844 procedures. At 1 month, AR was recorded only when present, so procedures without AR documented at 1 month could not be classified; the worst-case row assumes that all of them improved. P values: exact McNemar test for discordant pairs within procedures (B) and Fisher exact test (C). AR indicates aortic regurgitation; MR, mitral regurgitation; SR, sinus rhythm; TR, tricuspid regurgitation; TTE, transthoracic echocardiography.</w:t>
      </w:r>
    </w:p>
    <w:p w14:paraId="0CFA0CEB" w14:textId="77777777" w:rsidR="00C975E4" w:rsidRDefault="00000000">
      <w:pPr>
        <w:keepNext/>
        <w:spacing w:after="80"/>
        <w:rPr>
          <w:ins w:id="91943" w:author="Claude (E30 修订)" w:date="2026-10-09T12:00:00Z"/>
        </w:rPr>
      </w:pPr>
      <w:ins w:id="91944" w:author="Claude (E30 修订)" w:date="2026-10-09T12:00:00Z">
        <w:r>
          <w:rPr>
            <w:b/>
          </w:rPr>
          <w:t xml:space="preserve">Table S13. Baseline factors associated with improvement of both valves in combined MR/TR (post hoc)</w:t>
        </w:r>
      </w:ins>
    </w:p>
    <w:tbl>
      <w:tblPr>
        <w:tblW w:w="9600" w:type="dxa"/>
        <w:tblLayout w:type="fixed"/>
        <w:tblLook w:val="04A0" w:firstRow="1" w:lastRow="0" w:firstColumn="1" w:lastColumn="0" w:noHBand="0" w:noVBand="1"/>
      </w:tblPr>
      <w:tblGrid>
        <w:gridCol w:w="2976"/>
        <w:gridCol w:w="2208"/>
        <w:gridCol w:w="2208"/>
        <w:gridCol w:w="2208"/>
      </w:tblGrid>
      <w:tr w:rsidR="00E4519B" w14:paraId="3AF4595A" w14:textId="77777777">
        <w:trPr>
          <w:cantSplit/>
          <w:tblHeader/>
          <w:ins w:id="92051" w:author="Claude (E30 修订)" w:date="2026-10-09T12:00:00Z"/>
        </w:trPr>
        <w:tc>
          <w:tcPr>
            <w:tcW w:w="2976" w:type="dxa"/>
            <w:tcBorders>
              <w:top w:val="single" w:sz="8" w:space="0" w:color="000000"/>
              <w:bottom w:val="single" w:sz="8" w:space="0" w:color="000000"/>
            </w:tcBorders>
          </w:tcPr>
          <w:p w14:paraId="503442A0" w14:textId="77777777" w:rsidR="00E4519B" w:rsidRDefault="00000000">
            <w:pPr>
              <w:keepNext/>
              <w:spacing w:after="0"/>
              <w:rPr>
                <w:ins w:id="91947" w:author="Claude (E30 修订)" w:date="2026-10-09T12:00:00Z"/>
              </w:rPr>
            </w:pPr>
            <w:ins w:id="91948" w:author="Claude (E30 修订)" w:date="2026-10-09T12:00:00Z">
              <w:r>
                <w:rPr>
                  <w:b/>
                  <w:sz w:val="18"/>
                </w:rPr>
                <w:t xml:space="preserve">Factor (contrast)</w:t>
              </w:r>
            </w:ins>
          </w:p>
        </w:tc>
        <w:tc>
          <w:tcPr>
            <w:tcW w:w="2208" w:type="dxa"/>
            <w:tcBorders>
              <w:top w:val="single" w:sz="8" w:space="0" w:color="000000"/>
              <w:bottom w:val="single" w:sz="8" w:space="0" w:color="000000"/>
            </w:tcBorders>
          </w:tcPr>
          <w:p w14:paraId="7FECDFB8" w14:textId="77777777" w:rsidR="00E4519B" w:rsidRDefault="00000000">
            <w:pPr>
              <w:keepNext/>
              <w:spacing w:after="0"/>
              <w:rPr>
                <w:ins w:id="91949" w:author="Claude (E30 修订)" w:date="2026-10-09T12:00:00Z"/>
              </w:rPr>
            </w:pPr>
            <w:ins w:id="91950" w:author="Claude (E30 修订)" w:date="2026-10-09T12:00:00Z">
              <w:r>
                <w:rPr>
                  <w:b/>
                  <w:sz w:val="18"/>
                </w:rPr>
                <w:t xml:space="preserve">Both valves improved vs one or neither (n=387; 133 events), OR (95% CI); q</w:t>
              </w:r>
            </w:ins>
          </w:p>
        </w:tc>
        <w:tc>
          <w:tcPr>
            <w:tcW w:w="2208" w:type="dxa"/>
            <w:tcBorders>
              <w:top w:val="single" w:sz="8" w:space="0" w:color="000000"/>
              <w:bottom w:val="single" w:sz="8" w:space="0" w:color="000000"/>
            </w:tcBorders>
          </w:tcPr>
          <w:p w14:paraId="3D4F8FC1" w14:textId="77777777" w:rsidR="00E4519B" w:rsidRDefault="00000000">
            <w:pPr>
              <w:keepNext/>
              <w:spacing w:after="0"/>
              <w:rPr>
                <w:ins w:id="91951" w:author="Claude (E30 修订)" w:date="2026-10-09T12:00:00Z"/>
              </w:rPr>
            </w:pPr>
            <w:ins w:id="91952" w:author="Claude (E30 修订)" w:date="2026-10-09T12:00:00Z">
              <w:r>
                <w:rPr>
                  <w:b/>
                  <w:sz w:val="18"/>
                </w:rPr>
                <w:t xml:space="preserve">Number of improved valves, 0/1/2 (n=387; 130/124/133), OR (95% CI); q</w:t>
              </w:r>
            </w:ins>
          </w:p>
        </w:tc>
        <w:tc>
          <w:tcPr>
            <w:tcW w:w="2208" w:type="dxa"/>
            <w:tcBorders>
              <w:top w:val="single" w:sz="8" w:space="0" w:color="000000"/>
              <w:bottom w:val="single" w:sz="8" w:space="0" w:color="000000"/>
            </w:tcBorders>
          </w:tcPr>
          <w:p w14:paraId="304AA6F9" w14:textId="77777777" w:rsidR="00E4519B" w:rsidRDefault="00000000">
            <w:pPr>
              <w:keepNext/>
              <w:spacing w:after="0"/>
              <w:rPr>
                <w:ins w:id="91953" w:author="Claude (E30 修订)" w:date="2026-10-09T12:00:00Z"/>
              </w:rPr>
            </w:pPr>
            <w:ins w:id="91954" w:author="Claude (E30 修订)" w:date="2026-10-09T12:00:00Z">
              <w:r>
                <w:rPr>
                  <w:b/>
                  <w:sz w:val="18"/>
                </w:rPr>
                <w:t xml:space="preserve">Extension to both valves among procedures with ≥1 improved valve (n=257; 133 events), OR (95% CI); q</w:t>
              </w:r>
            </w:ins>
          </w:p>
        </w:tc>
      </w:tr>
      <w:tr w:rsidR="00E4519B" w14:paraId="1776EEA1" w14:textId="77777777">
        <w:trPr>
          <w:cantSplit/>
          <w:ins w:id="92052" w:author="Claude (E30 修订)" w:date="2026-10-09T12:00:00Z"/>
        </w:trPr>
        <w:tc>
          <w:tcPr>
            <w:tcW w:w="2976" w:type="dxa"/>
          </w:tcPr>
          <w:p w14:paraId="7CB8F1C4" w14:textId="77777777" w:rsidR="00E4519B" w:rsidRDefault="00000000">
            <w:pPr>
              <w:keepNext w:val="0"/>
              <w:spacing w:after="0"/>
              <w:rPr>
                <w:ins w:id="91955" w:author="Claude (E30 修订)" w:date="2026-10-09T12:00:00Z"/>
              </w:rPr>
            </w:pPr>
            <w:ins w:id="91956" w:author="Claude (E30 修订)" w:date="2026-10-09T12:00:00Z">
              <w:r>
                <w:rPr>
                  <w:sz w:val="18"/>
                </w:rPr>
                <w:t xml:space="preserve">Age, 75 vs 61 years</w:t>
              </w:r>
            </w:ins>
          </w:p>
        </w:tc>
        <w:tc>
          <w:tcPr>
            <w:tcW w:w="2208" w:type="dxa"/>
          </w:tcPr>
          <w:p w14:paraId="5E1FD69A" w14:textId="77777777" w:rsidR="00E4519B" w:rsidRDefault="00000000">
            <w:pPr>
              <w:keepNext w:val="0"/>
              <w:spacing w:after="0"/>
              <w:rPr>
                <w:ins w:id="91957" w:author="Claude (E30 修订)" w:date="2026-10-09T12:00:00Z"/>
              </w:rPr>
            </w:pPr>
            <w:ins w:id="91958" w:author="Claude (E30 修订)" w:date="2026-10-09T12:00:00Z">
              <w:r>
                <w:rPr>
                  <w:sz w:val="18"/>
                </w:rPr>
                <w:t xml:space="preserve">0.87 (0.60–1.26); q=0.56</w:t>
              </w:r>
            </w:ins>
          </w:p>
        </w:tc>
        <w:tc>
          <w:tcPr>
            <w:tcW w:w="2208" w:type="dxa"/>
          </w:tcPr>
          <w:p w14:paraId="0678A917" w14:textId="77777777" w:rsidR="00E4519B" w:rsidRDefault="00000000">
            <w:pPr>
              <w:keepNext w:val="0"/>
              <w:spacing w:after="0"/>
              <w:rPr>
                <w:ins w:id="91959" w:author="Claude (E30 修订)" w:date="2026-10-09T12:00:00Z"/>
              </w:rPr>
            </w:pPr>
            <w:ins w:id="91960" w:author="Claude (E30 修订)" w:date="2026-10-09T12:00:00Z">
              <w:r>
                <w:rPr>
                  <w:sz w:val="18"/>
                </w:rPr>
                <w:t xml:space="preserve">0.93 (0.69–1.26); q=0.86</w:t>
              </w:r>
            </w:ins>
          </w:p>
        </w:tc>
        <w:tc>
          <w:tcPr>
            <w:tcW w:w="2208" w:type="dxa"/>
          </w:tcPr>
          <w:p w14:paraId="5DFB9458" w14:textId="77777777" w:rsidR="00E4519B" w:rsidRDefault="00E4519B">
            <w:pPr>
              <w:keepNext w:val="0"/>
              <w:spacing w:after="0"/>
              <w:rPr>
                <w:ins w:id="91961" w:author="Claude (E30 修订)" w:date="2026-10-09T12:00:00Z"/>
              </w:rPr>
            </w:pPr>
            <w:ins w:id="91962" w:author="Claude (E30 修订)" w:date="2026-10-09T12:00:00Z">
              <w:r>
                <w:t xml:space="preserve">0.82 (0.54–1.27); q=0.47</w:t>
              </w:r>
            </w:ins>
          </w:p>
        </w:tc>
      </w:tr>
      <w:tr w:rsidR="00E4519B" w14:paraId="1776EEA1" w14:textId="77777777">
        <w:trPr>
          <w:cantSplit/>
          <w:ins w:id="92053" w:author="Claude (E30 修订)" w:date="2026-10-09T12:00:00Z"/>
        </w:trPr>
        <w:tc>
          <w:tcPr>
            <w:tcW w:w="2976" w:type="dxa"/>
          </w:tcPr>
          <w:p w14:paraId="7CB8F1C4" w14:textId="77777777" w:rsidR="00E4519B" w:rsidRDefault="00000000">
            <w:pPr>
              <w:keepNext w:val="0"/>
              <w:spacing w:after="0"/>
              <w:rPr>
                <w:ins w:id="91963" w:author="Claude (E30 修订)" w:date="2026-10-09T12:00:00Z"/>
              </w:rPr>
            </w:pPr>
            <w:ins w:id="91964" w:author="Claude (E30 修订)" w:date="2026-10-09T12:00:00Z">
              <w:r>
                <w:rPr>
                  <w:sz w:val="18"/>
                </w:rPr>
                <w:t xml:space="preserve">Female sex</w:t>
              </w:r>
            </w:ins>
          </w:p>
        </w:tc>
        <w:tc>
          <w:tcPr>
            <w:tcW w:w="2208" w:type="dxa"/>
          </w:tcPr>
          <w:p w14:paraId="5E1FD69A" w14:textId="77777777" w:rsidR="00E4519B" w:rsidRDefault="00000000">
            <w:pPr>
              <w:keepNext w:val="0"/>
              <w:spacing w:after="0"/>
              <w:rPr>
                <w:ins w:id="91965" w:author="Claude (E30 修订)" w:date="2026-10-09T12:00:00Z"/>
              </w:rPr>
            </w:pPr>
            <w:ins w:id="91966" w:author="Claude (E30 修订)" w:date="2026-10-09T12:00:00Z">
              <w:r>
                <w:rPr>
                  <w:sz w:val="18"/>
                </w:rPr>
                <w:t xml:space="preserve">0.99 (0.61–1.62); q=0.97</w:t>
              </w:r>
            </w:ins>
          </w:p>
        </w:tc>
        <w:tc>
          <w:tcPr>
            <w:tcW w:w="2208" w:type="dxa"/>
          </w:tcPr>
          <w:p w14:paraId="0678A917" w14:textId="77777777" w:rsidR="00E4519B" w:rsidRDefault="00000000">
            <w:pPr>
              <w:keepNext w:val="0"/>
              <w:spacing w:after="0"/>
              <w:rPr>
                <w:ins w:id="91967" w:author="Claude (E30 修订)" w:date="2026-10-09T12:00:00Z"/>
              </w:rPr>
            </w:pPr>
            <w:ins w:id="91968" w:author="Claude (E30 修订)" w:date="2026-10-09T12:00:00Z">
              <w:r>
                <w:rPr>
                  <w:sz w:val="18"/>
                </w:rPr>
                <w:t xml:space="preserve">0.70 (0.46–1.06); q=0.22</w:t>
              </w:r>
            </w:ins>
          </w:p>
        </w:tc>
        <w:tc>
          <w:tcPr>
            <w:tcW w:w="2208" w:type="dxa"/>
          </w:tcPr>
          <w:p w14:paraId="5DFB9458" w14:textId="77777777" w:rsidR="00E4519B" w:rsidRDefault="00E4519B">
            <w:pPr>
              <w:keepNext w:val="0"/>
              <w:spacing w:after="0"/>
              <w:rPr>
                <w:ins w:id="91969" w:author="Claude (E30 修订)" w:date="2026-10-09T12:00:00Z"/>
              </w:rPr>
            </w:pPr>
            <w:ins w:id="91970" w:author="Claude (E30 修订)" w:date="2026-10-09T12:00:00Z">
              <w:r>
                <w:t xml:space="preserve">1.52 (0.82–2.79); q=0.33</w:t>
              </w:r>
            </w:ins>
          </w:p>
        </w:tc>
      </w:tr>
      <w:tr w:rsidR="00E4519B" w14:paraId="1776EEA1" w14:textId="77777777">
        <w:trPr>
          <w:cantSplit/>
          <w:ins w:id="92054" w:author="Claude (E30 修订)" w:date="2026-10-09T12:00:00Z"/>
        </w:trPr>
        <w:tc>
          <w:tcPr>
            <w:tcW w:w="2976" w:type="dxa"/>
          </w:tcPr>
          <w:p w14:paraId="7CB8F1C4" w14:textId="77777777" w:rsidR="00E4519B" w:rsidRDefault="00000000">
            <w:pPr>
              <w:keepNext w:val="0"/>
              <w:spacing w:after="0"/>
              <w:rPr>
                <w:ins w:id="91971" w:author="Claude (E30 修订)" w:date="2026-10-09T12:00:00Z"/>
              </w:rPr>
            </w:pPr>
            <w:ins w:id="91972" w:author="Claude (E30 修订)" w:date="2026-10-09T12:00:00Z">
              <w:r>
                <w:rPr>
                  <w:sz w:val="18"/>
                </w:rPr>
                <w:t xml:space="preserve">BMI, 25.9 vs 22.0 kg/m²</w:t>
              </w:r>
            </w:ins>
          </w:p>
        </w:tc>
        <w:tc>
          <w:tcPr>
            <w:tcW w:w="2208" w:type="dxa"/>
          </w:tcPr>
          <w:p w14:paraId="5E1FD69A" w14:textId="77777777" w:rsidR="00E4519B" w:rsidRDefault="00000000">
            <w:pPr>
              <w:keepNext w:val="0"/>
              <w:spacing w:after="0"/>
              <w:rPr>
                <w:ins w:id="91973" w:author="Claude (E30 修订)" w:date="2026-10-09T12:00:00Z"/>
              </w:rPr>
            </w:pPr>
            <w:ins w:id="91974" w:author="Claude (E30 修订)" w:date="2026-10-09T12:00:00Z">
              <w:r>
                <w:rPr>
                  <w:sz w:val="18"/>
                </w:rPr>
                <w:t xml:space="preserve">1.79 (1.33–2.40); q=0.001</w:t>
              </w:r>
            </w:ins>
          </w:p>
        </w:tc>
        <w:tc>
          <w:tcPr>
            <w:tcW w:w="2208" w:type="dxa"/>
          </w:tcPr>
          <w:p w14:paraId="0678A917" w14:textId="77777777" w:rsidR="00E4519B" w:rsidRDefault="00000000">
            <w:pPr>
              <w:keepNext w:val="0"/>
              <w:spacing w:after="0"/>
              <w:rPr>
                <w:ins w:id="91975" w:author="Claude (E30 修订)" w:date="2026-10-09T12:00:00Z"/>
              </w:rPr>
            </w:pPr>
            <w:ins w:id="91976" w:author="Claude (E30 修订)" w:date="2026-10-09T12:00:00Z">
              <w:r>
                <w:rPr>
                  <w:sz w:val="18"/>
                </w:rPr>
                <w:t xml:space="preserve">1.63 (1.27–2.10); q=0.002</w:t>
              </w:r>
            </w:ins>
          </w:p>
        </w:tc>
        <w:tc>
          <w:tcPr>
            <w:tcW w:w="2208" w:type="dxa"/>
          </w:tcPr>
          <w:p w14:paraId="5DFB9458" w14:textId="77777777" w:rsidR="00E4519B" w:rsidRDefault="00E4519B">
            <w:pPr>
              <w:keepNext w:val="0"/>
              <w:spacing w:after="0"/>
              <w:rPr>
                <w:ins w:id="91977" w:author="Claude (E30 修订)" w:date="2026-10-09T12:00:00Z"/>
              </w:rPr>
            </w:pPr>
            <w:ins w:id="91978" w:author="Claude (E30 修订)" w:date="2026-10-09T12:00:00Z">
              <w:r>
                <w:t xml:space="preserve">1.63 (1.13–2.34); q=0.05</w:t>
              </w:r>
            </w:ins>
          </w:p>
        </w:tc>
      </w:tr>
      <w:tr w:rsidR="00E4519B" w14:paraId="1776EEA1" w14:textId="77777777">
        <w:trPr>
          <w:cantSplit/>
          <w:ins w:id="92055" w:author="Claude (E30 修订)" w:date="2026-10-09T12:00:00Z"/>
        </w:trPr>
        <w:tc>
          <w:tcPr>
            <w:tcW w:w="2976" w:type="dxa"/>
          </w:tcPr>
          <w:p w14:paraId="7CB8F1C4" w14:textId="77777777" w:rsidR="00E4519B" w:rsidRDefault="00000000">
            <w:pPr>
              <w:keepNext w:val="0"/>
              <w:spacing w:after="0"/>
              <w:rPr>
                <w:ins w:id="91979" w:author="Claude (E30 修订)" w:date="2026-10-09T12:00:00Z"/>
              </w:rPr>
            </w:pPr>
            <w:ins w:id="91980" w:author="Claude (E30 修订)" w:date="2026-10-09T12:00:00Z">
              <w:r>
                <w:rPr>
                  <w:sz w:val="18"/>
                </w:rPr>
                <w:t xml:space="preserve">Persistent AF</w:t>
              </w:r>
            </w:ins>
          </w:p>
        </w:tc>
        <w:tc>
          <w:tcPr>
            <w:tcW w:w="2208" w:type="dxa"/>
          </w:tcPr>
          <w:p w14:paraId="5E1FD69A" w14:textId="77777777" w:rsidR="00E4519B" w:rsidRDefault="00000000">
            <w:pPr>
              <w:keepNext w:val="0"/>
              <w:spacing w:after="0"/>
              <w:rPr>
                <w:ins w:id="91981" w:author="Claude (E30 修订)" w:date="2026-10-09T12:00:00Z"/>
              </w:rPr>
            </w:pPr>
            <w:ins w:id="91982" w:author="Claude (E30 修订)" w:date="2026-10-09T12:00:00Z">
              <w:r>
                <w:rPr>
                  <w:sz w:val="18"/>
                </w:rPr>
                <w:t xml:space="preserve">1.38 (0.77–2.45); q=0.47</w:t>
              </w:r>
            </w:ins>
          </w:p>
        </w:tc>
        <w:tc>
          <w:tcPr>
            <w:tcW w:w="2208" w:type="dxa"/>
          </w:tcPr>
          <w:p w14:paraId="0678A917" w14:textId="77777777" w:rsidR="00E4519B" w:rsidRDefault="00000000">
            <w:pPr>
              <w:keepNext w:val="0"/>
              <w:spacing w:after="0"/>
              <w:rPr>
                <w:ins w:id="91983" w:author="Claude (E30 修订)" w:date="2026-10-09T12:00:00Z"/>
              </w:rPr>
            </w:pPr>
            <w:ins w:id="91984" w:author="Claude (E30 修订)" w:date="2026-10-09T12:00:00Z">
              <w:r>
                <w:rPr>
                  <w:sz w:val="18"/>
                </w:rPr>
                <w:t xml:space="preserve">1.07 (0.67–1.72); q=0.92</w:t>
              </w:r>
            </w:ins>
          </w:p>
        </w:tc>
        <w:tc>
          <w:tcPr>
            <w:tcW w:w="2208" w:type="dxa"/>
          </w:tcPr>
          <w:p w14:paraId="5DFB9458" w14:textId="77777777" w:rsidR="00E4519B" w:rsidRDefault="00E4519B">
            <w:pPr>
              <w:keepNext w:val="0"/>
              <w:spacing w:after="0"/>
              <w:rPr>
                <w:ins w:id="91985" w:author="Claude (E30 修订)" w:date="2026-10-09T12:00:00Z"/>
              </w:rPr>
            </w:pPr>
            <w:ins w:id="91986" w:author="Claude (E30 修订)" w:date="2026-10-09T12:00:00Z">
              <w:r>
                <w:t xml:space="preserve">1.52 (0.77–2.97); q=0.34</w:t>
              </w:r>
            </w:ins>
          </w:p>
        </w:tc>
      </w:tr>
      <w:tr w:rsidR="00E4519B" w14:paraId="1776EEA1" w14:textId="77777777">
        <w:trPr>
          <w:cantSplit/>
          <w:ins w:id="92056" w:author="Claude (E30 修订)" w:date="2026-10-09T12:00:00Z"/>
        </w:trPr>
        <w:tc>
          <w:tcPr>
            <w:tcW w:w="2976" w:type="dxa"/>
          </w:tcPr>
          <w:p w14:paraId="7CB8F1C4" w14:textId="77777777" w:rsidR="00E4519B" w:rsidRDefault="00000000">
            <w:pPr>
              <w:keepNext w:val="0"/>
              <w:spacing w:after="0"/>
              <w:rPr>
                <w:ins w:id="91987" w:author="Claude (E30 修订)" w:date="2026-10-09T12:00:00Z"/>
              </w:rPr>
            </w:pPr>
            <w:ins w:id="91988" w:author="Claude (E30 修订)" w:date="2026-10-09T12:00:00Z">
              <w:r>
                <w:rPr>
                  <w:sz w:val="18"/>
                </w:rPr>
                <w:t xml:space="preserve">TRV, 3.0 vs 2.4 m/s</w:t>
              </w:r>
            </w:ins>
          </w:p>
        </w:tc>
        <w:tc>
          <w:tcPr>
            <w:tcW w:w="2208" w:type="dxa"/>
          </w:tcPr>
          <w:p w14:paraId="5E1FD69A" w14:textId="77777777" w:rsidR="00E4519B" w:rsidRDefault="00000000">
            <w:pPr>
              <w:keepNext w:val="0"/>
              <w:spacing w:after="0"/>
              <w:rPr>
                <w:ins w:id="91989" w:author="Claude (E30 修订)" w:date="2026-10-09T12:00:00Z"/>
              </w:rPr>
            </w:pPr>
            <w:ins w:id="91990" w:author="Claude (E30 修订)" w:date="2026-10-09T12:00:00Z">
              <w:r>
                <w:rPr>
                  <w:sz w:val="18"/>
                </w:rPr>
                <w:t xml:space="preserve">1.10 (0.74–1.63); q=0.70</w:t>
              </w:r>
            </w:ins>
          </w:p>
        </w:tc>
        <w:tc>
          <w:tcPr>
            <w:tcW w:w="2208" w:type="dxa"/>
          </w:tcPr>
          <w:p w14:paraId="0678A917" w14:textId="77777777" w:rsidR="00E4519B" w:rsidRDefault="00000000">
            <w:pPr>
              <w:keepNext w:val="0"/>
              <w:spacing w:after="0"/>
              <w:rPr>
                <w:ins w:id="91991" w:author="Claude (E30 修订)" w:date="2026-10-09T12:00:00Z"/>
              </w:rPr>
            </w:pPr>
            <w:ins w:id="91992" w:author="Claude (E30 修订)" w:date="2026-10-09T12:00:00Z">
              <w:r>
                <w:rPr>
                  <w:sz w:val="18"/>
                </w:rPr>
                <w:t xml:space="preserve">1.01 (0.73–1.40); q=0.96</w:t>
              </w:r>
            </w:ins>
          </w:p>
        </w:tc>
        <w:tc>
          <w:tcPr>
            <w:tcW w:w="2208" w:type="dxa"/>
          </w:tcPr>
          <w:p w14:paraId="5DFB9458" w14:textId="77777777" w:rsidR="00E4519B" w:rsidRDefault="00E4519B">
            <w:pPr>
              <w:keepNext w:val="0"/>
              <w:spacing w:after="0"/>
              <w:rPr>
                <w:ins w:id="91993" w:author="Claude (E30 修订)" w:date="2026-10-09T12:00:00Z"/>
              </w:rPr>
            </w:pPr>
            <w:ins w:id="91994" w:author="Claude (E30 修订)" w:date="2026-10-09T12:00:00Z">
              <w:r>
                <w:t xml:space="preserve">1.22 (0.77–1.92); q=0.47</w:t>
              </w:r>
            </w:ins>
          </w:p>
        </w:tc>
      </w:tr>
      <w:tr w:rsidR="00E4519B" w14:paraId="1776EEA1" w14:textId="77777777">
        <w:trPr>
          <w:cantSplit/>
          <w:ins w:id="92057" w:author="Claude (E30 修订)" w:date="2026-10-09T12:00:00Z"/>
        </w:trPr>
        <w:tc>
          <w:tcPr>
            <w:tcW w:w="2976" w:type="dxa"/>
          </w:tcPr>
          <w:p w14:paraId="7CB8F1C4" w14:textId="77777777" w:rsidR="00E4519B" w:rsidRDefault="00000000">
            <w:pPr>
              <w:keepNext w:val="0"/>
              <w:spacing w:after="0"/>
              <w:rPr>
                <w:ins w:id="91995" w:author="Claude (E30 修订)" w:date="2026-10-09T12:00:00Z"/>
              </w:rPr>
            </w:pPr>
            <w:ins w:id="91996" w:author="Claude (E30 修订)" w:date="2026-10-09T12:00:00Z">
              <w:r>
                <w:rPr>
                  <w:sz w:val="18"/>
                </w:rPr>
                <w:t xml:space="preserve">LA diameter, 47 vs 40 mm</w:t>
              </w:r>
            </w:ins>
          </w:p>
        </w:tc>
        <w:tc>
          <w:tcPr>
            <w:tcW w:w="2208" w:type="dxa"/>
          </w:tcPr>
          <w:p w14:paraId="5E1FD69A" w14:textId="77777777" w:rsidR="00E4519B" w:rsidRDefault="00000000">
            <w:pPr>
              <w:keepNext w:val="0"/>
              <w:spacing w:after="0"/>
              <w:rPr>
                <w:ins w:id="91997" w:author="Claude (E30 修订)" w:date="2026-10-09T12:00:00Z"/>
              </w:rPr>
            </w:pPr>
            <w:ins w:id="91998" w:author="Claude (E30 修订)" w:date="2026-10-09T12:00:00Z">
              <w:r>
                <w:rPr>
                  <w:sz w:val="18"/>
                </w:rPr>
                <w:t xml:space="preserve">0.62 (0.43–0.89); q=0.06</w:t>
              </w:r>
            </w:ins>
          </w:p>
        </w:tc>
        <w:tc>
          <w:tcPr>
            <w:tcW w:w="2208" w:type="dxa"/>
          </w:tcPr>
          <w:p w14:paraId="0678A917" w14:textId="77777777" w:rsidR="00E4519B" w:rsidRDefault="00000000">
            <w:pPr>
              <w:keepNext w:val="0"/>
              <w:spacing w:after="0"/>
              <w:rPr>
                <w:ins w:id="91999" w:author="Claude (E30 修订)" w:date="2026-10-09T12:00:00Z"/>
              </w:rPr>
            </w:pPr>
            <w:ins w:id="92000" w:author="Claude (E30 修订)" w:date="2026-10-09T12:00:00Z">
              <w:r>
                <w:rPr>
                  <w:sz w:val="18"/>
                </w:rPr>
                <w:t xml:space="preserve">0.77 (0.58–1.03); q=0.22</w:t>
              </w:r>
            </w:ins>
          </w:p>
        </w:tc>
        <w:tc>
          <w:tcPr>
            <w:tcW w:w="2208" w:type="dxa"/>
          </w:tcPr>
          <w:p w14:paraId="5DFB9458" w14:textId="77777777" w:rsidR="00E4519B" w:rsidRDefault="00E4519B">
            <w:pPr>
              <w:keepNext w:val="0"/>
              <w:spacing w:after="0"/>
              <w:rPr>
                <w:ins w:id="92001" w:author="Claude (E30 修订)" w:date="2026-10-09T12:00:00Z"/>
              </w:rPr>
            </w:pPr>
            <w:ins w:id="92002" w:author="Claude (E30 修订)" w:date="2026-10-09T12:00:00Z">
              <w:r>
                <w:t xml:space="preserve">0.54 (0.34–0.85); q=0.05</w:t>
              </w:r>
            </w:ins>
          </w:p>
        </w:tc>
      </w:tr>
      <w:tr w:rsidR="00E4519B" w14:paraId="1776EEA1" w14:textId="77777777">
        <w:trPr>
          <w:cantSplit/>
          <w:ins w:id="92058" w:author="Claude (E30 修订)" w:date="2026-10-09T12:00:00Z"/>
        </w:trPr>
        <w:tc>
          <w:tcPr>
            <w:tcW w:w="2976" w:type="dxa"/>
          </w:tcPr>
          <w:p w14:paraId="7CB8F1C4" w14:textId="77777777" w:rsidR="00E4519B" w:rsidRDefault="00000000">
            <w:pPr>
              <w:keepNext w:val="0"/>
              <w:spacing w:after="0"/>
              <w:rPr>
                <w:ins w:id="92003" w:author="Claude (E30 修订)" w:date="2026-10-09T12:00:00Z"/>
              </w:rPr>
            </w:pPr>
            <w:ins w:id="92004" w:author="Claude (E30 修订)" w:date="2026-10-09T12:00:00Z">
              <w:r>
                <w:rPr>
                  <w:sz w:val="18"/>
                </w:rPr>
                <w:t xml:space="preserve">RA diameter, 48 vs 40 mm</w:t>
              </w:r>
            </w:ins>
          </w:p>
        </w:tc>
        <w:tc>
          <w:tcPr>
            <w:tcW w:w="2208" w:type="dxa"/>
          </w:tcPr>
          <w:p w14:paraId="5E1FD69A" w14:textId="77777777" w:rsidR="00E4519B" w:rsidRDefault="00000000">
            <w:pPr>
              <w:keepNext w:val="0"/>
              <w:spacing w:after="0"/>
              <w:rPr>
                <w:ins w:id="92005" w:author="Claude (E30 修订)" w:date="2026-10-09T12:00:00Z"/>
              </w:rPr>
            </w:pPr>
            <w:ins w:id="92006" w:author="Claude (E30 修订)" w:date="2026-10-09T12:00:00Z">
              <w:r>
                <w:rPr>
                  <w:sz w:val="18"/>
                </w:rPr>
                <w:t xml:space="preserve">0.69 (0.48–0.98); q=0.16</w:t>
              </w:r>
            </w:ins>
          </w:p>
        </w:tc>
        <w:tc>
          <w:tcPr>
            <w:tcW w:w="2208" w:type="dxa"/>
          </w:tcPr>
          <w:p w14:paraId="0678A917" w14:textId="77777777" w:rsidR="00E4519B" w:rsidRDefault="00000000">
            <w:pPr>
              <w:keepNext w:val="0"/>
              <w:spacing w:after="0"/>
              <w:rPr>
                <w:ins w:id="92007" w:author="Claude (E30 修订)" w:date="2026-10-09T12:00:00Z"/>
              </w:rPr>
            </w:pPr>
            <w:ins w:id="92008" w:author="Claude (E30 修订)" w:date="2026-10-09T12:00:00Z">
              <w:r>
                <w:rPr>
                  <w:sz w:val="18"/>
                </w:rPr>
                <w:t xml:space="preserve">0.71 (0.54–0.95); q=0.09</w:t>
              </w:r>
            </w:ins>
          </w:p>
        </w:tc>
        <w:tc>
          <w:tcPr>
            <w:tcW w:w="2208" w:type="dxa"/>
          </w:tcPr>
          <w:p w14:paraId="5DFB9458" w14:textId="77777777" w:rsidR="00E4519B" w:rsidRDefault="00E4519B">
            <w:pPr>
              <w:keepNext w:val="0"/>
              <w:spacing w:after="0"/>
              <w:rPr>
                <w:ins w:id="92009" w:author="Claude (E30 修订)" w:date="2026-10-09T12:00:00Z"/>
              </w:rPr>
            </w:pPr>
            <w:ins w:id="92010" w:author="Claude (E30 修订)" w:date="2026-10-09T12:00:00Z">
              <w:r>
                <w:t xml:space="preserve">0.70 (0.47–1.07); q=0.33</w:t>
              </w:r>
            </w:ins>
          </w:p>
        </w:tc>
      </w:tr>
      <w:tr w:rsidR="00E4519B" w14:paraId="1776EEA1" w14:textId="77777777">
        <w:trPr>
          <w:cantSplit/>
          <w:ins w:id="92059" w:author="Claude (E30 修订)" w:date="2026-10-09T12:00:00Z"/>
        </w:trPr>
        <w:tc>
          <w:tcPr>
            <w:tcW w:w="2976" w:type="dxa"/>
          </w:tcPr>
          <w:p w14:paraId="7CB8F1C4" w14:textId="77777777" w:rsidR="00E4519B" w:rsidRDefault="00000000">
            <w:pPr>
              <w:keepNext w:val="0"/>
              <w:spacing w:after="0"/>
              <w:rPr>
                <w:ins w:id="92011" w:author="Claude (E30 修订)" w:date="2026-10-09T12:00:00Z"/>
              </w:rPr>
            </w:pPr>
            <w:ins w:id="92012" w:author="Claude (E30 修订)" w:date="2026-10-09T12:00:00Z">
              <w:r>
                <w:rPr>
                  <w:sz w:val="18"/>
                </w:rPr>
                <w:t xml:space="preserve">LV end-diastolic diameter, 50 vs 45 mm</w:t>
              </w:r>
            </w:ins>
          </w:p>
        </w:tc>
        <w:tc>
          <w:tcPr>
            <w:tcW w:w="2208" w:type="dxa"/>
          </w:tcPr>
          <w:p w14:paraId="5E1FD69A" w14:textId="77777777" w:rsidR="00E4519B" w:rsidRDefault="00000000">
            <w:pPr>
              <w:keepNext w:val="0"/>
              <w:spacing w:after="0"/>
              <w:rPr>
                <w:ins w:id="92013" w:author="Claude (E30 修订)" w:date="2026-10-09T12:00:00Z"/>
              </w:rPr>
            </w:pPr>
            <w:ins w:id="92014" w:author="Claude (E30 修订)" w:date="2026-10-09T12:00:00Z">
              <w:r>
                <w:rPr>
                  <w:sz w:val="18"/>
                </w:rPr>
                <w:t xml:space="preserve">1.16 (0.88–1.52); q=0.47</w:t>
              </w:r>
            </w:ins>
          </w:p>
        </w:tc>
        <w:tc>
          <w:tcPr>
            <w:tcW w:w="2208" w:type="dxa"/>
          </w:tcPr>
          <w:p w14:paraId="0678A917" w14:textId="77777777" w:rsidR="00E4519B" w:rsidRDefault="00000000">
            <w:pPr>
              <w:keepNext w:val="0"/>
              <w:spacing w:after="0"/>
              <w:rPr>
                <w:ins w:id="92015" w:author="Claude (E30 修订)" w:date="2026-10-09T12:00:00Z"/>
              </w:rPr>
            </w:pPr>
            <w:ins w:id="92016" w:author="Claude (E30 修订)" w:date="2026-10-09T12:00:00Z">
              <w:r>
                <w:rPr>
                  <w:sz w:val="18"/>
                </w:rPr>
                <w:t xml:space="preserve">1.07 (0.85–1.35); q=0.86</w:t>
              </w:r>
            </w:ins>
          </w:p>
        </w:tc>
        <w:tc>
          <w:tcPr>
            <w:tcW w:w="2208" w:type="dxa"/>
          </w:tcPr>
          <w:p w14:paraId="5DFB9458" w14:textId="77777777" w:rsidR="00E4519B" w:rsidRDefault="00E4519B">
            <w:pPr>
              <w:keepNext w:val="0"/>
              <w:spacing w:after="0"/>
              <w:rPr>
                <w:ins w:id="92017" w:author="Claude (E30 修订)" w:date="2026-10-09T12:00:00Z"/>
              </w:rPr>
            </w:pPr>
            <w:ins w:id="92018" w:author="Claude (E30 修订)" w:date="2026-10-09T12:00:00Z">
              <w:r>
                <w:t xml:space="preserve">1.33 (0.91–1.94); q=0.33</w:t>
              </w:r>
            </w:ins>
          </w:p>
        </w:tc>
      </w:tr>
      <w:tr w:rsidR="00E4519B" w14:paraId="1776EEA1" w14:textId="77777777">
        <w:trPr>
          <w:cantSplit/>
          <w:ins w:id="92060" w:author="Claude (E30 修订)" w:date="2026-10-09T12:00:00Z"/>
        </w:trPr>
        <w:tc>
          <w:tcPr>
            <w:tcW w:w="2976" w:type="dxa"/>
          </w:tcPr>
          <w:p w14:paraId="7CB8F1C4" w14:textId="77777777" w:rsidR="00E4519B" w:rsidRDefault="00000000">
            <w:pPr>
              <w:keepNext w:val="0"/>
              <w:spacing w:after="0"/>
              <w:rPr>
                <w:ins w:id="92019" w:author="Claude (E30 修订)" w:date="2026-10-09T12:00:00Z"/>
              </w:rPr>
            </w:pPr>
            <w:ins w:id="92020" w:author="Claude (E30 修订)" w:date="2026-10-09T12:00:00Z">
              <w:r>
                <w:rPr>
                  <w:sz w:val="18"/>
                </w:rPr>
                <w:t xml:space="preserve">RV diameter, 24 vs 21 mm</w:t>
              </w:r>
            </w:ins>
          </w:p>
        </w:tc>
        <w:tc>
          <w:tcPr>
            <w:tcW w:w="2208" w:type="dxa"/>
          </w:tcPr>
          <w:p w14:paraId="5E1FD69A" w14:textId="77777777" w:rsidR="00E4519B" w:rsidRDefault="00000000">
            <w:pPr>
              <w:keepNext w:val="0"/>
              <w:spacing w:after="0"/>
              <w:rPr>
                <w:ins w:id="92021" w:author="Claude (E30 修订)" w:date="2026-10-09T12:00:00Z"/>
              </w:rPr>
            </w:pPr>
            <w:ins w:id="92022" w:author="Claude (E30 修订)" w:date="2026-10-09T12:00:00Z">
              <w:r>
                <w:rPr>
                  <w:sz w:val="18"/>
                </w:rPr>
                <w:t xml:space="preserve">1.10 (0.86–1.40); q=0.56</w:t>
              </w:r>
            </w:ins>
          </w:p>
        </w:tc>
        <w:tc>
          <w:tcPr>
            <w:tcW w:w="2208" w:type="dxa"/>
          </w:tcPr>
          <w:p w14:paraId="0678A917" w14:textId="77777777" w:rsidR="00E4519B" w:rsidRDefault="00000000">
            <w:pPr>
              <w:keepNext w:val="0"/>
              <w:spacing w:after="0"/>
              <w:rPr>
                <w:ins w:id="92023" w:author="Claude (E30 修订)" w:date="2026-10-09T12:00:00Z"/>
              </w:rPr>
            </w:pPr>
            <w:ins w:id="92024" w:author="Claude (E30 修订)" w:date="2026-10-09T12:00:00Z">
              <w:r>
                <w:rPr>
                  <w:sz w:val="18"/>
                </w:rPr>
                <w:t xml:space="preserve">1.02 (0.83–1.26); q=0.92</w:t>
              </w:r>
            </w:ins>
          </w:p>
        </w:tc>
        <w:tc>
          <w:tcPr>
            <w:tcW w:w="2208" w:type="dxa"/>
          </w:tcPr>
          <w:p w14:paraId="5DFB9458" w14:textId="77777777" w:rsidR="00E4519B" w:rsidRDefault="00E4519B">
            <w:pPr>
              <w:keepNext w:val="0"/>
              <w:spacing w:after="0"/>
              <w:rPr>
                <w:ins w:id="92025" w:author="Claude (E30 修订)" w:date="2026-10-09T12:00:00Z"/>
              </w:rPr>
            </w:pPr>
            <w:ins w:id="92026" w:author="Claude (E30 修订)" w:date="2026-10-09T12:00:00Z">
              <w:r>
                <w:t xml:space="preserve">1.24 (0.91–1.70); q=0.33</w:t>
              </w:r>
            </w:ins>
          </w:p>
        </w:tc>
      </w:tr>
      <w:tr w:rsidR="00E4519B" w14:paraId="1776EEA1" w14:textId="77777777">
        <w:trPr>
          <w:cantSplit/>
          <w:ins w:id="92061" w:author="Claude (E30 修订)" w:date="2026-10-09T12:00:00Z"/>
        </w:trPr>
        <w:tc>
          <w:tcPr>
            <w:tcW w:w="2976" w:type="dxa"/>
          </w:tcPr>
          <w:p w14:paraId="7CB8F1C4" w14:textId="77777777" w:rsidR="00E4519B" w:rsidRDefault="00000000">
            <w:pPr>
              <w:keepNext w:val="0"/>
              <w:spacing w:after="0"/>
              <w:rPr>
                <w:ins w:id="92027" w:author="Claude (E30 修订)" w:date="2026-10-09T12:00:00Z"/>
              </w:rPr>
            </w:pPr>
            <w:ins w:id="92028" w:author="Claude (E30 修订)" w:date="2026-10-09T12:00:00Z">
              <w:r>
                <w:rPr>
                  <w:sz w:val="18"/>
                </w:rPr>
                <w:t xml:space="preserve">LVEF, 68 vs 56%</w:t>
              </w:r>
            </w:ins>
          </w:p>
        </w:tc>
        <w:tc>
          <w:tcPr>
            <w:tcW w:w="2208" w:type="dxa"/>
          </w:tcPr>
          <w:p w14:paraId="5E1FD69A" w14:textId="77777777" w:rsidR="00E4519B" w:rsidRDefault="00000000">
            <w:pPr>
              <w:keepNext w:val="0"/>
              <w:spacing w:after="0"/>
              <w:rPr>
                <w:ins w:id="92029" w:author="Claude (E30 修订)" w:date="2026-10-09T12:00:00Z"/>
              </w:rPr>
            </w:pPr>
            <w:ins w:id="92030" w:author="Claude (E30 修订)" w:date="2026-10-09T12:00:00Z">
              <w:r>
                <w:rPr>
                  <w:sz w:val="18"/>
                </w:rPr>
                <w:t xml:space="preserve">0.86 (0.64–1.16); q=0.47</w:t>
              </w:r>
            </w:ins>
          </w:p>
        </w:tc>
        <w:tc>
          <w:tcPr>
            <w:tcW w:w="2208" w:type="dxa"/>
          </w:tcPr>
          <w:p w14:paraId="0678A917" w14:textId="77777777" w:rsidR="00E4519B" w:rsidRDefault="00000000">
            <w:pPr>
              <w:keepNext w:val="0"/>
              <w:spacing w:after="0"/>
              <w:rPr>
                <w:ins w:id="92031" w:author="Claude (E30 修订)" w:date="2026-10-09T12:00:00Z"/>
              </w:rPr>
            </w:pPr>
            <w:ins w:id="92032" w:author="Claude (E30 修订)" w:date="2026-10-09T12:00:00Z">
              <w:r>
                <w:rPr>
                  <w:sz w:val="18"/>
                </w:rPr>
                <w:t xml:space="preserve">0.84 (0.64–1.09); q=0.39</w:t>
              </w:r>
            </w:ins>
          </w:p>
        </w:tc>
        <w:tc>
          <w:tcPr>
            <w:tcW w:w="2208" w:type="dxa"/>
          </w:tcPr>
          <w:p w14:paraId="5DFB9458" w14:textId="77777777" w:rsidR="00E4519B" w:rsidRDefault="00E4519B">
            <w:pPr>
              <w:keepNext w:val="0"/>
              <w:spacing w:after="0"/>
              <w:rPr>
                <w:ins w:id="92033" w:author="Claude (E30 修订)" w:date="2026-10-09T12:00:00Z"/>
              </w:rPr>
            </w:pPr>
            <w:ins w:id="92034" w:author="Claude (E30 修订)" w:date="2026-10-09T12:00:00Z">
              <w:r>
                <w:t xml:space="preserve">0.98 (0.68–1.43); q=0.93</w:t>
              </w:r>
            </w:ins>
          </w:p>
        </w:tc>
      </w:tr>
      <w:tr w:rsidR="00E4519B" w14:paraId="1776EEA1" w14:textId="77777777">
        <w:trPr>
          <w:cantSplit/>
          <w:ins w:id="92062" w:author="Claude (E30 修订)" w:date="2026-10-09T12:00:00Z"/>
        </w:trPr>
        <w:tc>
          <w:tcPr>
            <w:tcW w:w="2976" w:type="dxa"/>
          </w:tcPr>
          <w:p w14:paraId="7CB8F1C4" w14:textId="77777777" w:rsidR="00E4519B" w:rsidRDefault="00000000">
            <w:pPr>
              <w:keepNext w:val="0"/>
              <w:spacing w:after="0"/>
              <w:rPr>
                <w:ins w:id="92035" w:author="Claude (E30 修订)" w:date="2026-10-09T12:00:00Z"/>
              </w:rPr>
            </w:pPr>
            <w:ins w:id="92036" w:author="Claude (E30 修订)" w:date="2026-10-09T12:00:00Z">
              <w:r>
                <w:rPr>
                  <w:sz w:val="18"/>
                </w:rPr>
                <w:t xml:space="preserve">Baseline MR grade ≥2 vs 1</w:t>
              </w:r>
            </w:ins>
          </w:p>
        </w:tc>
        <w:tc>
          <w:tcPr>
            <w:tcW w:w="2208" w:type="dxa"/>
          </w:tcPr>
          <w:p w14:paraId="5E1FD69A" w14:textId="77777777" w:rsidR="00E4519B" w:rsidRDefault="00000000">
            <w:pPr>
              <w:keepNext w:val="0"/>
              <w:spacing w:after="0"/>
              <w:rPr>
                <w:ins w:id="92037" w:author="Claude (E30 修订)" w:date="2026-10-09T12:00:00Z"/>
              </w:rPr>
            </w:pPr>
            <w:ins w:id="92038" w:author="Claude (E30 修订)" w:date="2026-10-09T12:00:00Z">
              <w:r>
                <w:rPr>
                  <w:sz w:val="18"/>
                </w:rPr>
                <w:t xml:space="preserve">1.43 (0.87–2.37); q=0.47</w:t>
              </w:r>
            </w:ins>
          </w:p>
        </w:tc>
        <w:tc>
          <w:tcPr>
            <w:tcW w:w="2208" w:type="dxa"/>
          </w:tcPr>
          <w:p w14:paraId="0678A917" w14:textId="77777777" w:rsidR="00E4519B" w:rsidRDefault="00000000">
            <w:pPr>
              <w:keepNext w:val="0"/>
              <w:spacing w:after="0"/>
              <w:rPr>
                <w:ins w:id="92039" w:author="Claude (E30 修订)" w:date="2026-10-09T12:00:00Z"/>
              </w:rPr>
            </w:pPr>
            <w:ins w:id="92040" w:author="Claude (E30 修订)" w:date="2026-10-09T12:00:00Z">
              <w:r>
                <w:rPr>
                  <w:sz w:val="18"/>
                </w:rPr>
                <w:t xml:space="preserve">1.26 (0.82–1.94); q=0.49</w:t>
              </w:r>
            </w:ins>
          </w:p>
        </w:tc>
        <w:tc>
          <w:tcPr>
            <w:tcW w:w="2208" w:type="dxa"/>
          </w:tcPr>
          <w:p w14:paraId="5DFB9458" w14:textId="77777777" w:rsidR="00E4519B" w:rsidRDefault="00E4519B">
            <w:pPr>
              <w:keepNext w:val="0"/>
              <w:spacing w:after="0"/>
              <w:rPr>
                <w:ins w:id="92041" w:author="Claude (E30 修订)" w:date="2026-10-09T12:00:00Z"/>
              </w:rPr>
            </w:pPr>
            <w:ins w:id="92042" w:author="Claude (E30 修订)" w:date="2026-10-09T12:00:00Z">
              <w:r>
                <w:t xml:space="preserve">1.49 (0.82–2.72); q=0.33</w:t>
              </w:r>
            </w:ins>
          </w:p>
        </w:tc>
      </w:tr>
      <w:tr w:rsidR="00E4519B" w14:paraId="1776EEA1" w14:textId="77777777">
        <w:trPr>
          <w:cantSplit/>
          <w:ins w:id="92063" w:author="Claude (E30 修订)" w:date="2026-10-09T12:00:00Z"/>
        </w:trPr>
        <w:tc>
          <w:tcPr>
            <w:tcW w:w="2976" w:type="dxa"/>
            <w:tcBorders>
              <w:bottom w:val="single" w:sz="8" w:space="0" w:color="000000"/>
            </w:tcBorders>
          </w:tcPr>
          <w:p w14:paraId="7CB8F1C4" w14:textId="77777777" w:rsidR="00E4519B" w:rsidRDefault="00000000">
            <w:pPr>
              <w:keepNext w:val="0"/>
              <w:spacing w:after="0"/>
              <w:rPr>
                <w:ins w:id="92043" w:author="Claude (E30 修订)" w:date="2026-10-09T12:00:00Z"/>
              </w:rPr>
            </w:pPr>
            <w:ins w:id="92044" w:author="Claude (E30 修订)" w:date="2026-10-09T12:00:00Z">
              <w:r>
                <w:rPr>
                  <w:sz w:val="18"/>
                </w:rPr>
                <w:t xml:space="preserve">Baseline TR grade ≥2 vs 1</w:t>
              </w:r>
            </w:ins>
          </w:p>
        </w:tc>
        <w:tc>
          <w:tcPr>
            <w:tcW w:w="2208" w:type="dxa"/>
            <w:tcBorders>
              <w:bottom w:val="single" w:sz="8" w:space="0" w:color="000000"/>
            </w:tcBorders>
          </w:tcPr>
          <w:p w14:paraId="5E1FD69A" w14:textId="77777777" w:rsidR="00E4519B" w:rsidRDefault="00000000">
            <w:pPr>
              <w:keepNext w:val="0"/>
              <w:spacing w:after="0"/>
              <w:rPr>
                <w:ins w:id="92045" w:author="Claude (E30 修订)" w:date="2026-10-09T12:00:00Z"/>
              </w:rPr>
            </w:pPr>
            <w:ins w:id="92046" w:author="Claude (E30 修订)" w:date="2026-10-09T12:00:00Z">
              <w:r>
                <w:rPr>
                  <w:sz w:val="18"/>
                </w:rPr>
                <w:t xml:space="preserve">1.41 (0.82–2.40); q=0.47</w:t>
              </w:r>
            </w:ins>
          </w:p>
        </w:tc>
        <w:tc>
          <w:tcPr>
            <w:tcW w:w="2208" w:type="dxa"/>
            <w:tcBorders>
              <w:bottom w:val="single" w:sz="8" w:space="0" w:color="000000"/>
            </w:tcBorders>
          </w:tcPr>
          <w:p w14:paraId="0678A917" w14:textId="77777777" w:rsidR="00E4519B" w:rsidRDefault="00000000">
            <w:pPr>
              <w:keepNext w:val="0"/>
              <w:spacing w:after="0"/>
              <w:rPr>
                <w:ins w:id="92047" w:author="Claude (E30 修订)" w:date="2026-10-09T12:00:00Z"/>
              </w:rPr>
            </w:pPr>
            <w:ins w:id="92048" w:author="Claude (E30 修订)" w:date="2026-10-09T12:00:00Z">
              <w:r>
                <w:rPr>
                  <w:sz w:val="18"/>
                </w:rPr>
                <w:t xml:space="preserve">1.72 (1.10–2.68); q=0.09</w:t>
              </w:r>
            </w:ins>
          </w:p>
        </w:tc>
        <w:tc>
          <w:tcPr>
            <w:tcW w:w="2208" w:type="dxa"/>
            <w:tcBorders>
              <w:bottom w:val="single" w:sz="8" w:space="0" w:color="000000"/>
            </w:tcBorders>
          </w:tcPr>
          <w:p w14:paraId="5DFB9458" w14:textId="77777777" w:rsidR="00E4519B" w:rsidRDefault="00E4519B">
            <w:pPr>
              <w:keepNext w:val="0"/>
              <w:spacing w:after="0"/>
              <w:rPr>
                <w:ins w:id="92049" w:author="Claude (E30 修订)" w:date="2026-10-09T12:00:00Z"/>
              </w:rPr>
            </w:pPr>
            <w:ins w:id="92050" w:author="Claude (E30 修订)" w:date="2026-10-09T12:00:00Z">
              <w:r>
                <w:t xml:space="preserve">0.94 (0.50–1.76); q=0.91</w:t>
              </w:r>
            </w:ins>
          </w:p>
        </w:tc>
      </w:tr>
    </w:tbl>
    <w:p w14:paraId="3760B015" w14:textId="77777777" w:rsidR="00C975E4" w:rsidRDefault="00000000">
      <w:pPr>
        <w:spacing w:before="60"/>
        <w:rPr>
          <w:ins w:id="91945" w:author="Claude (E30 修订)" w:date="2026-10-09T12:00:00Z"/>
        </w:rPr>
      </w:pPr>
      <w:ins w:id="91946" w:author="Claude (E30 修订)" w:date="2026-10-09T12:00:00Z">
        <w:r>
          <w:rPr>
            <w:sz w:val="17"/>
          </w:rPr>
          <w:t xml:space="preserve">Combined MR/TR procedures (n=387). Each outcome was modeled with the 12 baseline factors of the main model (Table S6), with baseline MR and TR grades (≥2 vs 1) in place of phenotype, which is constant in combined disease; missing values were imputed by predictive mean matching (m=20) as for the main model and estimates pooled by Rubin’s rules. Continuous factors are compared at the 75th versus 25th percentile within combined MR/TR. Both valves improved: logistic regression of improvement of both valves versus one or neither. Number of improved valves: proportional-odds logistic regression (0, 1, or 2 valves improved); ORs &gt;1 indicate more improved valves. Extension to both valves: logistic regression of both versus one valve improved among the 257 procedures with at least one improved valve. Logistic models used patient-clustered robust standard errors. q, Benjamini–Hochberg false discovery rate across the 12 factors within each model. These analyses were post hoc. AF indicates atrial fibrillation; BMI, body mass index; LA, left atrial; LV, left ventricular; LVEF, left ventricular ejection fraction; MR, mitral regurgitation; OR, odds ratio; RA, right atrial; RV, right ventricular; TR, tricuspid regurgitation; TRV, peak tricuspid regurgitant velocity.</w:t>
        </w:r>
      </w:ins>
    </w:p>
    <w:p w14:paraId="134FDBFD" w14:textId="77777777" w:rsidR="00C975E4" w:rsidRDefault="00C975E4">
      <w:pPr>
        <w:sectPr w:rsidR="00C975E4">
          <w:pgSz w:w="11906" w:h="16838"/>
          <w:pgMar w:top="1134" w:right="1134" w:bottom="1134" w:left="1134" w:header="720" w:footer="720" w:gutter="0"/>
          <w:cols w:space="720"/>
          <w:docGrid w:linePitch="360"/>
        </w:sectPr>
      </w:pPr>
    </w:p>
    <w:p w14:paraId="79B741E3" w14:textId="77777777" w:rsidR="00C975E4" w:rsidRDefault="00000000">
      <w:pPr>
        <w:keepNext/>
        <w:spacing w:after="80"/>
      </w:pPr>
      <w:r>
        <w:rPr>
          <w:b/>
        </w:rPr>
        <w:t xml:space="preserve">Figure S1. </w:t>
      </w:r>
      <w:r>
        <w:rPr>
          <w:b/>
        </w:rPr>
        <w:t xml:space="preserve">Weighted</w:t>
      </w:r>
      <w:r>
        <w:rPr>
          <w:b/>
        </w:rPr>
        <w:t xml:space="preserve"> comparisons of</w:t>
      </w:r>
      <w:r>
        <w:rPr>
          <w:b/>
        </w:rPr>
        <w:t xml:space="preserve"> improvement between isolated and combined regurgitation</w:t>
      </w:r>
    </w:p>
    <w:p w14:paraId="06679E86" w14:textId="77777777" w:rsidR="00C975E4" w:rsidRDefault="00000000">
      <w:pPr>
        <w:keepNext/>
        <w:spacing w:line="240" w:lineRule="auto" w:after="80"/>
      </w:pPr>
      <w:r>
        <w:rPr>
          <w:noProof/>
        </w:rPr>
        <w:drawing>
          <wp:inline distT="0" distB="0" distL="0" distR="0" wp14:anchorId="082EF7A8" wp14:editId="0CDF948B">
            <wp:extent cx="5760720" cy="3044351"/>
            <wp:effectExtent l="0" t="0" r="0" b="0"/>
            <wp:docPr id="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11.png"/>
                    <pic:cNvPicPr/>
                  </pic:nvPicPr>
                  <pic:blipFill>
                    <a:blip r:embed="rId22"/>
                    <a:stretch>
                      <a:fillRect/>
                    </a:stretch>
                  </pic:blipFill>
                  <pic:spPr>
                    <a:xfrm>
                      <a:off x="0" y="0"/>
                      <a:ext cx="5760720" cy="3044351"/>
                    </a:xfrm>
                    <a:prstGeom prst="rect">
                      <a:avLst/>
                    </a:prstGeom>
                  </pic:spPr>
                </pic:pic>
              </a:graphicData>
            </a:graphic>
          </wp:inline>
        </w:drawing>
      </w:r>
    </w:p>
    <w:p w14:paraId="5039344D" w14:textId="77777777" w:rsidR="00C975E4" w:rsidRDefault="00000000">
      <w:pPr>
        <w:spacing w:before="60"/>
      </w:pPr>
      <w:r>
        <w:rPr>
          <w:sz w:val="17"/>
        </w:rPr>
        <w:t xml:space="preserve">(A) Odds ratios (95% CIs) for ≥1-grade improvement in isolated versus combined disease under IPTW-ATT (primary) and overlap weighting (sensitivity), pooled across 100 imputed datasets. (B) IPTW-ATT odds ratios in study-defined moderate-or-greater series (baseline analysis grade ≥2) for ≥1-grade reduction, ≥2-grade reduction, and regression to mild or less. Estimates reproduce Tables S3C and S4; no equivalence margin was specified. ATT, average treatment effect in the treated; IPTW, inverse probability of treatment weighting; MR, mitral regurgitation; TR, tricuspid regurgitation.</w:t>
      </w:r>
    </w:p>
    <w:p w14:paraId="79B741E3" w14:textId="77777777" w:rsidR="00C975E4" w:rsidRDefault="00000000">
      <w:pPr>
        <w:keepNext/>
        <w:spacing w:after="80"/>
        <w:rPr>
          <w:ins w:id="92064" w:author="Claude (E30 修订)" w:date="2026-10-09T12:00:00Z"/>
        </w:rPr>
      </w:pPr>
      <w:ins w:id="92065" w:author="Claude (E30 修订)" w:date="2026-10-09T12:00:00Z">
        <w:r>
          <w:rPr>
            <w:b/>
          </w:rPr>
          <w:t xml:space="preserve">Figure S2. Standardized probabilities of TR improvement across RA and LV end-diastolic diameters</w:t>
        </w:r>
      </w:ins>
    </w:p>
    <w:p w14:paraId="5039344D" w14:textId="77777777" w:rsidR="00C975E4" w:rsidRDefault="00000000">
      <w:pPr>
        <w:spacing w:before="60"/>
        <w:rPr>
          <w:ins w:id="92066" w:author="Claude (E30 修订)" w:date="2026-10-09T12:00:00Z"/>
        </w:rPr>
      </w:pPr>
      <w:ins w:id="92067" w:author="Claude (E30 修订)" w:date="2026-10-09T12:00:00Z">
        <w:r>
          <w:rPr>
            <w:sz w:val="17"/>
          </w:rPr>
          <w:t xml:space="preserve">Standardized probabilities (95% CIs) of ≥1-grade TR improvement at 1 month derived by g-computation from the 12-factor valve-level model (main Figure 4A; Table S6) across RA (A) and LV end-diastolic (B) diameters; chamber diameters are unindexed. These curves were previously shown in main Figure 4C–D. LV, left ventricular; RA, right atrial; TR, tricuspid regurgitation.</w:t>
        </w:r>
      </w:ins>
    </w:p>
    <w:p w14:paraId="3D983B99" w14:textId="77777777" w:rsidR="00C975E4" w:rsidRDefault="00C975E4">
      <w:pPr>
        <w:sectPr w:rsidR="00C975E4">
          <w:pgSz w:w="11906" w:h="16838"/>
          <w:pgMar w:top="1134" w:right="1134" w:bottom="1134" w:left="1134" w:header="720" w:footer="720" w:gutter="0"/>
          <w:cols w:space="720"/>
          <w:docGrid w:linePitch="360"/>
        </w:sectPr>
      </w:pPr>
    </w:p>
    <w:sectPr w:rsidR="00C975E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D7FC4B" w14:textId="77777777" w:rsidR="001C7B8B" w:rsidRDefault="001C7B8B" w:rsidP="00FD24F3">
      <w:pPr>
        <w:spacing w:after="0" w:line="240" w:lineRule="auto"/>
      </w:pPr>
      <w:r>
        <w:separator/>
      </w:r>
    </w:p>
  </w:endnote>
  <w:endnote w:type="continuationSeparator" w:id="0">
    <w:p w14:paraId="58A9F455" w14:textId="77777777" w:rsidR="001C7B8B" w:rsidRDefault="001C7B8B" w:rsidP="00FD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CBFFA" w14:textId="77777777" w:rsidR="00FD24F3" w:rsidRDefault="00FD24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FB9EB" w14:textId="77777777" w:rsidR="00FD24F3" w:rsidRDefault="00FD24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00EC8" w14:textId="77777777" w:rsidR="00FD24F3" w:rsidRDefault="00FD24F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5A393" w14:textId="77777777" w:rsidR="001C7B8B" w:rsidRDefault="001C7B8B" w:rsidP="00FD24F3">
      <w:pPr>
        <w:spacing w:after="0" w:line="240" w:lineRule="auto"/>
      </w:pPr>
      <w:r>
        <w:separator/>
      </w:r>
    </w:p>
  </w:footnote>
  <w:footnote w:type="continuationSeparator" w:id="0">
    <w:p w14:paraId="2FB319A1" w14:textId="77777777" w:rsidR="001C7B8B" w:rsidRDefault="001C7B8B" w:rsidP="00FD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6704E" w14:textId="77777777" w:rsidR="00FD24F3" w:rsidRDefault="00FD24F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89060" w14:textId="77777777" w:rsidR="00FD24F3" w:rsidRDefault="00FD24F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42BD6" w14:textId="77777777" w:rsidR="00FD24F3" w:rsidRDefault="00FD24F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483860">
    <w:abstractNumId w:val="8"/>
  </w:num>
  <w:num w:numId="2" w16cid:durableId="2039769161">
    <w:abstractNumId w:val="6"/>
  </w:num>
  <w:num w:numId="3" w16cid:durableId="2062170700">
    <w:abstractNumId w:val="5"/>
  </w:num>
  <w:num w:numId="4" w16cid:durableId="922571930">
    <w:abstractNumId w:val="4"/>
  </w:num>
  <w:num w:numId="5" w16cid:durableId="1413239816">
    <w:abstractNumId w:val="7"/>
  </w:num>
  <w:num w:numId="6" w16cid:durableId="204177399">
    <w:abstractNumId w:val="3"/>
  </w:num>
  <w:num w:numId="7" w16cid:durableId="1523738358">
    <w:abstractNumId w:val="2"/>
  </w:num>
  <w:num w:numId="8" w16cid:durableId="1729448674">
    <w:abstractNumId w:val="1"/>
  </w:num>
  <w:num w:numId="9" w16cid:durableId="7168989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8B"/>
    <w:rsid w:val="0029639D"/>
    <w:rsid w:val="00326F90"/>
    <w:rsid w:val="003A6395"/>
    <w:rsid w:val="007B2A85"/>
    <w:rsid w:val="00AA1D8D"/>
    <w:rsid w:val="00B47730"/>
    <w:rsid w:val="00C975E4"/>
    <w:rsid w:val="00CB0664"/>
    <w:rsid w:val="00E303BC"/>
    <w:rsid w:val="00E4519B"/>
    <w:rsid w:val="00F604E8"/>
    <w:rsid w:val="00FC693F"/>
    <w:rsid w:val="00FD2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9323F"/>
  <w14:defaultImageDpi w14:val="300"/>
  <w15:docId w15:val="{18A105E4-19F7-8142-8F92-BD79DB36DE1C}"/>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Times New Roman" w:eastAsia="Times New Roman" w:hAnsi="Times New Roman"/>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FD24F3"/>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2D5CF-17BA-2945-9B73-F35664FC5138}">
  <we:reference id="WA200010453" version="1.0.0.1" store="Omex" storeType="OMEX"/>
  <we:alternateReferences>
    <we:reference id="WA200010453" version="1.0.0.1" store="WA200010453" storeType="OMEX"/>
  </we:alternateReferences>
  <we:properties>
    <we:property name="claude.fileId" value="&quot;38c0bd02-613d-43fc-a2a3-320e6ef8a2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13701</Words>
  <Characters>78098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Early functional mitral and tricuspid regurgitation response patterns after ablation in paroxysmal and persistent atrial fibrillation</dc:title>
  <dc:subject/>
  <dc:creator>python-docx</dc:creator>
  <cp:keywords/>
  <dc:description>generated by python-docx</dc:description>
  <cp:lastModifiedBy>Codex E26 revision</cp:lastModifiedBy>
  <cp:revision>3</cp:revision>
  <dcterms:created xsi:type="dcterms:W3CDTF">2013-12-23T23:15:00Z</dcterms:created>
  <dcterms:modified xsi:type="dcterms:W3CDTF">2026-10-07T10:43:00Z</dcterms:modified>
  <cp:category/>
</cp:coreProperties>
</file>