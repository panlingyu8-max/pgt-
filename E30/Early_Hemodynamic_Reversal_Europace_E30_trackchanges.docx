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ACFD98" w14:textId="77777777" w:rsidR="00870F3C" w:rsidRDefault="00000000">
      <w:pPr>
        <w:pStyle w:val="11"/>
        <w:keepNext/>
        <w:jc w:val="center"/>
        <w:rPr>
          <w:rFonts w:eastAsia="Times New Roman"/>
          <w:bCs/>
          <w:color w:val="1B1C1D"/>
          <w:kern w:val="44"/>
          <w:sz w:val="28"/>
          <w:szCs w:val="44"/>
          <w:lang w:bidi="ar"/>
        </w:rPr>
      </w:pPr>
      <w:r>
        <w:t>Early functional mitral and tricuspid regurgitation response patterns after ablation in paroxysmal and persistent atrial fibrillation</w:t>
      </w:r>
    </w:p>
    <w:p w14:paraId="5B89909D"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Ying Cao;</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Aobo</w:t>
      </w:r>
      <w:proofErr w:type="spellEnd"/>
      <w:r>
        <w:rPr>
          <w:rFonts w:ascii="Times New Roman" w:eastAsia="Times New Roman" w:hAnsi="Times New Roman" w:cs="Times New Roman" w:hint="eastAsia"/>
          <w:color w:val="1B1C1D"/>
          <w:kern w:val="44"/>
          <w:szCs w:val="40"/>
          <w:lang w:bidi="ar"/>
        </w:rPr>
        <w:t xml:space="preserve"> Gong;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Chen Jun;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Zexi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Fanghui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Xianjin</w:t>
      </w:r>
      <w:proofErr w:type="spellEnd"/>
      <w:r>
        <w:rPr>
          <w:rFonts w:ascii="Times New Roman" w:eastAsia="Times New Roman" w:hAnsi="Times New Roman" w:cs="Times New Roman" w:hint="eastAsia"/>
          <w:color w:val="1B1C1D"/>
          <w:kern w:val="44"/>
          <w:szCs w:val="40"/>
          <w:lang w:bidi="ar"/>
        </w:rPr>
        <w:t xml:space="preserve"> Hu;</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Bangjiaxin</w:t>
      </w:r>
      <w:proofErr w:type="spellEnd"/>
      <w:r>
        <w:rPr>
          <w:rFonts w:ascii="Times New Roman" w:eastAsia="Times New Roman" w:hAnsi="Times New Roman" w:cs="Times New Roman" w:hint="eastAsia"/>
          <w:color w:val="1B1C1D"/>
          <w:kern w:val="44"/>
          <w:szCs w:val="40"/>
          <w:lang w:bidi="ar"/>
        </w:rPr>
        <w:t xml:space="preserve"> Ren;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Wenjie Li;</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vertAlign w:val="superscript"/>
          <w:lang w:bidi="ar"/>
        </w:rPr>
        <w:t xml:space="preserve"> </w:t>
      </w:r>
      <w:r>
        <w:rPr>
          <w:rFonts w:ascii="Times New Roman" w:eastAsia="宋体" w:hAnsi="Times New Roman" w:cs="Times New Roman" w:hint="eastAsia"/>
          <w:color w:val="1B1C1D"/>
          <w:kern w:val="44"/>
          <w:szCs w:val="40"/>
          <w:lang w:bidi="ar"/>
        </w:rPr>
        <w:t>Zhou Yifan;</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r>
        <w:rPr>
          <w:rFonts w:ascii="Times New Roman" w:eastAsia="Times New Roman" w:hAnsi="Times New Roman" w:cs="Times New Roman" w:hint="eastAsia"/>
          <w:color w:val="1B1C1D"/>
          <w:kern w:val="44"/>
          <w:szCs w:val="40"/>
          <w:lang w:bidi="ar"/>
        </w:rPr>
        <w:t>Rui Zeng;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
    <w:p w14:paraId="477DB7D8" w14:textId="77777777" w:rsidR="00870F3C" w:rsidRDefault="00000000">
      <w:pPr>
        <w:spacing w:after="240"/>
        <w:rPr>
          <w:rFonts w:ascii="Times New Roman" w:eastAsia="宋体" w:hAnsi="Times New Roman" w:cs="Times New Roman"/>
          <w:color w:val="1B1C1D"/>
          <w:kern w:val="44"/>
          <w:szCs w:val="40"/>
          <w:highlight w:val="yellow"/>
          <w:lang w:bidi="ar"/>
        </w:rPr>
      </w:pP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Department of Cardiology, West China Hospital, Sichuan University, Chengdu, China</w:t>
      </w:r>
    </w:p>
    <w:p w14:paraId="3D02A70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 xml:space="preserve">Rui Zeng, MD, PhD, ¹Department of Cardiology, West China Hospital, Sichuan University, 37 </w:t>
      </w:r>
      <w:proofErr w:type="spellStart"/>
      <w:r>
        <w:rPr>
          <w:rFonts w:ascii="Times New Roman" w:eastAsia="Times New Roman" w:hAnsi="Times New Roman" w:cs="Times New Roman" w:hint="eastAsia"/>
          <w:color w:val="1B1C1D"/>
          <w:kern w:val="44"/>
          <w:szCs w:val="40"/>
          <w:lang w:bidi="ar"/>
        </w:rPr>
        <w:t>Guoxue</w:t>
      </w:r>
      <w:proofErr w:type="spellEnd"/>
      <w:r>
        <w:rPr>
          <w:rFonts w:ascii="Times New Roman" w:eastAsia="Times New Roman" w:hAnsi="Times New Roman" w:cs="Times New Roman" w:hint="eastAsia"/>
          <w:color w:val="1B1C1D"/>
          <w:kern w:val="44"/>
          <w:szCs w:val="40"/>
          <w:lang w:bidi="ar"/>
        </w:rPr>
        <w:t xml:space="preserve"> Road, Chengdu 610041, Sichuan, China. </w:t>
      </w:r>
    </w:p>
    <w:p w14:paraId="29CE449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Tel: +86-028-85423248, Fax: +86-028-85582944, Email: zengrui_0524@126.com</w:t>
      </w:r>
    </w:p>
    <w:p w14:paraId="6929D2D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Short title</w:t>
      </w:r>
      <w:r>
        <w:rPr>
          <w:rFonts w:ascii="Times New Roman" w:hAnsi="Times New Roman" w:cs="Times New Roman"/>
          <w:color w:val="1B1C1D"/>
        </w:rPr>
        <w:t>:</w:t>
      </w:r>
      <w:r>
        <w:rPr>
          <w:rFonts w:ascii="Times New Roman" w:hAnsi="Times New Roman" w:cs="Times New Roman" w:hint="eastAsia"/>
          <w:color w:val="1B1C1D"/>
        </w:rPr>
        <w:t xml:space="preserve"> Valve response patterns across AF types</w:t>
      </w:r>
    </w:p>
    <w:p w14:paraId="048A12E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 xml:space="preserve">Word count:</w:t>
      </w:r>
      <w:r>
        <w:rPr>
          <w:rFonts w:ascii="Times New Roman" w:hAnsi="Times New Roman" w:cs="Times New Roman"/>
          <w:color w:val="1B1C1D"/>
        </w:rPr>
        <w:t xml:space="preserve"> </w:t>
      </w:r>
      <w:r>
        <w:rPr>
          <w:rFonts w:ascii="Times New Roman" w:hAnsi="Times New Roman" w:cs="Times New Roman"/>
          <w:b/>
          <w:bCs/>
          <w:color w:val="1B1C1D"/>
        </w:rPr>
        <w:t xml:space="preserve">4,</w:t>
      </w:r>
      <w:del w:id="91522" w:author="Claude (E30 修订)" w:date="2026-10-09T12:00:00Z">
        <w:r>
          <w:rPr>
            <w:rFonts w:ascii="Times New Roman" w:hAnsi="Times New Roman" w:cs="Times New Roman"/>
            <w:b/>
            <w:bCs/>
            <w:color w:val="1B1C1D"/>
          </w:rPr>
          <w:delText xml:space="preserve">669</w:delText>
        </w:r>
      </w:del>
      <w:ins w:id="91523" w:author="Claude (E30 修订)" w:date="2026-10-09T12:00:00Z">
        <w:r>
          <w:rPr>
            <w:rFonts w:ascii="Times New Roman" w:hAnsi="Times New Roman" w:cs="Times New Roman"/>
            <w:b/>
            <w:bCs/>
            <w:color w:val="1B1C1D"/>
          </w:rPr>
          <w:t xml:space="preserve">782</w:t>
        </w:r>
      </w:ins>
      <w:r>
        <w:rPr>
          <w:rFonts w:ascii="Times New Roman" w:hAnsi="Times New Roman" w:cs="Times New Roman"/>
          <w:b/>
          <w:bCs/>
          <w:color w:val="1B1C1D"/>
        </w:rPr>
        <w:t xml:space="preserve"> main text; 250 abstract (excluding references, tables, and figure legends)</w:t>
      </w:r>
    </w:p>
    <w:p w14:paraId="400382AE" w14:textId="77777777" w:rsidR="00870F3C" w:rsidRDefault="00000000">
      <w:pPr>
        <w:pStyle w:val="2"/>
        <w:keepNext/>
        <w:pageBreakBefore/>
        <w:widowControl/>
        <w:spacing w:beforeAutospacing="0" w:after="120" w:afterAutospacing="0" w:line="276" w:lineRule="auto"/>
        <w:rPr>
          <w:rFonts w:eastAsia="sans-serif" w:hint="default"/>
          <w:color w:val="1B1C1D"/>
        </w:rPr>
      </w:pPr>
      <w:r>
        <w:rPr>
          <w:rFonts w:hint="default"/>
          <w:color w:val="000000"/>
        </w:rPr>
        <w:lastRenderedPageBreak/>
        <w:t>Abstract</w:t>
      </w:r>
    </w:p>
    <w:p w14:paraId="61B91C7C" w14:textId="77777777" w:rsidR="00870F3C" w:rsidRDefault="00000000">
      <w:pPr>
        <w:keepNext/>
        <w:spacing w:after="120" w:line="276" w:lineRule="auto"/>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t>Background and Aims</w:t>
      </w:r>
    </w:p>
    <w:p w14:paraId="1586A1A2"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rPr>
        <w:t>Functional mitral (MR) and tricuspid regurgitation (TR) may improve after atrial fibrillation (AF) ablation, but their within-patient concordance remains unclear. We examined joint and discordant responses in parallel in paroxysmal and persistent AF.</w:t>
      </w:r>
    </w:p>
    <w:p w14:paraId="68F37C7F"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Methods</w:t>
      </w:r>
    </w:p>
    <w:p w14:paraId="5FFBFA43" w14:textId="77777777" w:rsidR="00870F3C" w:rsidRDefault="00000000">
      <w:pPr>
        <w:spacing w:after="120" w:line="276" w:lineRule="auto"/>
        <w:rPr>
          <w:rFonts w:ascii="Times New Roman" w:eastAsia="sans-serif" w:hAnsi="Times New Roman" w:cs="Times New Roman"/>
          <w:b/>
          <w:bCs/>
          <w:color w:val="1B1C1D"/>
          <w:kern w:val="0"/>
          <w:lang w:bidi="ar"/>
        </w:rPr>
      </w:pPr>
      <w:del w:id="91000" w:author="Claude (E30 修订)" w:date="2026-10-09T12:00:00Z">
        <w:r>
          <w:rPr>
            <w:rFonts w:ascii="Times New Roman" w:eastAsia="Times New Roman" w:hAnsi="Times New Roman" w:cs="Times New Roman"/>
            <w:color w:val="1B1C1D"/>
            <w:kern w:val="0"/>
            <w:lang w:bidi="ar"/>
          </w:rPr>
          <w:delText xml:space="preserve">We characterized baseline phenotypes in 2,322 patients and 1-month responses in a partially overlapping cohort of 844 procedures (837 patients; 357 shared patients). Parallel analyses included 343 paroxysmal and 501 persistent AF procedures. Improvement was a ≥1-analysis-grade reduction. Isolated and combined disease were compared, and 12 prespecified baseline factors were mutually adjusted.</w:delText>
        </w:r>
      </w:del>
      <w:ins w:id="91001" w:author="Claude (E30 修订)" w:date="2026-10-09T12:00:00Z">
        <w:r>
          <w:rPr>
            <w:rFonts w:ascii="Times New Roman" w:eastAsia="Times New Roman" w:hAnsi="Times New Roman" w:cs="Times New Roman"/>
            <w:color w:val="1B1C1D"/>
            <w:kern w:val="0"/>
            <w:lang w:bidi="ar"/>
          </w:rPr>
          <w:t xml:space="preserve">Among 3,551 AF ablation patients with an in-hospital baseline echocardiogram, baseline phenotypes were characterized in 3,045 and 1-month responses in 844 procedures (837 patients; 343 paroxysmal, 501 persistent AF) with baseline MR or TR. Improvement was a ≥1-analysis-grade reduction. Twelve prespecified baseline factors were mutually adjusted and, post hoc, related to joint improvement.</w:t>
        </w:r>
      </w:ins>
    </w:p>
    <w:p w14:paraId="60BCCC48"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Results</w:t>
      </w:r>
    </w:p>
    <w:p w14:paraId="45F5CE3B" w14:textId="79A0B9B4"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Baseline MR and/or TR was present in </w:t>
      </w:r>
      <w:del w:id="91002" w:author="Claude (E30 修订)" w:date="2026-10-09T12:00:00Z">
        <w:r>
          <w:rPr>
            <w:rFonts w:ascii="Times New Roman" w:eastAsia="Times New Roman" w:hAnsi="Times New Roman" w:cs="Times New Roman"/>
            <w:color w:val="1B1C1D"/>
            <w:kern w:val="0"/>
            <w:lang w:bidi="ar"/>
          </w:rPr>
          <w:delText xml:space="preserve">54.1%</w:delText>
        </w:r>
      </w:del>
      <w:ins w:id="91003" w:author="Claude (E30 修订)" w:date="2026-10-09T12:00:00Z">
        <w:r>
          <w:rPr>
            <w:rFonts w:ascii="Times New Roman" w:eastAsia="Times New Roman" w:hAnsi="Times New Roman" w:cs="Times New Roman"/>
            <w:color w:val="1B1C1D"/>
            <w:kern w:val="0"/>
            <w:lang w:bidi="ar"/>
          </w:rPr>
          <w:t xml:space="preserve">51.6%</w:t>
        </w:r>
      </w:ins>
      <w:r>
        <w:rPr>
          <w:rFonts w:ascii="Times New Roman" w:eastAsia="Times New Roman" w:hAnsi="Times New Roman" w:cs="Times New Roman"/>
          <w:color w:val="1B1C1D"/>
          <w:kern w:val="0"/>
          <w:lang w:bidi="ar"/>
        </w:rPr>
        <w:t xml:space="preserve">; combined disease was more frequent in persistent than paroxysmal AF (</w:t>
      </w:r>
      <w:del w:id="91004" w:author="Claude (E30 修订)" w:date="2026-10-09T12:00:00Z">
        <w:r>
          <w:rPr>
            <w:rFonts w:ascii="Times New Roman" w:eastAsia="Times New Roman" w:hAnsi="Times New Roman" w:cs="Times New Roman"/>
            <w:color w:val="1B1C1D"/>
            <w:kern w:val="0"/>
            <w:lang w:bidi="ar"/>
          </w:rPr>
          <w:delText xml:space="preserve">37.8%</w:delText>
        </w:r>
      </w:del>
      <w:ins w:id="91005" w:author="Claude (E30 修订)" w:date="2026-10-09T12:00:00Z">
        <w:r>
          <w:rPr>
            <w:rFonts w:ascii="Times New Roman" w:eastAsia="Times New Roman" w:hAnsi="Times New Roman" w:cs="Times New Roman"/>
            <w:color w:val="1B1C1D"/>
            <w:kern w:val="0"/>
            <w:lang w:bidi="ar"/>
          </w:rPr>
          <w:t xml:space="preserve">37.4%</w:t>
        </w:r>
      </w:ins>
      <w:r>
        <w:rPr>
          <w:rFonts w:ascii="Times New Roman" w:eastAsia="Times New Roman" w:hAnsi="Times New Roman" w:cs="Times New Roman"/>
          <w:color w:val="1B1C1D"/>
          <w:kern w:val="0"/>
          <w:lang w:bidi="ar"/>
        </w:rPr>
        <w:t xml:space="preserve"> vs </w:t>
      </w:r>
      <w:del w:id="91006" w:author="Claude (E30 修订)" w:date="2026-10-09T12:00:00Z">
        <w:r>
          <w:rPr>
            <w:rFonts w:ascii="Times New Roman" w:eastAsia="Times New Roman" w:hAnsi="Times New Roman" w:cs="Times New Roman"/>
            <w:color w:val="1B1C1D"/>
            <w:kern w:val="0"/>
            <w:lang w:bidi="ar"/>
          </w:rPr>
          <w:delText xml:space="preserve">12.6%</w:delText>
        </w:r>
      </w:del>
      <w:ins w:id="91007" w:author="Claude (E30 修订)" w:date="2026-10-09T12:00:00Z">
        <w:r>
          <w:rPr>
            <w:rFonts w:ascii="Times New Roman" w:eastAsia="Times New Roman" w:hAnsi="Times New Roman" w:cs="Times New Roman"/>
            <w:color w:val="1B1C1D"/>
            <w:kern w:val="0"/>
            <w:lang w:bidi="ar"/>
          </w:rPr>
          <w:t xml:space="preserve">11.6%</w:t>
        </w:r>
      </w:ins>
      <w:r>
        <w:rPr>
          <w:rFonts w:ascii="Times New Roman" w:eastAsia="Times New Roman" w:hAnsi="Times New Roman" w:cs="Times New Roman"/>
          <w:color w:val="1B1C1D"/>
          <w:kern w:val="0"/>
          <w:lang w:bidi="ar"/>
        </w:rPr>
        <w:t xml:space="preserve">). At 1 month, MR improved in 47.2% and TR in 52.7% of valve series</w:t>
      </w:r>
      <w:del w:id="91008" w:author="Claude (E30 修订)" w:date="2026-10-09T12:00:00Z">
        <w:r>
          <w:rPr>
            <w:rFonts w:ascii="Times New Roman" w:eastAsia="Times New Roman" w:hAnsi="Times New Roman" w:cs="Times New Roman"/>
            <w:color w:val="1B1C1D"/>
            <w:kern w:val="0"/>
            <w:lang w:bidi="ar"/>
          </w:rPr>
          <w:delText xml:space="preserve">, similarly across AF types and phenotypes</w:delText>
        </w:r>
      </w:del>
      <w:r>
        <w:rPr>
          <w:rFonts w:ascii="Times New Roman" w:eastAsia="Times New Roman" w:hAnsi="Times New Roman" w:cs="Times New Roman"/>
          <w:color w:val="1B1C1D"/>
          <w:kern w:val="0"/>
          <w:lang w:bidi="ar"/>
        </w:rPr>
        <w:t xml:space="preserve">; among moderate-or-greater series</w:t>
      </w:r>
      <w:del w:id="91009" w:author="Claude (E30 修订)" w:date="2026-10-09T12:00:00Z">
        <w:r>
          <w:rPr>
            <w:rFonts w:ascii="Times New Roman" w:eastAsia="Times New Roman" w:hAnsi="Times New Roman" w:cs="Times New Roman"/>
            <w:color w:val="1B1C1D"/>
            <w:kern w:val="0"/>
            <w:lang w:bidi="ar"/>
          </w:rPr>
          <w:delText xml:space="preserve"> (analysis grade ≥2)</w:delText>
        </w:r>
      </w:del>
      <w:r>
        <w:rPr>
          <w:rFonts w:ascii="Times New Roman" w:eastAsia="Times New Roman" w:hAnsi="Times New Roman" w:cs="Times New Roman"/>
          <w:color w:val="1B1C1D"/>
          <w:kern w:val="0"/>
          <w:lang w:bidi="ar"/>
        </w:rPr>
        <w:t xml:space="preserve">, 43.3% of MR and 48.9% of TR regressed to mild or less. In combined disease, both valves improved in </w:t>
      </w:r>
      <w:del w:id="91010" w:author="Claude (E30 修订)" w:date="2026-10-09T12:00:00Z">
        <w:r>
          <w:rPr>
            <w:rFonts w:ascii="Times New Roman" w:eastAsia="Times New Roman" w:hAnsi="Times New Roman" w:cs="Times New Roman"/>
            <w:color w:val="1B1C1D"/>
            <w:kern w:val="0"/>
            <w:lang w:bidi="ar"/>
          </w:rPr>
          <w:delText xml:space="preserve">32.1% and 35.3% of paroxysmal and persistent AF procedures</w:delText>
        </w:r>
      </w:del>
      <w:ins w:id="91011" w:author="Claude (E30 修订)" w:date="2026-10-09T12:00:00Z">
        <w:r>
          <w:rPr>
            <w:rFonts w:ascii="Times New Roman" w:eastAsia="Times New Roman" w:hAnsi="Times New Roman" w:cs="Times New Roman"/>
            <w:color w:val="1B1C1D"/>
            <w:kern w:val="0"/>
            <w:lang w:bidi="ar"/>
          </w:rPr>
          <w:t xml:space="preserve">34.4%</w:t>
        </w:r>
      </w:ins>
      <w:r>
        <w:rPr>
          <w:rFonts w:ascii="Times New Roman" w:eastAsia="Times New Roman" w:hAnsi="Times New Roman" w:cs="Times New Roman"/>
          <w:color w:val="1B1C1D"/>
          <w:kern w:val="0"/>
          <w:lang w:bidi="ar"/>
        </w:rPr>
        <w:t xml:space="preserve">, exceeding independent </w:t>
      </w:r>
      <w:del w:id="91012" w:author="Claude (E30 修订)" w:date="2026-10-09T12:00:00Z">
        <w:r>
          <w:rPr>
            <w:rFonts w:ascii="Times New Roman" w:eastAsia="Times New Roman" w:hAnsi="Times New Roman" w:cs="Times New Roman"/>
            <w:color w:val="1B1C1D"/>
            <w:kern w:val="0"/>
            <w:lang w:bidi="ar"/>
          </w:rPr>
          <w:delText xml:space="preserve">expectations</w:delText>
        </w:r>
      </w:del>
      <w:ins w:id="91013" w:author="Claude (E30 修订)" w:date="2026-10-09T12:00:00Z">
        <w:r>
          <w:rPr>
            <w:rFonts w:ascii="Times New Roman" w:eastAsia="Times New Roman" w:hAnsi="Times New Roman" w:cs="Times New Roman"/>
            <w:color w:val="1B1C1D"/>
            <w:kern w:val="0"/>
            <w:lang w:bidi="ar"/>
          </w:rPr>
          <w:t xml:space="preserve">expectation in both AF types</w:t>
        </w:r>
      </w:ins>
      <w:r>
        <w:rPr>
          <w:rFonts w:ascii="Times New Roman" w:eastAsia="Times New Roman" w:hAnsi="Times New Roman" w:cs="Times New Roman"/>
          <w:color w:val="1B1C1D"/>
          <w:kern w:val="0"/>
          <w:lang w:bidi="ar"/>
        </w:rPr>
        <w:t xml:space="preserve"> (observed/expected </w:t>
      </w:r>
      <w:del w:id="91014" w:author="Claude (E30 修订)" w:date="2026-10-09T12:00:00Z">
        <w:r>
          <w:rPr>
            <w:rFonts w:ascii="Times New Roman" w:eastAsia="Times New Roman" w:hAnsi="Times New Roman" w:cs="Times New Roman"/>
            <w:color w:val="1B1C1D"/>
            <w:kern w:val="0"/>
            <w:lang w:bidi="ar"/>
          </w:rPr>
          <w:delText xml:space="preserve">ratios</w:delText>
        </w:r>
      </w:del>
      <w:ins w:id="91015" w:author="Claude (E30 修订)" w:date="2026-10-09T12:00:00Z">
        <w:r>
          <w:rPr>
            <w:rFonts w:ascii="Times New Roman" w:eastAsia="Times New Roman" w:hAnsi="Times New Roman" w:cs="Times New Roman"/>
            <w:color w:val="1B1C1D"/>
            <w:kern w:val="0"/>
            <w:lang w:bidi="ar"/>
          </w:rPr>
          <w:t xml:space="preserve">ratio</w:t>
        </w:r>
      </w:ins>
      <w:r>
        <w:rPr>
          <w:rFonts w:ascii="Times New Roman" w:eastAsia="Times New Roman" w:hAnsi="Times New Roman" w:cs="Times New Roman"/>
          <w:color w:val="1B1C1D"/>
          <w:kern w:val="0"/>
          <w:lang w:bidi="ar"/>
        </w:rPr>
        <w:t xml:space="preserve">, </w:t>
      </w:r>
      <w:del w:id="91016" w:author="Claude (E30 修订)" w:date="2026-10-09T12:00:00Z">
        <w:r>
          <w:rPr>
            <w:rFonts w:ascii="Times New Roman" w:eastAsia="Times New Roman" w:hAnsi="Times New Roman" w:cs="Times New Roman"/>
            <w:color w:val="1B1C1D"/>
            <w:kern w:val="0"/>
            <w:lang w:bidi="ar"/>
          </w:rPr>
          <w:delText xml:space="preserve">1.33 and 1.37</w:delText>
        </w:r>
      </w:del>
      <w:ins w:id="91017" w:author="Claude (E30 修订)" w:date="2026-10-09T12:00:00Z">
        <w:r>
          <w:rPr>
            <w:rFonts w:ascii="Times New Roman" w:eastAsia="Times New Roman" w:hAnsi="Times New Roman" w:cs="Times New Roman"/>
            <w:color w:val="1B1C1D"/>
            <w:kern w:val="0"/>
            <w:lang w:bidi="ar"/>
          </w:rPr>
          <w:t xml:space="preserve">1.36</w:t>
        </w:r>
      </w:ins>
      <w:r>
        <w:rPr>
          <w:rFonts w:ascii="Times New Roman" w:eastAsia="Times New Roman" w:hAnsi="Times New Roman" w:cs="Times New Roman"/>
          <w:color w:val="1B1C1D"/>
          <w:kern w:val="0"/>
          <w:lang w:bidi="ar"/>
        </w:rPr>
        <w:t xml:space="preserve">); </w:t>
      </w:r>
      <w:del w:id="91018" w:author="Claude (E30 修订)" w:date="2026-10-09T12:00:00Z">
        <w:r>
          <w:rPr>
            <w:rFonts w:ascii="Times New Roman" w:eastAsia="Times New Roman" w:hAnsi="Times New Roman" w:cs="Times New Roman"/>
            <w:color w:val="1B1C1D"/>
            <w:kern w:val="0"/>
            <w:lang w:bidi="ar"/>
          </w:rPr>
          <w:delText xml:space="preserve">only one improved in 33.9% and 31.3%. Blinded</w:delText>
        </w:r>
      </w:del>
      <w:ins w:id="91019" w:author="Claude (E30 修订)" w:date="2026-10-09T12:00:00Z">
        <w:r>
          <w:rPr>
            <w:rFonts w:ascii="Times New Roman" w:eastAsia="Times New Roman" w:hAnsi="Times New Roman" w:cs="Times New Roman"/>
            <w:color w:val="1B1C1D"/>
            <w:kern w:val="0"/>
            <w:lang w:bidi="ar"/>
          </w:rPr>
          <w:t xml:space="preserve">blinded</w:t>
        </w:r>
      </w:ins>
      <w:r>
        <w:rPr>
          <w:rFonts w:ascii="Times New Roman" w:eastAsia="Times New Roman" w:hAnsi="Times New Roman" w:cs="Times New Roman"/>
          <w:color w:val="1B1C1D"/>
          <w:kern w:val="0"/>
          <w:lang w:bidi="ar"/>
        </w:rPr>
        <w:t xml:space="preserve"> re-reading supported the association (odds ratio</w:t>
      </w:r>
      <w:ins w:id="91020" w:author="Claude (E30 修订)" w:date="2026-10-09T12:00:00Z">
        <w:r>
          <w:rPr>
            <w:rFonts w:ascii="Times New Roman" w:eastAsia="Times New Roman" w:hAnsi="Times New Roman" w:cs="Times New Roman"/>
            <w:color w:val="1B1C1D"/>
            <w:kern w:val="0"/>
            <w:lang w:bidi="ar"/>
          </w:rPr>
          <w:t xml:space="preserve"> [OR]</w:t>
        </w:r>
      </w:ins>
      <w:r>
        <w:rPr>
          <w:rFonts w:ascii="Times New Roman" w:eastAsia="Times New Roman" w:hAnsi="Times New Roman" w:cs="Times New Roman"/>
          <w:color w:val="1B1C1D"/>
          <w:kern w:val="0"/>
          <w:lang w:bidi="ar"/>
        </w:rPr>
        <w:t xml:space="preserve">, 4.01; 95% CI, 2.10–7.63). </w:t>
      </w:r>
      <w:del w:id="91021" w:author="Claude (E30 修订)" w:date="2026-10-09T12:00:00Z">
        <w:r>
          <w:rPr>
            <w:rFonts w:ascii="Times New Roman" w:eastAsia="Times New Roman" w:hAnsi="Times New Roman" w:cs="Times New Roman"/>
            <w:color w:val="1B1C1D"/>
            <w:kern w:val="0"/>
            <w:lang w:bidi="ar"/>
          </w:rPr>
          <w:delText xml:space="preserve">Higher</w:delText>
        </w:r>
      </w:del>
      <w:ins w:id="91022" w:author="Claude (E30 修订)" w:date="2026-10-09T12:00:00Z">
        <w:r>
          <w:rPr>
            <w:rFonts w:ascii="Times New Roman" w:eastAsia="Times New Roman" w:hAnsi="Times New Roman" w:cs="Times New Roman"/>
            <w:color w:val="1B1C1D"/>
            <w:kern w:val="0"/>
            <w:lang w:bidi="ar"/>
          </w:rPr>
          <w:t xml:space="preserve">Joint improvement was more likely with higher</w:t>
        </w:r>
      </w:ins>
      <w:r>
        <w:rPr>
          <w:rFonts w:ascii="Times New Roman" w:eastAsia="Times New Roman" w:hAnsi="Times New Roman" w:cs="Times New Roman"/>
          <w:color w:val="1B1C1D"/>
          <w:kern w:val="0"/>
          <w:lang w:bidi="ar"/>
        </w:rPr>
        <w:t xml:space="preserve"> body mass index </w:t>
      </w:r>
      <w:del w:id="91023" w:author="Claude (E30 修订)" w:date="2026-10-09T12:00:00Z">
        <w:r>
          <w:rPr>
            <w:rFonts w:ascii="Times New Roman" w:eastAsia="Times New Roman" w:hAnsi="Times New Roman" w:cs="Times New Roman"/>
            <w:color w:val="1B1C1D"/>
            <w:kern w:val="0"/>
            <w:lang w:bidi="ar"/>
          </w:rPr>
          <w:delText xml:space="preserve">accompanied</w:delText>
        </w:r>
      </w:del>
      <w:ins w:id="91024" w:author="Claude (E30 修订)" w:date="2026-10-09T12:00:00Z">
        <w:r>
          <w:rPr>
            <w:rFonts w:ascii="Times New Roman" w:eastAsia="Times New Roman" w:hAnsi="Times New Roman" w:cs="Times New Roman"/>
            <w:color w:val="1B1C1D"/>
            <w:kern w:val="0"/>
            <w:lang w:bidi="ar"/>
          </w:rPr>
          <w:t xml:space="preserve">(OR, 1.79; 1.33–2.40) and less likely with larger left atrium (OR, 0.62; 0.43–0.89). Joint</w:t>
        </w:r>
      </w:ins>
      <w:r>
        <w:rPr>
          <w:rFonts w:ascii="Times New Roman" w:eastAsia="Times New Roman" w:hAnsi="Times New Roman" w:cs="Times New Roman"/>
          <w:color w:val="1B1C1D"/>
          <w:kern w:val="0"/>
          <w:lang w:bidi="ar"/>
        </w:rPr>
        <w:t xml:space="preserve"> improvement </w:t>
      </w:r>
      <w:del w:id="91025" w:author="Claude (E30 修订)" w:date="2026-10-09T12:00:00Z">
        <w:r>
          <w:rPr>
            <w:rFonts w:ascii="Times New Roman" w:eastAsia="Times New Roman" w:hAnsi="Times New Roman" w:cs="Times New Roman"/>
            <w:color w:val="1B1C1D"/>
            <w:kern w:val="0"/>
            <w:lang w:bidi="ar"/>
          </w:rPr>
          <w:delText xml:space="preserve">of</w:delText>
        </w:r>
      </w:del>
      <w:ins w:id="91026" w:author="Claude (E30 修订)" w:date="2026-10-09T12:00:00Z">
        <w:r>
          <w:rPr>
            <w:rFonts w:ascii="Times New Roman" w:eastAsia="Times New Roman" w:hAnsi="Times New Roman" w:cs="Times New Roman"/>
            <w:color w:val="1B1C1D"/>
            <w:kern w:val="0"/>
            <w:lang w:bidi="ar"/>
          </w:rPr>
          <w:t xml:space="preserve">at</w:t>
        </w:r>
      </w:ins>
      <w:r>
        <w:rPr>
          <w:rFonts w:ascii="Times New Roman" w:eastAsia="Times New Roman" w:hAnsi="Times New Roman" w:cs="Times New Roman"/>
          <w:color w:val="1B1C1D"/>
          <w:kern w:val="0"/>
          <w:lang w:bidi="ar"/>
        </w:rPr>
        <w:t xml:space="preserve"> </w:t>
      </w:r>
      <w:del w:id="91027" w:author="Claude (E30 修订)" w:date="2026-10-09T12:00:00Z">
        <w:r>
          <w:rPr>
            <w:rFonts w:ascii="Times New Roman" w:eastAsia="Times New Roman" w:hAnsi="Times New Roman" w:cs="Times New Roman"/>
            <w:color w:val="1B1C1D"/>
            <w:kern w:val="0"/>
            <w:lang w:bidi="ar"/>
          </w:rPr>
          <w:delText xml:space="preserve">both</w:delText>
        </w:r>
      </w:del>
      <w:ins w:id="91028" w:author="Claude (E30 修订)" w:date="2026-10-09T12:00:00Z">
        <w:r>
          <w:rPr>
            <w:rFonts w:ascii="Times New Roman" w:eastAsia="Times New Roman" w:hAnsi="Times New Roman" w:cs="Times New Roman"/>
            <w:color w:val="1B1C1D"/>
            <w:kern w:val="0"/>
            <w:lang w:bidi="ar"/>
          </w:rPr>
          <w:t xml:space="preserve">1</w:t>
        </w:r>
      </w:ins>
      <w:r>
        <w:rPr>
          <w:rFonts w:ascii="Times New Roman" w:eastAsia="Times New Roman" w:hAnsi="Times New Roman" w:cs="Times New Roman"/>
          <w:color w:val="1B1C1D"/>
          <w:kern w:val="0"/>
          <w:lang w:bidi="ar"/>
        </w:rPr>
        <w:t xml:space="preserve"> </w:t>
      </w:r>
      <w:del w:id="91029" w:author="Claude (E30 修订)" w:date="2026-10-09T12:00:00Z">
        <w:r>
          <w:rPr>
            <w:rFonts w:ascii="Times New Roman" w:eastAsia="Times New Roman" w:hAnsi="Times New Roman" w:cs="Times New Roman"/>
            <w:color w:val="1B1C1D"/>
            <w:kern w:val="0"/>
            <w:lang w:bidi="ar"/>
          </w:rPr>
          <w:delText xml:space="preserve">valves;</w:delText>
        </w:r>
      </w:del>
      <w:ins w:id="91030" w:author="Claude (E30 修订)" w:date="2026-10-09T12:00:00Z">
        <w:r>
          <w:rPr>
            <w:rFonts w:ascii="Times New Roman" w:eastAsia="Times New Roman" w:hAnsi="Times New Roman" w:cs="Times New Roman"/>
            <w:color w:val="1B1C1D"/>
            <w:kern w:val="0"/>
            <w:lang w:bidi="ar"/>
          </w:rPr>
          <w:t xml:space="preserve">year</w:t>
        </w:r>
      </w:ins>
      <w:r>
        <w:rPr>
          <w:rFonts w:ascii="Times New Roman" w:eastAsia="Times New Roman" w:hAnsi="Times New Roman" w:cs="Times New Roman"/>
          <w:color w:val="1B1C1D"/>
          <w:kern w:val="0"/>
          <w:lang w:bidi="ar"/>
        </w:rPr>
        <w:t xml:space="preserve"> </w:t>
      </w:r>
      <w:del w:id="91031" w:author="Claude (E30 修订)" w:date="2026-10-09T12:00:00Z">
        <w:r>
          <w:rPr>
            <w:rFonts w:ascii="Times New Roman" w:eastAsia="Times New Roman" w:hAnsi="Times New Roman" w:cs="Times New Roman"/>
            <w:color w:val="1B1C1D"/>
            <w:kern w:val="0"/>
            <w:lang w:bidi="ar"/>
          </w:rPr>
          <w:delText xml:space="preserve">sinus</w:delText>
        </w:r>
      </w:del>
      <w:ins w:id="91032" w:author="Claude (E30 修订)" w:date="2026-10-09T12:00:00Z">
        <w:r>
          <w:rPr>
            <w:rFonts w:ascii="Times New Roman" w:eastAsia="Times New Roman" w:hAnsi="Times New Roman" w:cs="Times New Roman"/>
            <w:color w:val="1B1C1D"/>
            <w:kern w:val="0"/>
            <w:lang w:bidi="ar"/>
          </w:rPr>
          <w:t xml:space="preserve">was</w:t>
        </w:r>
      </w:ins>
      <w:r>
        <w:rPr>
          <w:rFonts w:ascii="Times New Roman" w:eastAsia="Times New Roman" w:hAnsi="Times New Roman" w:cs="Times New Roman"/>
          <w:color w:val="1B1C1D"/>
          <w:kern w:val="0"/>
          <w:lang w:bidi="ar"/>
        </w:rPr>
        <w:t xml:space="preserve"> </w:t>
      </w:r>
      <w:del w:id="91033" w:author="Claude (E30 修订)" w:date="2026-10-09T12:00:00Z">
        <w:r>
          <w:rPr>
            <w:rFonts w:ascii="Times New Roman" w:eastAsia="Times New Roman" w:hAnsi="Times New Roman" w:cs="Times New Roman"/>
            <w:color w:val="1B1C1D"/>
            <w:kern w:val="0"/>
            <w:lang w:bidi="ar"/>
          </w:rPr>
          <w:delText xml:space="preserve">rhythm accompanied TR improvement, mainly</w:delText>
        </w:r>
      </w:del>
      <w:ins w:id="91034" w:author="Claude (E30 修订)" w:date="2026-10-09T12:00:00Z">
        <w:r>
          <w:rPr>
            <w:rFonts w:ascii="Times New Roman" w:eastAsia="Times New Roman" w:hAnsi="Times New Roman" w:cs="Times New Roman"/>
            <w:color w:val="1B1C1D"/>
            <w:kern w:val="0"/>
            <w:lang w:bidi="ar"/>
          </w:rPr>
          <w:t xml:space="preserve">present</w:t>
        </w:r>
      </w:ins>
      <w:r>
        <w:rPr>
          <w:rFonts w:ascii="Times New Roman" w:eastAsia="Times New Roman" w:hAnsi="Times New Roman" w:cs="Times New Roman"/>
          <w:color w:val="1B1C1D"/>
          <w:kern w:val="0"/>
          <w:lang w:bidi="ar"/>
        </w:rPr>
        <w:t xml:space="preserve"> in </w:t>
      </w:r>
      <w:del w:id="91035" w:author="Claude (E30 修订)" w:date="2026-10-09T12:00:00Z">
        <w:r>
          <w:rPr>
            <w:rFonts w:ascii="Times New Roman" w:eastAsia="Times New Roman" w:hAnsi="Times New Roman" w:cs="Times New Roman"/>
            <w:color w:val="1B1C1D"/>
            <w:kern w:val="0"/>
            <w:lang w:bidi="ar"/>
          </w:rPr>
          <w:delText xml:space="preserve">persistent</w:delText>
        </w:r>
      </w:del>
      <w:ins w:id="91036" w:author="Claude (E30 修订)" w:date="2026-10-09T12:00:00Z">
        <w:r>
          <w:rPr>
            <w:rFonts w:ascii="Times New Roman" w:eastAsia="Times New Roman" w:hAnsi="Times New Roman" w:cs="Times New Roman"/>
            <w:color w:val="1B1C1D"/>
            <w:kern w:val="0"/>
            <w:lang w:bidi="ar"/>
          </w:rPr>
          <w:t xml:space="preserve">83%</w:t>
        </w:r>
      </w:ins>
      <w:r>
        <w:rPr>
          <w:rFonts w:ascii="Times New Roman" w:eastAsia="Times New Roman" w:hAnsi="Times New Roman" w:cs="Times New Roman"/>
          <w:color w:val="1B1C1D"/>
          <w:kern w:val="0"/>
          <w:lang w:bidi="ar"/>
        </w:rPr>
        <w:t xml:space="preserve"> </w:t>
      </w:r>
      <w:del w:id="91037" w:author="Claude (E30 修订)" w:date="2026-10-09T12:00:00Z">
        <w:r>
          <w:rPr>
            <w:rFonts w:ascii="Times New Roman" w:eastAsia="Times New Roman" w:hAnsi="Times New Roman" w:cs="Times New Roman"/>
            <w:color w:val="1B1C1D"/>
            <w:kern w:val="0"/>
            <w:lang w:bidi="ar"/>
          </w:rPr>
          <w:delText xml:space="preserve">AF.</w:delText>
        </w:r>
      </w:del>
      <w:ins w:id="91038" w:author="Claude (E30 修订)" w:date="2026-10-09T12:00:00Z">
        <w:r>
          <w:rPr>
            <w:rFonts w:ascii="Times New Roman" w:eastAsia="Times New Roman" w:hAnsi="Times New Roman" w:cs="Times New Roman"/>
            <w:color w:val="1B1C1D"/>
            <w:kern w:val="0"/>
            <w:lang w:bidi="ar"/>
          </w:rPr>
          <w:t xml:space="preserve">after early joint improvement versus 19% after none.</w:t>
        </w:r>
      </w:ins>
    </w:p>
    <w:p w14:paraId="01F592BE"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Conclusion</w:t>
      </w:r>
    </w:p>
    <w:p w14:paraId="450B2651" w14:textId="77777777" w:rsidR="00870F3C" w:rsidRDefault="00C6177A">
      <w:pPr>
        <w:spacing w:after="120" w:line="276" w:lineRule="auto"/>
        <w:rPr>
          <w:rFonts w:ascii="Times New Roman" w:eastAsia="Times New Roman" w:hAnsi="Times New Roman" w:cs="Times New Roman"/>
          <w:color w:val="1B1C1D"/>
          <w:kern w:val="0"/>
          <w:lang w:bidi="ar"/>
        </w:rPr>
      </w:pPr>
      <w:del w:id="91039" w:author="Claude (E30 修订)" w:date="2026-10-09T12:00:00Z">
        <w:r>
          <w:rPr>
            <w:rFonts w:ascii="Times New Roman" w:eastAsia="Times New Roman" w:hAnsi="Times New Roman" w:cs="Times New Roman"/>
            <w:color w:val="1B1C1D"/>
            <w:kern w:val="0"/>
            <w:lang w:bidi="ar"/>
          </w:rPr>
          <w:delText xml:space="preserve">Within 1 month after ablation, about half of MR and TR improved, and nearly half of moderate-or-greater regurgitation regressed to mild or less. Joint improvement exceeded chance in both AF types, yet one-third of combined disease improved in only one valve, so each valve requires reassessment.</w:delText>
        </w:r>
      </w:del>
      <w:ins w:id="91040" w:author="Claude (E30 修订)" w:date="2026-10-09T12:00:00Z">
        <w:r>
          <w:rPr>
            <w:rFonts w:ascii="Times New Roman" w:eastAsia="Times New Roman" w:hAnsi="Times New Roman" w:cs="Times New Roman"/>
            <w:color w:val="1B1C1D"/>
            <w:kern w:val="0"/>
            <w:lang w:bidi="ar"/>
          </w:rPr>
          <w:t xml:space="preserve">About half of AF ablation candidates had functional MR or TR; one-fifth had both. After ablation, both valves tended to improve together, more often with higher body mass index and smaller atria, and early joint improvement usually persisted, supporting valve-by-valve reassessment at 1 month.</w:t>
        </w:r>
      </w:ins>
    </w:p>
    <w:p w14:paraId="57C9BA1C"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Key Words: atrial fibrillation; catheter ablation; echocardiography; mitral valve insufficiency; tricuspid valve insufficiency</w:t>
      </w:r>
    </w:p>
    <w:p w14:paraId="70F595FE" w14:textId="77777777" w:rsidR="00870F3C" w:rsidRDefault="00000000">
      <w:pPr>
        <w:pageBreakBefore/>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lastRenderedPageBreak/>
        <w:t>What’s new?</w:t>
      </w:r>
    </w:p>
    <w:p w14:paraId="1888189A" w14:textId="77777777" w:rsidR="00870F3C" w:rsidRDefault="00000000">
      <w:del w:id="91041" w:author="Claude (E30 修订)" w:date="2026-10-09T12:00:00Z">
        <w:r>
          <w:rPr>
            <w:rFonts w:ascii="Times New Roman" w:eastAsia="Times New Roman" w:hAnsi="Times New Roman" w:cs="Times New Roman"/>
            <w:color w:val="1B1C1D"/>
            <w:kern w:val="0"/>
          </w:rPr>
          <w:delText xml:space="preserve">• Parallel analyses in paroxysmal and persistent AF identified excess joint MR/TR improvement despite different baseline regurgitation burdens and rhythm outcomes.</w:delText>
        </w:r>
      </w:del>
      <w:ins w:id="91042" w:author="Claude (E30 修订)" w:date="2026-10-09T12:00:00Z">
        <w:r>
          <w:rPr>
            <w:rFonts w:ascii="Times New Roman" w:eastAsia="Times New Roman" w:hAnsi="Times New Roman" w:cs="Times New Roman"/>
            <w:color w:val="1B1C1D"/>
            <w:kern w:val="0"/>
          </w:rPr>
          <w:t xml:space="preserve">• About half of patients undergoing AF ablation had functional MR or TR, and one in five had both; combined disease was three times as frequent in persistent as in paroxysmal AF.</w:t>
        </w:r>
      </w:ins>
    </w:p>
    <w:p w14:paraId="5E59E98E" w14:textId="77777777" w:rsidR="00870F3C" w:rsidRDefault="00000000">
      <w:pPr>
        <w:rPr/>
      </w:pPr>
      <w:del w:id="91043" w:author="Claude (E30 修订)" w:date="2026-10-09T12:00:00Z">
        <w:r>
          <w:rPr>
            <w:rFonts w:ascii="Times New Roman" w:eastAsia="Times New Roman" w:hAnsi="Times New Roman" w:cs="Times New Roman"/>
            <w:color w:val="1B1C1D"/>
            <w:kern w:val="0"/>
          </w:rPr>
          <w:delText xml:space="preserve">• Among study-defined moderate-or-greater series (analysis grade ≥2), 43% of MR and 49% of TR regressed to mild or less, supporting separate assessment of residual severity.</w:delText>
        </w:r>
      </w:del>
      <w:ins w:id="91044" w:author="Claude (E30 修订)" w:date="2026-10-09T12:00:00Z">
        <w:r>
          <w:rPr>
            <w:rFonts w:ascii="Times New Roman" w:eastAsia="Times New Roman" w:hAnsi="Times New Roman" w:cs="Times New Roman"/>
            <w:color w:val="1B1C1D"/>
            <w:kern w:val="0"/>
          </w:rPr>
          <w:t xml:space="preserve">• Within 1 month after ablation, MR and TR tended to improve together beyond chance in both AF types, and nearly half of moderate-or-greater regurgitation regressed to mild or less.</w:t>
        </w:r>
      </w:ins>
    </w:p>
    <w:p w14:paraId="38249201" w14:textId="77777777" w:rsidR="00870F3C" w:rsidRDefault="00000000">
      <w:del w:id="91045" w:author="Claude (E30 修订)" w:date="2026-10-09T12:00:00Z">
        <w:r>
          <w:rPr>
            <w:rFonts w:ascii="Times New Roman" w:eastAsia="Times New Roman" w:hAnsi="Times New Roman" w:cs="Times New Roman"/>
            <w:color w:val="1B1C1D"/>
            <w:kern w:val="0"/>
          </w:rPr>
          <w:delText xml:space="preserve">• Discordant improvement occurred in 34% and 31%, respectively; overall blinded re-reading supported the association, with an imprecise paroxysmal estimate.</w:delText>
        </w:r>
      </w:del>
      <w:ins w:id="91046" w:author="Claude (E30 修订)" w:date="2026-10-09T12:00:00Z">
        <w:r>
          <w:rPr>
            <w:rFonts w:ascii="Times New Roman" w:eastAsia="Times New Roman" w:hAnsi="Times New Roman" w:cs="Times New Roman"/>
            <w:color w:val="1B1C1D"/>
            <w:kern w:val="0"/>
          </w:rPr>
          <w:t xml:space="preserve">• Joint improvement was more likely with higher body mass index and smaller atria; with a larger left atrium, improvement was more often confined to one valve.</w:t>
        </w:r>
      </w:ins>
    </w:p>
    <w:p w14:paraId="6E0203D5" w14:textId="77777777" w:rsidR="00870F3C" w:rsidRDefault="00000000">
      <w:del w:id="91047" w:author="Claude (E30 修订)" w:date="2026-10-09T12:00:00Z">
        <w:r>
          <w:rPr>
            <w:rFonts w:ascii="Times New Roman" w:eastAsia="Times New Roman" w:hAnsi="Times New Roman" w:cs="Times New Roman"/>
            <w:color w:val="1B1C1D"/>
            <w:kern w:val="0"/>
          </w:rPr>
          <w:delText xml:space="preserve">• All isolated and combined valve series contributed to the analyses. Baseline features described improvement tendencies, while the SR–TR association differed by AF type.</w:delText>
        </w:r>
      </w:del>
      <w:ins w:id="91048" w:author="Claude (E30 修订)" w:date="2026-10-09T12:00:00Z">
        <w:r>
          <w:rPr>
            <w:rFonts w:ascii="Times New Roman" w:eastAsia="Times New Roman" w:hAnsi="Times New Roman" w:cs="Times New Roman"/>
            <w:color w:val="1B1C1D"/>
            <w:kern w:val="0"/>
          </w:rPr>
          <w:t xml:space="preserve">• Joint improvement at 1 month usually persisted at 1 year (83% vs 19% when neither valve improved), supporting valve-by-valve echocardiographic reassessment at 1 month.</w:t>
        </w:r>
      </w:ins>
    </w:p>
    <w:p w14:paraId="3A61CB12" w14:textId="77777777" w:rsidR="00870F3C" w:rsidRDefault="00000000">
      <w:pPr>
        <w:pStyle w:val="2"/>
        <w:keepNext/>
        <w:pageBreakBefore/>
        <w:widowControl/>
        <w:spacing w:beforeAutospacing="0" w:afterAutospacing="0"/>
        <w:rPr>
          <w:rFonts w:hint="default"/>
          <w:color w:val="1B1C1D"/>
        </w:rPr>
      </w:pPr>
      <w:r>
        <w:rPr>
          <w:rFonts w:hint="default"/>
          <w:color w:val="000000"/>
        </w:rPr>
        <w:lastRenderedPageBreak/>
        <w:t>Introduction</w:t>
      </w:r>
    </w:p>
    <w:p w14:paraId="54B84D40" w14:textId="77777777" w:rsidR="00870F3C" w:rsidRDefault="00000000">
      <w:pPr>
        <w:widowControl/>
        <w:rPr>
          <w:rFonts w:eastAsia="sans-serif"/>
          <w:color w:val="1B1C1D"/>
        </w:rPr>
      </w:pPr>
      <w:r>
        <w:rPr>
          <w:rFonts w:ascii="Times New Roman" w:hAnsi="Times New Roman"/>
          <w:color w:val="1B1C1D"/>
        </w:rPr>
        <w:t>Atrial fibrillation (AF) promotes atrial and annular remodeling that can cause functional mitral regurgitation (MR) and tricuspid regurgitation</w:t>
      </w:r>
      <w:r>
        <w:rPr>
          <w:rFonts w:ascii="Times New Roman" w:hAnsi="Times New Roman"/>
          <w:color w:val="1B1C1D"/>
          <w:lang w:bidi="ar"/>
        </w:rPr>
        <w:t xml:space="preserve"> </w:t>
      </w:r>
      <w:r>
        <w:rPr>
          <w:rFonts w:ascii="Times New Roman" w:hAnsi="Times New Roman"/>
          <w:color w:val="1B1C1D"/>
        </w:rPr>
        <w:t>(TR),</w:t>
      </w:r>
      <w:r>
        <w:rPr>
          <w:rFonts w:ascii="Times New Roman" w:hAnsi="Times New Roman"/>
          <w:color w:val="1B1C1D"/>
          <w:vertAlign w:val="superscript"/>
        </w:rPr>
        <w:t>1,2</w:t>
      </w:r>
      <w:r>
        <w:rPr>
          <w:rFonts w:ascii="Times New Roman" w:hAnsi="Times New Roman"/>
          <w:color w:val="1B1C1D"/>
        </w:rPr>
        <w:t xml:space="preserve"> both associated with heart failure, hospitalization, and mortality.</w:t>
      </w:r>
      <w:r>
        <w:rPr>
          <w:rFonts w:ascii="Times New Roman" w:hAnsi="Times New Roman"/>
          <w:color w:val="1B1C1D"/>
          <w:vertAlign w:val="superscript"/>
        </w:rPr>
        <w:t>3,4</w:t>
      </w:r>
      <w:r>
        <w:rPr>
          <w:rFonts w:ascii="Times New Roman" w:hAnsi="Times New Roman"/>
          <w:color w:val="1B1C1D"/>
        </w:rPr>
        <w:t xml:space="preserve"> Catheter ablation may reduce regurgitation through rhythm restoration and subsequent changes in cardiac structure and loading.</w:t>
      </w:r>
      <w:r>
        <w:rPr>
          <w:rFonts w:ascii="Times New Roman" w:hAnsi="Times New Roman"/>
          <w:color w:val="1B1C1D"/>
          <w:vertAlign w:val="superscript"/>
        </w:rPr>
        <w:t>5,6</w:t>
      </w:r>
      <w:r>
        <w:rPr>
          <w:rFonts w:ascii="Times New Roman" w:hAnsi="Times New Roman"/>
          <w:color w:val="1B1C1D"/>
        </w:rPr>
        <w:t xml:space="preserve"> Understanding the valve response is therefore relevant when evaluating patients with AF and functional regurgitation.</w:t>
      </w:r>
    </w:p>
    <w:p w14:paraId="3D7876AD"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MR and TR often coexist as a high-risk combined phenotype.</w:t>
      </w:r>
      <w:r>
        <w:rPr>
          <w:rFonts w:ascii="Times New Roman" w:eastAsia="Times New Roman" w:hAnsi="Times New Roman" w:cs="Times New Roman"/>
          <w:color w:val="1B1C1D"/>
          <w:kern w:val="0"/>
          <w:vertAlign w:val="superscript"/>
          <w:lang w:bidi="ar"/>
        </w:rPr>
        <w:t>7,8</w:t>
      </w:r>
      <w:r>
        <w:rPr>
          <w:rFonts w:ascii="Times New Roman" w:eastAsia="宋体" w:hAnsi="Times New Roman" w:cs="Times New Roman"/>
        </w:rPr>
        <w:t xml:space="preserve"> A prospective persistent AF cohort assessed before cardioversion found combined moderate or severe MR/TR in 22.4%.</w:t>
      </w:r>
      <w:r>
        <w:rPr>
          <w:rFonts w:ascii="Times New Roman" w:eastAsia="宋体" w:hAnsi="Times New Roman" w:cs="Times New Roman"/>
          <w:vertAlign w:val="superscript"/>
        </w:rPr>
        <w:t>9</w:t>
      </w:r>
      <w:r>
        <w:rPr>
          <w:rFonts w:ascii="Times New Roman" w:eastAsia="Times New Roman" w:hAnsi="Times New Roman" w:cs="Times New Roman"/>
          <w:color w:val="1B1C1D"/>
          <w:kern w:val="0"/>
          <w:lang w:bidi="ar"/>
        </w:rPr>
        <w:t xml:space="preserve"> Improvement of individual valves after rhythm control has been reported,</w:t>
      </w:r>
      <w:r>
        <w:rPr>
          <w:rFonts w:ascii="Times New Roman" w:eastAsia="Times New Roman" w:hAnsi="Times New Roman" w:cs="Times New Roman"/>
          <w:color w:val="1B1C1D"/>
          <w:kern w:val="0"/>
          <w:vertAlign w:val="superscript"/>
          <w:lang w:bidi="ar"/>
        </w:rPr>
        <w:t>6,</w:t>
      </w:r>
      <w:r>
        <w:rPr>
          <w:rFonts w:ascii="Times New Roman" w:eastAsia="宋体" w:hAnsi="Times New Roman" w:cs="Times New Roman"/>
          <w:vertAlign w:val="superscript"/>
        </w:rPr>
        <w:t>10</w:t>
      </w:r>
      <w:r>
        <w:rPr>
          <w:rFonts w:ascii="Times New Roman" w:eastAsia="Times New Roman" w:hAnsi="Times New Roman" w:cs="Times New Roman"/>
          <w:color w:val="1B1C1D"/>
          <w:kern w:val="0"/>
          <w:vertAlign w:val="superscript"/>
          <w:lang w:bidi="ar"/>
        </w:rPr>
        <w:t>,</w:t>
      </w:r>
      <w:r>
        <w:rPr>
          <w:rFonts w:ascii="Times New Roman" w:eastAsia="宋体" w:hAnsi="Times New Roman" w:cs="Times New Roman"/>
          <w:vertAlign w:val="superscript"/>
        </w:rPr>
        <w:t>11</w:t>
      </w:r>
      <w:r>
        <w:rPr>
          <w:rFonts w:ascii="Times New Roman" w:eastAsia="Times New Roman" w:hAnsi="Times New Roman" w:cs="Times New Roman"/>
          <w:color w:val="1B1C1D"/>
          <w:kern w:val="0"/>
          <w:lang w:bidi="ar"/>
        </w:rPr>
        <w:t xml:space="preserve"> but aggregate rates do not reveal whether both valves improve in the same patient. A shared</w:t>
      </w:r>
      <w:r>
        <w:rPr>
          <w:rFonts w:ascii="Times New Roman" w:eastAsia="Times New Roman" w:hAnsi="Times New Roman" w:cs="Times New Roman" w:hint="eastAsia"/>
          <w:color w:val="1B1C1D"/>
          <w:kern w:val="0"/>
          <w:lang w:bidi="ar"/>
        </w:rPr>
        <w:t xml:space="preserve"> response</w:t>
      </w:r>
      <w:r>
        <w:rPr>
          <w:rFonts w:ascii="Times New Roman" w:eastAsia="Times New Roman" w:hAnsi="Times New Roman" w:cs="Times New Roman"/>
          <w:color w:val="1B1C1D"/>
          <w:kern w:val="0"/>
          <w:lang w:bidi="ar"/>
        </w:rPr>
        <w:t xml:space="preserve"> may coexist with valve-specific variation, leaving</w:t>
      </w:r>
      <w:r>
        <w:rPr>
          <w:rFonts w:ascii="Times New Roman" w:eastAsia="宋体" w:hAnsi="Times New Roman" w:cs="Times New Roman"/>
        </w:rPr>
        <w:t xml:space="preserve"> relevant regurgitation in one valve despite improvement of the other. Paroxysmal and persistent AF offer clinically defined settings in which to examine this pattern, alongside differences in baseline regurgitation burden and rhythm outcomes.</w:t>
      </w:r>
    </w:p>
    <w:p w14:paraId="516DB04D" w14:textId="77777777" w:rsidR="00870F3C" w:rsidRDefault="00000000">
      <w:pPr>
        <w:rPr>
          <w:rFonts w:ascii="Times New Roman" w:eastAsia="Times New Roman" w:hAnsi="Times New Roman" w:cs="Times New Roman"/>
          <w:color w:val="1B1C1D"/>
          <w:kern w:val="0"/>
          <w:lang w:bidi="ar"/>
        </w:rPr>
      </w:pPr>
      <w:del w:id="91049" w:author="Claude (E30 修订)" w:date="2026-10-09T12:00:00Z">
        <w:r>
          <w:rPr>
            <w:rFonts w:ascii="Times New Roman" w:eastAsia="Times New Roman" w:hAnsi="Times New Roman" w:cs="Times New Roman"/>
            <w:color w:val="1B1C1D"/>
            <w:kern w:val="0"/>
            <w:lang w:bidi="ar"/>
          </w:rPr>
          <w:delText xml:space="preserve">We examined early MR/TR responses in parallel in paroxysmal and persistent AF. Baseline phenotypes in 2,322 patients described the burden before ablation. In a partially overlapping response cohort, isolated and combined disease provided the setting for assessing individual-valve and within-patient joint responses. Twelve baseline factors, concurrent rhythm and atrial changes, response depth, and later imaging addressed reversibility and residual regurgitation. Blinded re-reading and an aortic regurgitation (AR) negative control assessed robustness.</w:delText>
        </w:r>
      </w:del>
      <w:ins w:id="91050" w:author="Claude (E30 修订)" w:date="2026-10-09T12:00:00Z">
        <w:r>
          <w:rPr>
            <w:rFonts w:ascii="Times New Roman" w:eastAsia="Times New Roman" w:hAnsi="Times New Roman" w:cs="Times New Roman"/>
            <w:color w:val="1B1C1D"/>
            <w:kern w:val="0"/>
            <w:lang w:bidi="ar"/>
          </w:rPr>
          <w:t xml:space="preserve">We therefore addressed four questions in patients undergoing AF ablation, in parallel in paroxysmal and persistent AF: how common isolated and combined MR/TR are before ablation; whether both valves improve together within patients beyond chance; which baseline characteristics distinguish patients whose improvement extends to both valves; and whether the joint state at 1 month indicates the later course. Blinded re-reading and an aortic regurgitation (AR) negative control assessed robustness.</w:t>
        </w:r>
      </w:ins>
    </w:p>
    <w:p w14:paraId="78115190" w14:textId="77777777" w:rsidR="00870F3C" w:rsidRDefault="00000000">
      <w:pPr>
        <w:pStyle w:val="2"/>
        <w:keepNext/>
        <w:widowControl/>
        <w:spacing w:beforeAutospacing="0" w:afterAutospacing="0"/>
        <w:rPr>
          <w:rFonts w:eastAsia="sans-serif" w:hint="default"/>
          <w:color w:val="1B1C1D"/>
        </w:rPr>
      </w:pPr>
      <w:r>
        <w:rPr>
          <w:rFonts w:hint="default"/>
          <w:color w:val="000000"/>
        </w:rPr>
        <w:lastRenderedPageBreak/>
        <w:t>Methods</w:t>
      </w:r>
    </w:p>
    <w:p w14:paraId="4B72E81D" w14:textId="77777777" w:rsidR="00870F3C" w:rsidRDefault="00000000">
      <w:pPr>
        <w:pStyle w:val="3"/>
        <w:keepNext/>
        <w:widowControl/>
        <w:spacing w:beforeAutospacing="0" w:afterAutospacing="0"/>
        <w:rPr>
          <w:rFonts w:eastAsia="sans-serif" w:hint="default"/>
          <w:color w:val="1B1C1D"/>
        </w:rPr>
      </w:pPr>
      <w:r>
        <w:rPr>
          <w:rFonts w:hint="default"/>
          <w:color w:val="000000"/>
        </w:rPr>
        <w:t xml:space="preserve">Study </w:t>
      </w:r>
      <w:del w:id="91051" w:author="Claude (E30 修订)" w:date="2026-10-09T12:00:00Z">
        <w:r>
          <w:rPr>
            <w:rFonts w:hint="default"/>
            <w:color w:val="000000"/>
          </w:rPr>
          <w:delText xml:space="preserve">populations</w:delText>
        </w:r>
      </w:del>
      <w:ins w:id="91052" w:author="Claude (E30 修订)" w:date="2026-10-09T12:00:00Z">
        <w:r>
          <w:rPr>
            <w:rFonts w:hint="default"/>
            <w:color w:val="000000"/>
          </w:rPr>
          <w:t xml:space="preserve">population</w:t>
        </w:r>
      </w:ins>
      <w:r>
        <w:rPr>
          <w:rFonts w:hint="default"/>
          <w:color w:val="000000"/>
        </w:rPr>
        <w:t xml:space="preserve"> and </w:t>
      </w:r>
      <w:del w:id="91053" w:author="Claude (E30 修订)" w:date="2026-10-09T12:00:00Z">
        <w:r>
          <w:rPr>
            <w:rFonts w:hint="default"/>
            <w:color w:val="000000"/>
          </w:rPr>
          <w:delText xml:space="preserve">parallel </w:delText>
        </w:r>
      </w:del>
      <w:r>
        <w:rPr>
          <w:rFonts w:hint="default"/>
          <w:color w:val="000000"/>
        </w:rPr>
        <w:t xml:space="preserve">analysis </w:t>
      </w:r>
      <w:del w:id="91054" w:author="Claude (E30 修订)" w:date="2026-10-09T12:00:00Z">
        <w:r>
          <w:rPr>
            <w:rFonts w:hint="default"/>
            <w:color w:val="000000"/>
          </w:rPr>
          <w:delText xml:space="preserve">framework</w:delText>
        </w:r>
      </w:del>
      <w:ins w:id="91055" w:author="Claude (E30 修订)" w:date="2026-10-09T12:00:00Z">
        <w:r>
          <w:rPr>
            <w:rFonts w:hint="default"/>
            <w:color w:val="000000"/>
          </w:rPr>
          <w:t xml:space="preserve">sets</w:t>
        </w:r>
      </w:ins>
    </w:p>
    <w:p w14:paraId="123F8278"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This single-center retrospective study</w:t>
      </w:r>
      <w:r>
        <w:rPr>
          <w:rFonts w:ascii="Times New Roman" w:eastAsia="宋体" w:hAnsi="Times New Roman" w:cs="Times New Roman"/>
        </w:rPr>
        <w:t xml:space="preserve"> at West China Hospital, Sichuan University,</w:t>
      </w:r>
      <w:r>
        <w:rPr>
          <w:rFonts w:ascii="Times New Roman" w:eastAsia="Times New Roman" w:hAnsi="Times New Roman" w:cs="Times New Roman" w:hint="eastAsia"/>
          <w:color w:val="1B1C1D"/>
          <w:kern w:val="0"/>
          <w:lang w:bidi="ar"/>
        </w:rPr>
        <w:t xml:space="preserve"> included adults (age ≥18 years) undergoing AF ablation between January 2020 and September </w:t>
      </w:r>
      <w:del w:id="91056" w:author="Claude (E30 修订)" w:date="2026-10-09T12:00:00Z">
        <w:r>
          <w:rPr>
            <w:rFonts w:ascii="Times New Roman" w:eastAsia="Times New Roman" w:hAnsi="Times New Roman" w:cs="Times New Roman" w:hint="eastAsia"/>
            <w:color w:val="1B1C1D"/>
            <w:kern w:val="0"/>
            <w:lang w:bidi="ar"/>
          </w:rPr>
          <w:delText xml:space="preserve">2024.</w:delText>
        </w:r>
      </w:del>
      <w:ins w:id="91057" w:author="Claude (E30 修订)" w:date="2026-10-09T12:00:00Z">
        <w:r>
          <w:rPr>
            <w:rFonts w:ascii="Times New Roman" w:eastAsia="Times New Roman" w:hAnsi="Times New Roman" w:cs="Times New Roman" w:hint="eastAsia"/>
            <w:color w:val="1B1C1D"/>
            <w:kern w:val="0"/>
            <w:lang w:bidi="ar"/>
          </w:rPr>
          <w:t xml:space="preserve">2024 with an in-hospital baseline transthoracic echocardiography (TTE) report (n=3,682). After uniform exclusion of prior or concurrent valve surgery (n=74), organic valve disease (n=30), congenital heart disease (n=19), and obstructive hypertrophic cardiomyopathy (n=8), the study population comprised 3,551 patients (Figure 1).</w:t>
        </w:r>
      </w:ins>
      <w:r>
        <w:rPr>
          <w:rFonts w:ascii="Times New Roman" w:eastAsia="Times New Roman" w:hAnsi="Times New Roman" w:cs="Times New Roman" w:hint="eastAsia"/>
          <w:color w:val="1B1C1D"/>
          <w:kern w:val="0"/>
          <w:lang w:bidi="ar"/>
        </w:rPr>
        <w:t xml:space="preserve"> Two </w:t>
      </w:r>
      <w:del w:id="91058" w:author="Claude (E30 修订)" w:date="2026-10-09T12:00:00Z">
        <w:r>
          <w:rPr>
            <w:rFonts w:ascii="Times New Roman" w:eastAsia="Times New Roman" w:hAnsi="Times New Roman" w:cs="Times New Roman" w:hint="eastAsia"/>
            <w:color w:val="1B1C1D"/>
            <w:kern w:val="0"/>
            <w:lang w:bidi="ar"/>
          </w:rPr>
          <w:delText xml:space="preserve">partially</w:delText>
        </w:r>
      </w:del>
      <w:ins w:id="91059" w:author="Claude (E30 修订)" w:date="2026-10-09T12:00:00Z">
        <w:r>
          <w:rPr>
            <w:rFonts w:ascii="Times New Roman" w:eastAsia="Times New Roman" w:hAnsi="Times New Roman" w:cs="Times New Roman" w:hint="eastAsia"/>
            <w:color w:val="1B1C1D"/>
            <w:kern w:val="0"/>
            <w:lang w:bidi="ar"/>
          </w:rPr>
          <w:t xml:space="preserve">analysis</w:t>
        </w:r>
      </w:ins>
      <w:r>
        <w:rPr>
          <w:rFonts w:ascii="Times New Roman" w:eastAsia="Times New Roman" w:hAnsi="Times New Roman" w:cs="Times New Roman" w:hint="eastAsia"/>
          <w:color w:val="1B1C1D"/>
          <w:kern w:val="0"/>
          <w:lang w:bidi="ar"/>
        </w:rPr>
        <w:t xml:space="preserve"> </w:t>
      </w:r>
      <w:del w:id="91060" w:author="Claude (E30 修订)" w:date="2026-10-09T12:00:00Z">
        <w:r>
          <w:rPr>
            <w:rFonts w:ascii="Times New Roman" w:eastAsia="Times New Roman" w:hAnsi="Times New Roman" w:cs="Times New Roman" w:hint="eastAsia"/>
            <w:color w:val="1B1C1D"/>
            <w:kern w:val="0"/>
            <w:lang w:bidi="ar"/>
          </w:rPr>
          <w:delText xml:space="preserve">overlapping sampling populations</w:delText>
        </w:r>
      </w:del>
      <w:ins w:id="91061" w:author="Claude (E30 修订)" w:date="2026-10-09T12:00:00Z">
        <w:r>
          <w:rPr>
            <w:rFonts w:ascii="Times New Roman" w:eastAsia="Times New Roman" w:hAnsi="Times New Roman" w:cs="Times New Roman" w:hint="eastAsia"/>
            <w:color w:val="1B1C1D"/>
            <w:kern w:val="0"/>
            <w:lang w:bidi="ar"/>
          </w:rPr>
          <w:t xml:space="preserve">sets</w:t>
        </w:r>
      </w:ins>
      <w:r>
        <w:rPr>
          <w:rFonts w:ascii="Times New Roman" w:eastAsia="Times New Roman" w:hAnsi="Times New Roman" w:cs="Times New Roman" w:hint="eastAsia"/>
          <w:color w:val="1B1C1D"/>
          <w:kern w:val="0"/>
          <w:lang w:bidi="ar"/>
        </w:rPr>
        <w:t xml:space="preserve"> addressed complementary questions</w:t>
      </w:r>
      <w:del w:id="91062" w:author="Claude (E30 修订)" w:date="2026-10-09T12:00:00Z">
        <w:r>
          <w:rPr>
            <w:rFonts w:ascii="Times New Roman" w:eastAsia="Times New Roman" w:hAnsi="Times New Roman" w:cs="Times New Roman"/>
            <w:color w:val="1B1C1D"/>
            <w:kern w:val="0"/>
            <w:lang w:bidi="ar"/>
          </w:rPr>
          <w:delText xml:space="preserve"> (Figure 1)</w:delText>
        </w:r>
      </w:del>
      <w:r>
        <w:rPr>
          <w:rFonts w:ascii="Times New Roman" w:eastAsia="Times New Roman" w:hAnsi="Times New Roman" w:cs="Times New Roman"/>
          <w:color w:val="1B1C1D"/>
          <w:kern w:val="0"/>
          <w:lang w:bidi="ar"/>
        </w:rPr>
        <w:t xml:space="preserve">: a baseline phenotype </w:t>
      </w:r>
      <w:del w:id="91063" w:author="Claude (E30 修订)" w:date="2026-10-09T12:00:00Z">
        <w:r>
          <w:rPr>
            <w:rFonts w:ascii="Times New Roman" w:eastAsia="Times New Roman" w:hAnsi="Times New Roman" w:cs="Times New Roman"/>
            <w:color w:val="1B1C1D"/>
            <w:kern w:val="0"/>
            <w:lang w:bidi="ar"/>
          </w:rPr>
          <w:delText xml:space="preserve">cohort</w:delText>
        </w:r>
      </w:del>
      <w:ins w:id="91064"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of </w:t>
      </w:r>
      <w:del w:id="91065" w:author="Claude (E30 修订)" w:date="2026-10-09T12:00:00Z">
        <w:r>
          <w:rPr>
            <w:rFonts w:ascii="Times New Roman" w:eastAsia="Times New Roman" w:hAnsi="Times New Roman" w:cs="Times New Roman"/>
            <w:color w:val="1B1C1D"/>
            <w:kern w:val="0"/>
            <w:lang w:bidi="ar"/>
          </w:rPr>
          <w:delText xml:space="preserve">2</w:delText>
        </w:r>
      </w:del>
      <w:ins w:id="91066" w:author="Claude (E30 修订)" w:date="2026-10-09T12:00:00Z">
        <w:r>
          <w:rPr>
            <w:rFonts w:ascii="Times New Roman" w:eastAsia="Times New Roman" w:hAnsi="Times New Roman" w:cs="Times New Roman"/>
            <w:color w:val="1B1C1D"/>
            <w:kern w:val="0"/>
            <w:lang w:bidi="ar"/>
          </w:rPr>
          <w:t xml:space="preserve">3</w:t>
        </w:r>
      </w:ins>
      <w:r>
        <w:rPr>
          <w:rFonts w:ascii="Times New Roman" w:eastAsia="Times New Roman" w:hAnsi="Times New Roman" w:cs="Times New Roman"/>
          <w:color w:val="1B1C1D"/>
          <w:kern w:val="0"/>
          <w:lang w:bidi="ar"/>
        </w:rPr>
        <w:t xml:space="preserve">,</w:t>
      </w:r>
      <w:del w:id="91067" w:author="Claude (E30 修订)" w:date="2026-10-09T12:00:00Z">
        <w:r>
          <w:rPr>
            <w:rFonts w:ascii="Times New Roman" w:eastAsia="Times New Roman" w:hAnsi="Times New Roman" w:cs="Times New Roman"/>
            <w:color w:val="1B1C1D"/>
            <w:kern w:val="0"/>
            <w:lang w:bidi="ar"/>
          </w:rPr>
          <w:delText xml:space="preserve">322</w:delText>
        </w:r>
      </w:del>
      <w:ins w:id="91068" w:author="Claude (E30 修订)" w:date="2026-10-09T12:00:00Z">
        <w:r>
          <w:rPr>
            <w:rFonts w:ascii="Times New Roman" w:eastAsia="Times New Roman" w:hAnsi="Times New Roman" w:cs="Times New Roman"/>
            <w:color w:val="1B1C1D"/>
            <w:kern w:val="0"/>
            <w:lang w:bidi="ar"/>
          </w:rPr>
          <w:t xml:space="preserve">045</w:t>
        </w:r>
      </w:ins>
      <w:r>
        <w:rPr>
          <w:rFonts w:ascii="Times New Roman" w:eastAsia="Times New Roman" w:hAnsi="Times New Roman" w:cs="Times New Roman"/>
          <w:color w:val="1B1C1D"/>
          <w:kern w:val="0"/>
          <w:lang w:bidi="ar"/>
        </w:rPr>
        <w:t xml:space="preserve"> patients characterized regurgitation burden and coexistence, and a paired response </w:t>
      </w:r>
      <w:del w:id="91069" w:author="Claude (E30 修订)" w:date="2026-10-09T12:00:00Z">
        <w:r>
          <w:rPr>
            <w:rFonts w:ascii="Times New Roman" w:eastAsia="Times New Roman" w:hAnsi="Times New Roman" w:cs="Times New Roman"/>
            <w:color w:val="1B1C1D"/>
            <w:kern w:val="0"/>
            <w:lang w:bidi="ar"/>
          </w:rPr>
          <w:delText xml:space="preserve">cohort</w:delText>
        </w:r>
      </w:del>
      <w:ins w:id="91070"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of 844 procedures in 837 patients assessed 1-month </w:t>
      </w:r>
      <w:del w:id="91071" w:author="Claude (E30 修订)" w:date="2026-10-09T12:00:00Z">
        <w:r>
          <w:rPr>
            <w:rFonts w:ascii="Times New Roman" w:eastAsia="Times New Roman" w:hAnsi="Times New Roman" w:cs="Times New Roman"/>
            <w:color w:val="1B1C1D"/>
            <w:kern w:val="0"/>
            <w:lang w:bidi="ar"/>
          </w:rPr>
          <w:delText xml:space="preserve">improvement.</w:delText>
        </w:r>
      </w:del>
      <w:ins w:id="91072" w:author="Claude (E30 修订)" w:date="2026-10-09T12:00:00Z">
        <w:r>
          <w:rPr>
            <w:rFonts w:ascii="Times New Roman" w:eastAsia="Times New Roman" w:hAnsi="Times New Roman" w:cs="Times New Roman"/>
            <w:color w:val="1B1C1D"/>
            <w:kern w:val="0"/>
            <w:lang w:bidi="ar"/>
          </w:rPr>
          <w:t xml:space="preserve">improvement;</w:t>
        </w:r>
      </w:ins>
      <w:r>
        <w:rPr>
          <w:rFonts w:ascii="Times New Roman" w:eastAsia="Times New Roman" w:hAnsi="Times New Roman" w:cs="Times New Roman"/>
          <w:color w:val="1B1C1D"/>
          <w:kern w:val="0"/>
          <w:lang w:bidi="ar"/>
        </w:rPr>
        <w:t xml:space="preserve"> </w:t>
      </w:r>
      <w:del w:id="91073" w:author="Claude (E30 修订)" w:date="2026-10-09T12:00:00Z">
        <w:r>
          <w:rPr>
            <w:rFonts w:ascii="Times New Roman" w:eastAsia="Times New Roman" w:hAnsi="Times New Roman" w:cs="Times New Roman"/>
            <w:color w:val="1B1C1D"/>
            <w:kern w:val="0"/>
            <w:lang w:bidi="ar"/>
          </w:rPr>
          <w:delText xml:space="preserve">The populations shared 357</w:delText>
        </w:r>
      </w:del>
      <w:ins w:id="91074" w:author="Claude (E30 修订)" w:date="2026-10-09T12:00:00Z">
        <w:r>
          <w:rPr>
            <w:rFonts w:ascii="Times New Roman" w:eastAsia="Times New Roman" w:hAnsi="Times New Roman" w:cs="Times New Roman"/>
            <w:color w:val="1B1C1D"/>
            <w:kern w:val="0"/>
            <w:lang w:bidi="ar"/>
          </w:rPr>
          <w:t xml:space="preserve">372</w:t>
        </w:r>
      </w:ins>
      <w:r>
        <w:rPr>
          <w:rFonts w:ascii="Times New Roman" w:eastAsia="Times New Roman" w:hAnsi="Times New Roman" w:cs="Times New Roman"/>
          <w:color w:val="1B1C1D"/>
          <w:kern w:val="0"/>
          <w:lang w:bidi="ar"/>
        </w:rPr>
        <w:t xml:space="preserve"> patients </w:t>
      </w:r>
      <w:del w:id="91075" w:author="Claude (E30 修订)" w:date="2026-10-09T12:00:00Z">
        <w:r>
          <w:rPr>
            <w:rFonts w:ascii="Times New Roman" w:eastAsia="Times New Roman" w:hAnsi="Times New Roman" w:cs="Times New Roman"/>
            <w:color w:val="1B1C1D"/>
            <w:kern w:val="0"/>
            <w:lang w:bidi="ar"/>
          </w:rPr>
          <w:delText xml:space="preserve">and</w:delText>
        </w:r>
      </w:del>
      <w:ins w:id="91076" w:author="Claude (E30 修订)" w:date="2026-10-09T12:00:00Z">
        <w:r>
          <w:rPr>
            <w:rFonts w:ascii="Times New Roman" w:eastAsia="Times New Roman" w:hAnsi="Times New Roman" w:cs="Times New Roman"/>
            <w:color w:val="1B1C1D"/>
            <w:kern w:val="0"/>
            <w:lang w:bidi="ar"/>
          </w:rPr>
          <w:t xml:space="preserve">belonged</w:t>
        </w:r>
      </w:ins>
      <w:r>
        <w:rPr>
          <w:rFonts w:ascii="Times New Roman" w:eastAsia="Times New Roman" w:hAnsi="Times New Roman" w:cs="Times New Roman"/>
          <w:color w:val="1B1C1D"/>
          <w:kern w:val="0"/>
          <w:lang w:bidi="ar"/>
        </w:rPr>
        <w:t xml:space="preserve"> </w:t>
      </w:r>
      <w:del w:id="91077" w:author="Claude (E30 修订)" w:date="2026-10-09T12:00:00Z">
        <w:r>
          <w:rPr>
            <w:rFonts w:ascii="Times New Roman" w:eastAsia="Times New Roman" w:hAnsi="Times New Roman" w:cs="Times New Roman"/>
            <w:color w:val="1B1C1D"/>
            <w:kern w:val="0"/>
            <w:lang w:bidi="ar"/>
          </w:rPr>
          <w:delText xml:space="preserve">were</w:delText>
        </w:r>
      </w:del>
      <w:ins w:id="91078" w:author="Claude (E30 修订)" w:date="2026-10-09T12:00:00Z">
        <w:r>
          <w:rPr>
            <w:rFonts w:ascii="Times New Roman" w:eastAsia="Times New Roman" w:hAnsi="Times New Roman" w:cs="Times New Roman"/>
            <w:color w:val="1B1C1D"/>
            <w:kern w:val="0"/>
            <w:lang w:bidi="ar"/>
          </w:rPr>
          <w:t xml:space="preserve">to</w:t>
        </w:r>
      </w:ins>
      <w:r>
        <w:rPr>
          <w:rFonts w:ascii="Times New Roman" w:eastAsia="Times New Roman" w:hAnsi="Times New Roman" w:cs="Times New Roman"/>
          <w:color w:val="1B1C1D"/>
          <w:kern w:val="0"/>
          <w:lang w:bidi="ar"/>
        </w:rPr>
        <w:t xml:space="preserve"> </w:t>
      </w:r>
      <w:del w:id="91079" w:author="Claude (E30 修订)" w:date="2026-10-09T12:00:00Z">
        <w:r>
          <w:rPr>
            <w:rFonts w:ascii="Times New Roman" w:eastAsia="Times New Roman" w:hAnsi="Times New Roman" w:cs="Times New Roman"/>
            <w:color w:val="1B1C1D"/>
            <w:kern w:val="0"/>
            <w:lang w:bidi="ar"/>
          </w:rPr>
          <w:delText xml:space="preserve">assembled</w:delText>
        </w:r>
      </w:del>
      <w:ins w:id="91080" w:author="Claude (E30 修订)" w:date="2026-10-09T12:00:00Z">
        <w:r>
          <w:rPr>
            <w:rFonts w:ascii="Times New Roman" w:eastAsia="Times New Roman" w:hAnsi="Times New Roman" w:cs="Times New Roman"/>
            <w:color w:val="1B1C1D"/>
            <w:kern w:val="0"/>
            <w:lang w:bidi="ar"/>
          </w:rPr>
          <w:t xml:space="preserve">both</w:t>
        </w:r>
      </w:ins>
      <w:r>
        <w:rPr>
          <w:rFonts w:ascii="Times New Roman" w:eastAsia="Times New Roman" w:hAnsi="Times New Roman" w:cs="Times New Roman"/>
          <w:color w:val="1B1C1D"/>
          <w:kern w:val="0"/>
          <w:lang w:bidi="ar"/>
        </w:rPr>
        <w:t xml:space="preserve"> </w:t>
      </w:r>
      <w:del w:id="91081" w:author="Claude (E30 修订)" w:date="2026-10-09T12:00:00Z">
        <w:r>
          <w:rPr>
            <w:rFonts w:ascii="Times New Roman" w:eastAsia="Times New Roman" w:hAnsi="Times New Roman" w:cs="Times New Roman"/>
            <w:color w:val="1B1C1D"/>
            <w:kern w:val="0"/>
            <w:lang w:bidi="ar"/>
          </w:rPr>
          <w:delText xml:space="preserve">using different sampling criteria; the paired response cohort was not nested within the baseline phenotype cohort.</w:delText>
        </w:r>
      </w:del>
      <w:ins w:id="91082" w:author="Claude (E30 修订)" w:date="2026-10-09T12:00:00Z">
        <w:r>
          <w:rPr>
            <w:rFonts w:ascii="Times New Roman" w:eastAsia="Times New Roman" w:hAnsi="Times New Roman" w:cs="Times New Roman"/>
            <w:color w:val="1B1C1D"/>
            <w:kern w:val="0"/>
            <w:lang w:bidi="ar"/>
          </w:rPr>
          <w:t xml:space="preserve">sets.</w:t>
        </w:r>
      </w:ins>
      <w:r>
        <w:rPr>
          <w:rFonts w:ascii="Times New Roman" w:eastAsia="Times New Roman" w:hAnsi="Times New Roman" w:cs="Times New Roman"/>
          <w:color w:val="1B1C1D"/>
          <w:kern w:val="0"/>
          <w:lang w:bidi="ar"/>
        </w:rPr>
        <w:t xml:space="preserve"> Paroxysmal and persistent AF were analyzed separately within each </w:t>
      </w:r>
      <w:del w:id="91083" w:author="Claude (E30 修订)" w:date="2026-10-09T12:00:00Z">
        <w:r>
          <w:rPr>
            <w:rFonts w:ascii="Times New Roman" w:eastAsia="Times New Roman" w:hAnsi="Times New Roman" w:cs="Times New Roman"/>
            <w:color w:val="1B1C1D"/>
            <w:kern w:val="0"/>
            <w:lang w:bidi="ar"/>
          </w:rPr>
          <w:delText xml:space="preserve">population</w:delText>
        </w:r>
      </w:del>
      <w:ins w:id="91084"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using common definitions.</w:t>
      </w:r>
    </w:p>
    <w:p w14:paraId="297CF895" w14:textId="151E6D1F" w:rsidR="00870F3C" w:rsidRDefault="00000000">
      <w:pPr>
        <w:widowControl/>
        <w:rPr>
          <w:rFonts w:ascii="Times New Roman" w:eastAsia="sans-serif" w:hAnsi="Times New Roman"/>
          <w:color w:val="1B1C1D"/>
          <w:kern w:val="0"/>
          <w:lang w:bidi="ar"/>
        </w:rPr>
      </w:pPr>
      <w:del w:id="91085" w:author="Claude (E30 修订)" w:date="2026-10-09T12:00:00Z">
        <w:r>
          <w:rPr>
            <w:rFonts w:ascii="Times New Roman" w:eastAsia="Times New Roman" w:hAnsi="Times New Roman" w:cs="Times New Roman"/>
            <w:color w:val="1B1C1D"/>
            <w:kern w:val="0"/>
            <w:lang w:bidi="ar"/>
          </w:rPr>
          <w:delText xml:space="preserve">For the baseline phenotype cohort, screening began with 2,425 patients whose first AF ablation admission</w:delText>
        </w:r>
        <w:r>
          <w:rPr>
            <w:rFonts w:ascii="Times New Roman" w:eastAsia="Times New Roman" w:hAnsi="Times New Roman" w:cs="Times New Roman" w:hint="eastAsia"/>
            <w:color w:val="1B1C1D"/>
            <w:kern w:val="0"/>
            <w:lang w:bidi="ar"/>
          </w:rPr>
          <w:delText xml:space="preserve"> </w:delText>
        </w:r>
        <w:r>
          <w:rPr>
            <w:rFonts w:ascii="Times New Roman" w:eastAsia="Times New Roman" w:hAnsi="Times New Roman" w:cs="Times New Roman"/>
            <w:color w:val="1B1C1D"/>
            <w:kern w:val="0"/>
            <w:lang w:bidi="ar"/>
          </w:rPr>
          <w:delText xml:space="preserve">included a verified pre-procedural transthoracic echocardiography (TTE) report (derivation in Supplementary Table S1A). MR and TR grades were extracted from this report (weighted κ against manual abstraction, 0.96–0.97). After exclusion of prior or concurrent valve surgery, organic valve disease, congenital heart disease, and obstructive hypertrophic cardiomyopathy on review, patients were classified as having neither valve, MR only, TR only, or both affected (analysis grade ≥1; Supplementary Table S1A).</w:delText>
        </w:r>
      </w:del>
      <w:ins w:id="91086" w:author="Claude (E30 修订)" w:date="2026-10-09T12:00:00Z">
        <w:r>
          <w:rPr>
            <w:rFonts w:ascii="Times New Roman" w:eastAsia="Times New Roman" w:hAnsi="Times New Roman" w:cs="Times New Roman"/>
            <w:color w:val="1B1C1D"/>
            <w:kern w:val="0"/>
            <w:lang w:bidi="ar"/>
          </w:rPr>
          <w:t xml:space="preserve">The baseline phenotype set included one admission per patient, the first ablation admission in the study period; MR and TR grades were extracted from its TTE report (weighted κ against manual abstraction, 0.96–0.97), and patients were classified as having neither valve, MR only, TR only, or both affected (analysis grade ≥1; Supplementary Table S1A). Registry grades were recorded only for patients with regurgitation and were not used to estimate prevalence.</w:t>
        </w:r>
      </w:ins>
    </w:p>
    <w:p w14:paraId="3A592E71"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For the paired response </w:t>
      </w:r>
      <w:del w:id="91087" w:author="Claude (E30 修订)" w:date="2026-10-09T12:00:00Z">
        <w:r>
          <w:rPr>
            <w:rFonts w:ascii="Times New Roman" w:eastAsia="Times New Roman" w:hAnsi="Times New Roman" w:cs="Times New Roman"/>
            <w:color w:val="1B1C1D"/>
            <w:kern w:val="0"/>
            <w:lang w:bidi="ar"/>
          </w:rPr>
          <w:delText xml:space="preserve">cohort</w:delText>
        </w:r>
      </w:del>
      <w:ins w:id="91088"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w:t>
      </w:r>
      <w:del w:id="91089" w:author="Claude (E30 修订)" w:date="2026-10-09T12:00:00Z">
        <w:r>
          <w:rPr>
            <w:rFonts w:ascii="Times New Roman" w:eastAsia="Times New Roman" w:hAnsi="Times New Roman" w:cs="Times New Roman"/>
            <w:color w:val="1B1C1D"/>
            <w:kern w:val="0"/>
            <w:lang w:bidi="ar"/>
          </w:rPr>
          <w:delText xml:space="preserve">we</w:delText>
        </w:r>
      </w:del>
      <w:ins w:id="91090" w:author="Claude (E30 修订)" w:date="2026-10-09T12:00:00Z">
        <w:r>
          <w:rPr>
            <w:rFonts w:ascii="Times New Roman" w:eastAsia="Times New Roman" w:hAnsi="Times New Roman" w:cs="Times New Roman"/>
            <w:color w:val="1B1C1D"/>
            <w:kern w:val="0"/>
            <w:lang w:bidi="ar"/>
          </w:rPr>
          <w:t xml:space="preserve">the study registry</w:t>
        </w:r>
      </w:ins>
      <w:r>
        <w:rPr>
          <w:rFonts w:ascii="Times New Roman" w:eastAsia="Times New Roman" w:hAnsi="Times New Roman" w:cs="Times New Roman"/>
          <w:color w:val="1B1C1D"/>
          <w:kern w:val="0"/>
          <w:lang w:bidi="ar"/>
        </w:rPr>
        <w:t xml:space="preserve"> identified </w:t>
      </w:r>
      <w:del w:id="91091" w:author="Claude (E30 修订)" w:date="2026-10-09T12:00:00Z">
        <w:r>
          <w:rPr>
            <w:rFonts w:ascii="Times New Roman" w:eastAsia="Times New Roman" w:hAnsi="Times New Roman" w:cs="Times New Roman"/>
            <w:color w:val="1B1C1D"/>
            <w:kern w:val="0"/>
            <w:lang w:bidi="ar"/>
          </w:rPr>
          <w:delText xml:space="preserve">consecutive</w:delText>
        </w:r>
      </w:del>
      <w:ins w:id="91092" w:author="Claude (E30 修订)" w:date="2026-10-09T12:00:00Z">
        <w:r>
          <w:rPr>
            <w:rFonts w:ascii="Times New Roman" w:eastAsia="Times New Roman" w:hAnsi="Times New Roman" w:cs="Times New Roman"/>
            <w:color w:val="1B1C1D"/>
            <w:kern w:val="0"/>
            <w:lang w:bidi="ar"/>
          </w:rPr>
          <w:t xml:space="preserve">1,445 admissions in 1,419</w:t>
        </w:r>
      </w:ins>
      <w:r>
        <w:rPr>
          <w:rFonts w:ascii="Times New Roman" w:eastAsia="Times New Roman" w:hAnsi="Times New Roman" w:cs="Times New Roman"/>
          <w:color w:val="1B1C1D"/>
          <w:kern w:val="0"/>
          <w:lang w:bidi="ar"/>
        </w:rPr>
        <w:t xml:space="preserve"> patients</w:t>
      </w:r>
      <w:ins w:id="91093" w:author="Claude (E30 修订)" w:date="2026-10-09T12:00:00Z">
        <w:r>
          <w:rPr>
            <w:rFonts w:ascii="Times New Roman" w:eastAsia="Times New Roman" w:hAnsi="Times New Roman" w:cs="Times New Roman"/>
            <w:color w:val="1B1C1D"/>
            <w:kern w:val="0"/>
            <w:lang w:bidi="ar"/>
          </w:rPr>
          <w:t xml:space="preserve"> of the study population</w:t>
        </w:r>
      </w:ins>
      <w:r>
        <w:rPr>
          <w:rFonts w:ascii="Times New Roman" w:eastAsia="Times New Roman" w:hAnsi="Times New Roman" w:cs="Times New Roman"/>
          <w:color w:val="1B1C1D"/>
          <w:kern w:val="0"/>
          <w:lang w:bidi="ar"/>
        </w:rPr>
        <w:t xml:space="preserve"> with MR or TR of analysis grade ≥1 (very mild or worse) on </w:t>
      </w:r>
      <w:del w:id="91094" w:author="Claude (E30 修订)" w:date="2026-10-09T12:00:00Z">
        <w:r>
          <w:rPr>
            <w:rFonts w:ascii="Times New Roman" w:eastAsia="Times New Roman" w:hAnsi="Times New Roman" w:cs="Times New Roman"/>
            <w:color w:val="1B1C1D"/>
            <w:kern w:val="0"/>
            <w:lang w:bidi="ar"/>
          </w:rPr>
          <w:delText xml:space="preserve">pre-procedural</w:delText>
        </w:r>
      </w:del>
      <w:ins w:id="91095" w:author="Claude (E30 修订)" w:date="2026-10-09T12:00:00Z">
        <w:r>
          <w:rPr>
            <w:rFonts w:ascii="Times New Roman" w:eastAsia="Times New Roman" w:hAnsi="Times New Roman" w:cs="Times New Roman"/>
            <w:color w:val="1B1C1D"/>
            <w:kern w:val="0"/>
            <w:lang w:bidi="ar"/>
          </w:rPr>
          <w:t xml:space="preserve">the</w:t>
        </w:r>
      </w:ins>
      <w:r>
        <w:rPr>
          <w:rFonts w:ascii="Times New Roman" w:eastAsia="Times New Roman" w:hAnsi="Times New Roman" w:cs="Times New Roman"/>
          <w:color w:val="1B1C1D"/>
          <w:kern w:val="0"/>
          <w:lang w:bidi="ar"/>
        </w:rPr>
        <w:t xml:space="preserve"> </w:t>
      </w:r>
      <w:del w:id="91096" w:author="Claude (E30 修订)" w:date="2026-10-09T12:00:00Z">
        <w:r>
          <w:rPr>
            <w:rFonts w:ascii="Times New Roman" w:eastAsia="Times New Roman" w:hAnsi="Times New Roman" w:cs="Times New Roman"/>
            <w:color w:val="1B1C1D"/>
            <w:kern w:val="0"/>
            <w:lang w:bidi="ar"/>
          </w:rPr>
          <w:delText xml:space="preserve">TTE</w:delText>
        </w:r>
      </w:del>
      <w:ins w:id="91097" w:author="Claude (E30 修订)" w:date="2026-10-09T12:00:00Z">
        <w:r>
          <w:rPr>
            <w:rFonts w:ascii="Times New Roman" w:eastAsia="Times New Roman" w:hAnsi="Times New Roman" w:cs="Times New Roman"/>
            <w:color w:val="1B1C1D"/>
            <w:kern w:val="0"/>
            <w:lang w:bidi="ar"/>
          </w:rPr>
          <w:t xml:space="preserve">in-hospital</w:t>
        </w:r>
      </w:ins>
      <w:r>
        <w:rPr>
          <w:rFonts w:ascii="Times New Roman" w:eastAsia="Times New Roman" w:hAnsi="Times New Roman" w:cs="Times New Roman"/>
          <w:color w:val="1B1C1D"/>
          <w:kern w:val="0"/>
          <w:lang w:bidi="ar"/>
        </w:rPr>
        <w:t xml:space="preserve"> </w:t>
      </w:r>
      <w:del w:id="91098" w:author="Claude (E30 修订)" w:date="2026-10-09T12:00:00Z">
        <w:r>
          <w:rPr>
            <w:rFonts w:ascii="Times New Roman" w:eastAsia="Times New Roman" w:hAnsi="Times New Roman" w:cs="Times New Roman"/>
            <w:color w:val="1B1C1D"/>
            <w:kern w:val="0"/>
            <w:lang w:bidi="ar"/>
          </w:rPr>
          <w:delText xml:space="preserve">(1,479</w:delText>
        </w:r>
      </w:del>
      <w:ins w:id="91099" w:author="Claude (E30 修订)" w:date="2026-10-09T12:00:00Z">
        <w:r>
          <w:rPr>
            <w:rFonts w:ascii="Times New Roman" w:eastAsia="Times New Roman" w:hAnsi="Times New Roman" w:cs="Times New Roman"/>
            <w:color w:val="1B1C1D"/>
            <w:kern w:val="0"/>
            <w:lang w:bidi="ar"/>
          </w:rPr>
          <w:t xml:space="preserve">baseline</w:t>
        </w:r>
      </w:ins>
      <w:r>
        <w:rPr>
          <w:rFonts w:ascii="Times New Roman" w:eastAsia="Times New Roman" w:hAnsi="Times New Roman" w:cs="Times New Roman"/>
          <w:color w:val="1B1C1D"/>
          <w:kern w:val="0"/>
          <w:lang w:bidi="ar"/>
        </w:rPr>
        <w:t xml:space="preserve"> </w:t>
      </w:r>
      <w:del w:id="91100" w:author="Claude (E30 修订)" w:date="2026-10-09T12:00:00Z">
        <w:r>
          <w:rPr>
            <w:rFonts w:ascii="Times New Roman" w:eastAsia="Times New Roman" w:hAnsi="Times New Roman" w:cs="Times New Roman"/>
            <w:color w:val="1B1C1D"/>
            <w:kern w:val="0"/>
            <w:lang w:bidi="ar"/>
          </w:rPr>
          <w:delText xml:space="preserve">admissions in 1,454 patients).</w:delText>
        </w:r>
      </w:del>
      <w:ins w:id="91101" w:author="Claude (E30 修订)" w:date="2026-10-09T12:00:00Z">
        <w:r>
          <w:rPr>
            <w:rFonts w:ascii="Times New Roman" w:eastAsia="Times New Roman" w:hAnsi="Times New Roman" w:cs="Times New Roman"/>
            <w:color w:val="1B1C1D"/>
            <w:kern w:val="0"/>
            <w:lang w:bidi="ar"/>
          </w:rPr>
          <w:t xml:space="preserve">TTE.</w:t>
        </w:r>
      </w:ins>
      <w:r>
        <w:rPr>
          <w:rFonts w:ascii="Times New Roman" w:eastAsia="Times New Roman" w:hAnsi="Times New Roman" w:cs="Times New Roman"/>
          <w:color w:val="1B1C1D"/>
          <w:kern w:val="0"/>
          <w:lang w:bidi="ar"/>
        </w:rPr>
        <w:t xml:space="preserve"> Admissions</w:t>
      </w:r>
      <w:del w:id="91102" w:author="Claude (E30 修订)" w:date="2026-10-09T12:00:00Z">
        <w:r>
          <w:rPr>
            <w:rFonts w:ascii="Times New Roman" w:eastAsia="Times New Roman" w:hAnsi="Times New Roman" w:cs="Times New Roman"/>
            <w:color w:val="1B1C1D"/>
            <w:kern w:val="0"/>
            <w:lang w:bidi="ar"/>
          </w:rPr>
          <w:delText xml:space="preserve"> with organic or structural valve disease or prior or concurrent valve surgery (n=8) or</w:delText>
        </w:r>
      </w:del>
      <w:r>
        <w:rPr>
          <w:rFonts w:ascii="Times New Roman" w:eastAsia="Times New Roman" w:hAnsi="Times New Roman" w:cs="Times New Roman"/>
          <w:color w:val="1B1C1D"/>
          <w:kern w:val="0"/>
          <w:lang w:bidi="ar"/>
        </w:rPr>
        <w:t xml:space="preserve"> without a 1-month TTE (n=</w:t>
      </w:r>
      <w:del w:id="91103" w:author="Claude (E30 修订)" w:date="2026-10-09T12:00:00Z">
        <w:r>
          <w:rPr>
            <w:rFonts w:ascii="Times New Roman" w:eastAsia="Times New Roman" w:hAnsi="Times New Roman" w:cs="Times New Roman"/>
            <w:color w:val="1B1C1D"/>
            <w:kern w:val="0"/>
            <w:lang w:bidi="ar"/>
          </w:rPr>
          <w:delText xml:space="preserve">627</w:delText>
        </w:r>
      </w:del>
      <w:ins w:id="91104" w:author="Claude (E30 修订)" w:date="2026-10-09T12:00:00Z">
        <w:r>
          <w:rPr>
            <w:rFonts w:ascii="Times New Roman" w:eastAsia="Times New Roman" w:hAnsi="Times New Roman" w:cs="Times New Roman"/>
            <w:color w:val="1B1C1D"/>
            <w:kern w:val="0"/>
            <w:lang w:bidi="ar"/>
          </w:rPr>
          <w:t xml:space="preserve">601</w:t>
        </w:r>
      </w:ins>
      <w:r>
        <w:rPr>
          <w:rFonts w:ascii="Times New Roman" w:eastAsia="Times New Roman" w:hAnsi="Times New Roman" w:cs="Times New Roman"/>
          <w:color w:val="1B1C1D"/>
          <w:kern w:val="0"/>
          <w:lang w:bidi="ar"/>
        </w:rPr>
        <w:t xml:space="preserve">) were excluded</w:t>
      </w:r>
      <w:del w:id="91105" w:author="Claude (E30 修订)" w:date="2026-10-09T12:00:00Z">
        <w:r>
          <w:rPr>
            <w:rFonts w:ascii="Times New Roman" w:eastAsia="Times New Roman" w:hAnsi="Times New Roman" w:cs="Times New Roman"/>
            <w:color w:val="1B1C1D"/>
            <w:kern w:val="0"/>
            <w:lang w:bidi="ar"/>
          </w:rPr>
          <w:delText xml:space="preserve">;</w:delText>
        </w:r>
      </w:del>
      <w:r>
        <w:rPr>
          <w:rFonts w:ascii="Times New Roman" w:eastAsia="Times New Roman" w:hAnsi="Times New Roman" w:cs="Times New Roman"/>
          <w:color w:val="1B1C1D"/>
          <w:kern w:val="0"/>
          <w:lang w:bidi="ar"/>
        </w:rPr>
        <w:t xml:space="preserve"> </w:t>
      </w:r>
      <w:del w:id="91106" w:author="Claude (E30 修订)" w:date="2026-10-09T12:00:00Z">
        <w:r>
          <w:rPr>
            <w:rFonts w:ascii="Times New Roman" w:eastAsia="Times New Roman" w:hAnsi="Times New Roman" w:cs="Times New Roman"/>
            <w:color w:val="1B1C1D"/>
            <w:kern w:val="0"/>
            <w:lang w:bidi="ar"/>
          </w:rPr>
          <w:delText xml:space="preserve">the latter were</w:delText>
        </w:r>
      </w:del>
      <w:ins w:id="91107" w:author="Claude (E30 修订)" w:date="2026-10-09T12:00:00Z">
        <w:r>
          <w:rPr>
            <w:rFonts w:ascii="Times New Roman" w:eastAsia="Times New Roman" w:hAnsi="Times New Roman" w:cs="Times New Roman"/>
            <w:color w:val="1B1C1D"/>
            <w:kern w:val="0"/>
            <w:lang w:bidi="ar"/>
          </w:rPr>
          <w:t xml:space="preserve">and</w:t>
        </w:r>
      </w:ins>
      <w:r>
        <w:rPr>
          <w:rFonts w:ascii="Times New Roman" w:eastAsia="Times New Roman" w:hAnsi="Times New Roman" w:cs="Times New Roman"/>
          <w:color w:val="1B1C1D"/>
          <w:kern w:val="0"/>
          <w:lang w:bidi="ar"/>
        </w:rPr>
        <w:t xml:space="preserve"> compared with included procedures (Supplementary Table S1B). The </w:t>
      </w:r>
      <w:del w:id="91108" w:author="Claude (E30 修订)" w:date="2026-10-09T12:00:00Z">
        <w:r>
          <w:rPr>
            <w:rFonts w:ascii="Times New Roman" w:eastAsia="Times New Roman" w:hAnsi="Times New Roman" w:cs="Times New Roman"/>
            <w:color w:val="1B1C1D"/>
            <w:kern w:val="0"/>
            <w:lang w:bidi="ar"/>
          </w:rPr>
          <w:delText xml:space="preserve">cohort</w:delText>
        </w:r>
      </w:del>
      <w:ins w:id="91109"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comprised 844 procedures in 837 patients: isolated MR (n=132), isolated TR (n=325), and combined MR/TR (n=387). Seven patients underwent two ablations, with each procedure analyzed separately. </w:t>
      </w:r>
      <w:del w:id="91110" w:author="Claude (E30 修订)" w:date="2026-10-09T12:00:00Z">
        <w:r>
          <w:rPr>
            <w:rFonts w:ascii="Times New Roman" w:eastAsia="Times New Roman" w:hAnsi="Times New Roman" w:cs="Times New Roman"/>
            <w:color w:val="1B1C1D"/>
            <w:kern w:val="0"/>
            <w:lang w:bidi="ar"/>
          </w:rPr>
          <w:delText xml:space="preserve">For</w:delText>
        </w:r>
      </w:del>
      <w:ins w:id="91111" w:author="Claude (E30 修订)" w:date="2026-10-09T12:00:00Z">
        <w:r>
          <w:rPr>
            <w:rFonts w:ascii="Times New Roman" w:eastAsia="Times New Roman" w:hAnsi="Times New Roman" w:cs="Times New Roman"/>
            <w:color w:val="1B1C1D"/>
            <w:kern w:val="0"/>
            <w:lang w:bidi="ar"/>
          </w:rPr>
          <w:t xml:space="preserve">When</w:t>
        </w:r>
      </w:ins>
      <w:r>
        <w:rPr>
          <w:rFonts w:ascii="Times New Roman" w:eastAsia="Times New Roman" w:hAnsi="Times New Roman" w:cs="Times New Roman"/>
          <w:color w:val="1B1C1D"/>
          <w:kern w:val="0"/>
          <w:lang w:bidi="ar"/>
        </w:rPr>
        <w:t xml:space="preserve"> the </w:t>
      </w:r>
      <w:del w:id="91112" w:author="Claude (E30 修订)" w:date="2026-10-09T12:00:00Z">
        <w:r>
          <w:rPr>
            <w:rFonts w:ascii="Times New Roman" w:eastAsia="Times New Roman" w:hAnsi="Times New Roman" w:cs="Times New Roman"/>
            <w:color w:val="1B1C1D"/>
            <w:kern w:val="0"/>
            <w:lang w:bidi="ar"/>
          </w:rPr>
          <w:delText xml:space="preserve">357</w:delText>
        </w:r>
      </w:del>
      <w:ins w:id="91113" w:author="Claude (E30 修订)" w:date="2026-10-09T12:00:00Z">
        <w:r>
          <w:rPr>
            <w:rFonts w:ascii="Times New Roman" w:eastAsia="Times New Roman" w:hAnsi="Times New Roman" w:cs="Times New Roman"/>
            <w:color w:val="1B1C1D"/>
            <w:kern w:val="0"/>
            <w:lang w:bidi="ar"/>
          </w:rPr>
          <w:t xml:space="preserve">baseline-set admission was itself a paired procedure (366 of the 372</w:t>
        </w:r>
      </w:ins>
      <w:r>
        <w:rPr>
          <w:rFonts w:ascii="Times New Roman" w:eastAsia="Times New Roman" w:hAnsi="Times New Roman" w:cs="Times New Roman"/>
          <w:color w:val="1B1C1D"/>
          <w:kern w:val="0"/>
          <w:lang w:bidi="ar"/>
        </w:rPr>
        <w:t xml:space="preserve"> patients </w:t>
      </w:r>
      <w:del w:id="91114" w:author="Claude (E30 修订)" w:date="2026-10-09T12:00:00Z">
        <w:r>
          <w:rPr>
            <w:rFonts w:ascii="Times New Roman" w:eastAsia="Times New Roman" w:hAnsi="Times New Roman" w:cs="Times New Roman"/>
            <w:color w:val="1B1C1D"/>
            <w:kern w:val="0"/>
            <w:lang w:bidi="ar"/>
          </w:rPr>
          <w:delText xml:space="preserve">shared</w:delText>
        </w:r>
      </w:del>
      <w:ins w:id="91115" w:author="Claude (E30 修订)" w:date="2026-10-09T12:00:00Z">
        <w:r>
          <w:rPr>
            <w:rFonts w:ascii="Times New Roman" w:eastAsia="Times New Roman" w:hAnsi="Times New Roman" w:cs="Times New Roman"/>
            <w:color w:val="1B1C1D"/>
            <w:kern w:val="0"/>
            <w:lang w:bidi="ar"/>
          </w:rPr>
          <w:t xml:space="preserve">in</w:t>
        </w:r>
      </w:ins>
      <w:r>
        <w:rPr>
          <w:rFonts w:ascii="Times New Roman" w:eastAsia="Times New Roman" w:hAnsi="Times New Roman" w:cs="Times New Roman"/>
          <w:color w:val="1B1C1D"/>
          <w:kern w:val="0"/>
          <w:lang w:bidi="ar"/>
        </w:rPr>
        <w:t xml:space="preserve"> </w:t>
      </w:r>
      <w:del w:id="91116" w:author="Claude (E30 修订)" w:date="2026-10-09T12:00:00Z">
        <w:r>
          <w:rPr>
            <w:rFonts w:ascii="Times New Roman" w:eastAsia="Times New Roman" w:hAnsi="Times New Roman" w:cs="Times New Roman"/>
            <w:color w:val="1B1C1D"/>
            <w:kern w:val="0"/>
            <w:lang w:bidi="ar"/>
          </w:rPr>
          <w:delText xml:space="preserve">with</w:delText>
        </w:r>
      </w:del>
      <w:ins w:id="91117" w:author="Claude (E30 修订)" w:date="2026-10-09T12:00:00Z">
        <w:r>
          <w:rPr>
            <w:rFonts w:ascii="Times New Roman" w:eastAsia="Times New Roman" w:hAnsi="Times New Roman" w:cs="Times New Roman"/>
            <w:color w:val="1B1C1D"/>
            <w:kern w:val="0"/>
            <w:lang w:bidi="ar"/>
          </w:rPr>
          <w:t xml:space="preserve">both</w:t>
        </w:r>
      </w:ins>
      <w:r>
        <w:rPr>
          <w:rFonts w:ascii="Times New Roman" w:eastAsia="Times New Roman" w:hAnsi="Times New Roman" w:cs="Times New Roman"/>
          <w:color w:val="1B1C1D"/>
          <w:kern w:val="0"/>
          <w:lang w:bidi="ar"/>
        </w:rPr>
        <w:t xml:space="preserve"> </w:t>
      </w:r>
      <w:del w:id="91118" w:author="Claude (E30 修订)" w:date="2026-10-09T12:00:00Z">
        <w:r>
          <w:rPr>
            <w:rFonts w:ascii="Times New Roman" w:eastAsia="Times New Roman" w:hAnsi="Times New Roman" w:cs="Times New Roman"/>
            <w:color w:val="1B1C1D"/>
            <w:kern w:val="0"/>
            <w:lang w:bidi="ar"/>
          </w:rPr>
          <w:delText xml:space="preserve">the baseline phenotype cohort</w:delText>
        </w:r>
      </w:del>
      <w:ins w:id="91119" w:author="Claude (E30 修订)" w:date="2026-10-09T12:00:00Z">
        <w:r>
          <w:rPr>
            <w:rFonts w:ascii="Times New Roman" w:eastAsia="Times New Roman" w:hAnsi="Times New Roman" w:cs="Times New Roman"/>
            <w:color w:val="1B1C1D"/>
            <w:kern w:val="0"/>
            <w:lang w:bidi="ar"/>
          </w:rPr>
          <w:t xml:space="preserve">sets)</w:t>
        </w:r>
      </w:ins>
      <w:r>
        <w:rPr>
          <w:rFonts w:ascii="Times New Roman" w:eastAsia="Times New Roman" w:hAnsi="Times New Roman" w:cs="Times New Roman"/>
          <w:color w:val="1B1C1D"/>
          <w:kern w:val="0"/>
          <w:lang w:bidi="ar"/>
        </w:rPr>
        <w:t xml:space="preserve">, paired-analysis baseline grades were used in both </w:t>
      </w:r>
      <w:del w:id="91120" w:author="Claude (E30 修订)" w:date="2026-10-09T12:00:00Z">
        <w:r>
          <w:rPr>
            <w:rFonts w:ascii="Times New Roman" w:eastAsia="Times New Roman" w:hAnsi="Times New Roman" w:cs="Times New Roman"/>
            <w:color w:val="1B1C1D"/>
            <w:kern w:val="0"/>
            <w:lang w:bidi="ar"/>
          </w:rPr>
          <w:delText xml:space="preserve">cohorts.</w:delText>
        </w:r>
      </w:del>
      <w:ins w:id="91121" w:author="Claude (E30 修订)" w:date="2026-10-09T12:00:00Z">
        <w:r>
          <w:rPr>
            <w:rFonts w:ascii="Times New Roman" w:eastAsia="Times New Roman" w:hAnsi="Times New Roman" w:cs="Times New Roman"/>
            <w:color w:val="1B1C1D"/>
            <w:kern w:val="0"/>
            <w:lang w:bidi="ar"/>
          </w:rPr>
          <w:t xml:space="preserve">sets.</w:t>
        </w:r>
      </w:ins>
    </w:p>
    <w:p w14:paraId="0A577561" w14:textId="77777777" w:rsidR="00870F3C" w:rsidRDefault="00000000">
      <w:pPr>
        <w:rPr>
          <w:rFonts w:ascii="Times New Roman" w:eastAsia="sans-serif" w:hAnsi="Times New Roman" w:cs="Times New Roman"/>
          <w:color w:val="1B1C1D"/>
          <w:kern w:val="0"/>
          <w:lang w:bidi="ar"/>
        </w:rPr>
      </w:pPr>
      <w:r>
        <w:rPr>
          <w:rFonts w:ascii="Times New Roman" w:hAnsi="Times New Roman"/>
        </w:rPr>
        <w:t xml:space="preserve">Paroxysmal and persistent AF contributed 343 and 501 procedures, respectively, with common endpoints and model contrasts for isolated MR, isolated TR, and combined disease; one patient contributed a procedure to each. Baseline phenotypes were also analyzed by AF type. The parallel framework was added after the initial overall analyses. Stratified baseline-factor models omitted AF type and retained whole-cohort interquartile ranges; log-scale OR heterogeneity was assessed between groups (Supplementary Table S</w:t>
      </w:r>
      <w:r>
        <w:rPr>
          <w:rFonts w:ascii="Times New Roman" w:hAnsi="Times New Roman"/>
        </w:rPr>
        <w:t xml:space="preserve">11</w:t>
      </w:r>
      <w:r>
        <w:rPr>
          <w:rFonts w:ascii="Times New Roman" w:hAnsi="Times New Roman"/>
        </w:rPr>
        <w:t xml:space="preserve">).</w:t>
      </w:r>
    </w:p>
    <w:p w14:paraId="583EB2EC" w14:textId="77777777" w:rsidR="00870F3C" w:rsidRDefault="00000000">
      <w:pPr>
        <w:keepNext/>
        <w:spacing w:after="80" w:line="240" w:lineRule="auto"/>
        <w:jc w:val="center"/>
        <w:rPr>
          <w:rFonts w:ascii="Times New Roman" w:eastAsia="宋体" w:hAnsi="Times New Roman" w:cs="Times New Roman"/>
          <w:color w:val="1B1C1D"/>
          <w:kern w:val="0"/>
          <w:lang w:bidi="ar"/>
        </w:rPr>
      </w:pPr>
      <w:r>
        <w:rPr>
          <w:noProof/>
        </w:rPr>
        <w:drawing>
          <wp:inline distT="0" distB="0" distL="114300" distR="114300" wp14:anchorId="746F8D28" wp14:editId="7687200E">
            <wp:extent cx="5733288" cy="4349487"/>
            <wp:effectExtent l="0" t="0" r="0" b="0"/>
            <wp:docPr id="91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33288" cy="4349487"/>
                    </a:xfrm>
                    <a:prstGeom prst="rect">
                      <a:avLst/>
                    </a:prstGeom>
                  </pic:spPr>
                </pic:pic>
              </a:graphicData>
            </a:graphic>
          </wp:inline>
        </w:drawing>
      </w:r>
    </w:p>
    <w:p w14:paraId="7862F9C6"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 xml:space="preserve">Figure 1. Study </w:t>
      </w:r>
      <w:del w:id="91463" w:author="Claude (E30 修订)" w:date="2026-10-09T12:00:00Z">
        <w:r>
          <w:rPr>
            <w:rFonts w:ascii="Times New Roman" w:eastAsia="Times New Roman" w:hAnsi="Times New Roman" w:cs="Times New Roman"/>
            <w:b/>
            <w:bCs/>
            <w:color w:val="1B1C1D"/>
            <w:kern w:val="0"/>
            <w:lang w:bidi="ar"/>
          </w:rPr>
          <w:delText xml:space="preserve">populations.</w:delText>
        </w:r>
      </w:del>
      <w:ins w:id="91464" w:author="Claude (E30 修订)" w:date="2026-10-09T12:00:00Z">
        <w:r>
          <w:rPr>
            <w:rFonts w:ascii="Times New Roman" w:eastAsia="Times New Roman" w:hAnsi="Times New Roman" w:cs="Times New Roman"/>
            <w:b/>
            <w:bCs/>
            <w:color w:val="1B1C1D"/>
            <w:kern w:val="0"/>
            <w:lang w:bidi="ar"/>
          </w:rPr>
          <w:t xml:space="preserve">population and analysis sets.</w:t>
        </w:r>
      </w:ins>
    </w:p>
    <w:p w14:paraId="08150C4E" w14:textId="77777777" w:rsidR="00870F3C" w:rsidRDefault="00000000">
      <w:pPr>
        <w:pStyle w:val="3"/>
        <w:keepNext/>
        <w:widowControl/>
        <w:spacing w:beforeAutospacing="0" w:afterAutospacing="0"/>
        <w:rPr>
          <w:rFonts w:eastAsia="宋体" w:hint="default"/>
          <w:color w:val="FF0000"/>
          <w:highlight w:val="yellow"/>
        </w:rPr>
      </w:pPr>
      <w:r>
        <w:rPr>
          <w:rFonts w:hint="default"/>
          <w:color w:val="000000"/>
        </w:rPr>
        <w:t>Echocardiographic Assessment and Study Endpoints</w:t>
      </w:r>
    </w:p>
    <w:p w14:paraId="2A85CB0D"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Standardized TTE was performed before</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color w:val="1B1C1D"/>
          <w:kern w:val="0"/>
          <w:lang w:bidi="ar"/>
        </w:rPr>
        <w:t>and 1 month after ablation. Anonymized examinations were re-read in random order on the eight-level scale, blinded to time point, rhythm, and report grades. A Level III echocardiographer also blinded to phenotype read 100 randomly sampled procedures; a second echocardiographer read 126 further combined-disease procedures and 20 first-sample examinations. Joint-response analysis in all 172 combined-disease procedures and its criterion (lower 95% confidence limit of the MR–TR improvement OR &gt;1) were specified before the second reading (Supplementary Table S2).</w:t>
      </w:r>
    </w:p>
    <w:p w14:paraId="69CB8CD5"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MR and TR severity was graded by integrating color Doppler jet characteristics, vena </w:t>
      </w:r>
      <w:proofErr w:type="spellStart"/>
      <w:r>
        <w:rPr>
          <w:rFonts w:ascii="Times New Roman" w:eastAsia="Times New Roman" w:hAnsi="Times New Roman" w:cs="Times New Roman"/>
          <w:color w:val="1B1C1D"/>
          <w:kern w:val="0"/>
          <w:lang w:bidi="ar"/>
        </w:rPr>
        <w:t>contracta</w:t>
      </w:r>
      <w:proofErr w:type="spell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lastRenderedPageBreak/>
        <w:t>width, and supportive semi-quantitative parameters according to contemporary recommendations.</w:t>
      </w:r>
      <w:r>
        <w:rPr>
          <w:rFonts w:ascii="Times New Roman" w:eastAsia="Times New Roman" w:hAnsi="Times New Roman" w:cs="Times New Roman"/>
          <w:color w:val="1B1C1D"/>
          <w:kern w:val="0"/>
          <w:vertAlign w:val="superscript"/>
          <w:lang w:bidi="ar"/>
        </w:rPr>
        <w:t>12–14</w:t>
      </w:r>
      <w:r>
        <w:rPr>
          <w:rFonts w:ascii="Times New Roman" w:eastAsia="Times New Roman" w:hAnsi="Times New Roman" w:cs="Times New Roman"/>
          <w:color w:val="1B1C1D"/>
          <w:kern w:val="0"/>
          <w:lang w:bidi="ar"/>
        </w:rPr>
        <w:t xml:space="preserve"> Reports used an institutional eight-level scale: none/trace, very mild, mild, mild-to-moderate, moderate, moderate-to-severe, severe, and very severe. Analysis grades were 0, none/trace; 1, very mild or mild; 2, moderate (including report-labelled mild-to-moderate and moderate); 3, moderate-to-severe or worse (MR) or moderate-to-severe or severe (TR); and 4, very severe TR. Grade 4 represented the combined beyond-severe category encompassing massive and torrential TR, consistent with expanded grading and published use of very severe TR.</w:t>
      </w:r>
      <w:r>
        <w:rPr>
          <w:rFonts w:ascii="Times New Roman" w:eastAsia="Times New Roman" w:hAnsi="Times New Roman" w:cs="Times New Roman"/>
          <w:color w:val="1B1C1D"/>
          <w:kern w:val="0"/>
          <w:vertAlign w:val="superscript"/>
          <w:lang w:bidi="ar"/>
        </w:rPr>
        <w:t>15,16</w:t>
      </w:r>
      <w:r>
        <w:rPr>
          <w:rFonts w:ascii="Times New Roman" w:eastAsia="Times New Roman" w:hAnsi="Times New Roman" w:cs="Times New Roman"/>
          <w:color w:val="1B1C1D"/>
          <w:kern w:val="0"/>
          <w:lang w:bidi="ar"/>
        </w:rPr>
        <w:t xml:space="preserve"> Analysis grade ≥2 was termed study-defined moderate or greater. For MR, mild-to-moderate (Grade 2/2+) is a subclass of moderate in the EACVI/ESC convention.</w:t>
      </w:r>
      <w:r>
        <w:rPr>
          <w:rFonts w:ascii="Times New Roman" w:eastAsia="Times New Roman" w:hAnsi="Times New Roman" w:cs="Times New Roman"/>
          <w:color w:val="1B1C1D"/>
          <w:kern w:val="0"/>
          <w:vertAlign w:val="superscript"/>
          <w:lang w:bidi="ar"/>
        </w:rPr>
        <w:t>14</w:t>
      </w:r>
      <w:r>
        <w:rPr>
          <w:rFonts w:ascii="Times New Roman" w:eastAsia="Times New Roman" w:hAnsi="Times New Roman" w:cs="Times New Roman"/>
          <w:color w:val="1B1C1D"/>
          <w:kern w:val="0"/>
          <w:lang w:bidi="ar"/>
        </w:rPr>
        <w:t xml:space="preserve"> For TR, this collapsed category was an operational study definition. Individual examinations were not independently reclassified against guideline quantitative thresholds.</w:t>
      </w:r>
    </w:p>
    <w:p w14:paraId="40E6C2C9"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The primary end point was a ≥1-analysis-grade reduction in MR or TR from baseline to 1 month. Sensitivity endpoints included improvement among series with study-defined moderate-or-greater baseline regurgitation (analysis grade ≥2), a ≥2-grade reduction, and regression to grade ≤1 (mild or less), with alternative mappings and the original eight-level scale. In combined MR/TR, four states were distinguished: both valves improved, TR only, MR only, and neither. A common 1-month assessment identifies joint improvement, not temporal synchrony. Persistence was assessed at approximately 1 year using clinically indicated TTEs obtained within an 8–18-month window (median, 12.0 months; interquartile range, 11.4–12.7). AR was a negative control in procedures with baseline AR and AR documented at 1 month.</w:t>
      </w:r>
    </w:p>
    <w:p w14:paraId="6FCB7913" w14:textId="77777777" w:rsidR="00870F3C" w:rsidRDefault="00000000">
      <w:pPr>
        <w:pStyle w:val="3"/>
        <w:keepNext/>
        <w:widowControl/>
        <w:spacing w:beforeAutospacing="0" w:afterAutospacing="0"/>
        <w:rPr>
          <w:rFonts w:eastAsia="sans-serif" w:hint="default"/>
          <w:color w:val="1B1C1D"/>
          <w:szCs w:val="24"/>
        </w:rPr>
      </w:pPr>
      <w:r>
        <w:rPr>
          <w:rFonts w:hint="default"/>
          <w:color w:val="000000"/>
        </w:rPr>
        <w:lastRenderedPageBreak/>
        <w:t>Ablation Procedure and Rhythm Assessment</w:t>
      </w:r>
    </w:p>
    <w:p w14:paraId="6BF0C8DB"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All </w:t>
      </w:r>
      <w:r>
        <w:rPr>
          <w:rFonts w:ascii="Times New Roman" w:eastAsia="宋体" w:hAnsi="Times New Roman" w:cs="Times New Roman"/>
        </w:rPr>
        <w:t xml:space="preserve">patients underwent bilateral pulmonary vein isolation (PVI) using radiofrequency (RF), </w:t>
      </w:r>
      <w:proofErr w:type="spellStart"/>
      <w:r>
        <w:rPr>
          <w:rFonts w:ascii="Times New Roman" w:eastAsia="宋体" w:hAnsi="Times New Roman" w:cs="Times New Roman"/>
        </w:rPr>
        <w:t>cryoballoon</w:t>
      </w:r>
      <w:proofErr w:type="spellEnd"/>
      <w:r>
        <w:rPr>
          <w:rFonts w:ascii="Times New Roman" w:eastAsia="宋体" w:hAnsi="Times New Roman" w:cs="Times New Roman"/>
        </w:rPr>
        <w:t xml:space="preserve"> (CBA), or</w:t>
      </w:r>
      <w:r>
        <w:rPr>
          <w:rFonts w:ascii="Times New Roman" w:eastAsia="Times New Roman" w:hAnsi="Times New Roman" w:cs="Times New Roman"/>
          <w:color w:val="1B1C1D"/>
          <w:kern w:val="0"/>
          <w:lang w:bidi="ar"/>
        </w:rPr>
        <w:t xml:space="preserve"> pulsed field ablation (PFA). Posterior wall isolation, roof line ablation, and mitral isthmus (MI) and tricuspid isthmus (TI) line ablation were added at the operator's discretion, electrical cardioversion was performed if AF persisted, and transcatheter left atrial appendage occlusion (LAAO) was performed during the same procedure in eligible patients. Rhythm was classified on 24-hour Holter monitoring performed at approximately the time of the 1-month TTE.</w:t>
      </w:r>
    </w:p>
    <w:p w14:paraId="0F567C9D" w14:textId="77777777" w:rsidR="00870F3C" w:rsidRDefault="00000000">
      <w:pPr>
        <w:pStyle w:val="3"/>
        <w:keepNext/>
        <w:widowControl/>
        <w:spacing w:beforeAutospacing="0" w:afterAutospacing="0"/>
        <w:rPr>
          <w:rFonts w:eastAsia="宋体" w:hint="default"/>
          <w:color w:val="FF0000"/>
        </w:rPr>
      </w:pPr>
      <w:r>
        <w:rPr>
          <w:rFonts w:hint="default"/>
          <w:color w:val="000000"/>
        </w:rPr>
        <w:t>Covariate Collection and Key Definitions</w:t>
      </w:r>
    </w:p>
    <w:p w14:paraId="03F73AAD"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Baseline clinical, echocardiographic, and procedural characteristics were abstracted from the medical records (</w:t>
      </w:r>
      <w:r>
        <w:rPr>
          <w:rFonts w:ascii="Times New Roman" w:eastAsia="Times New Roman" w:hAnsi="Times New Roman" w:cs="Times New Roman"/>
          <w:color w:val="1B1C1D"/>
          <w:kern w:val="0"/>
          <w:lang w:bidi="ar"/>
        </w:rPr>
        <w:t>Tables</w:t>
      </w:r>
      <w:r>
        <w:rPr>
          <w:rFonts w:ascii="Times New Roman" w:eastAsia="Times New Roman" w:hAnsi="Times New Roman" w:cs="Times New Roman"/>
          <w:color w:val="1B1C1D"/>
          <w:kern w:val="0"/>
          <w:lang w:bidi="ar"/>
        </w:rPr>
        <w:t xml:space="preserve"> 1</w:t>
      </w:r>
      <w:r>
        <w:rPr>
          <w:rFonts w:ascii="Times New Roman" w:eastAsia="Times New Roman" w:hAnsi="Times New Roman" w:cs="Times New Roman"/>
          <w:color w:val="1B1C1D"/>
          <w:kern w:val="0"/>
          <w:lang w:bidi="ar"/>
        </w:rPr>
        <w:t xml:space="preserve"> and 2</w:t>
      </w:r>
      <w:r>
        <w:rPr>
          <w:rFonts w:ascii="Times New Roman" w:eastAsia="Times New Roman" w:hAnsi="Times New Roman" w:cs="Times New Roman"/>
          <w:color w:val="1B1C1D"/>
          <w:kern w:val="0"/>
          <w:lang w:bidi="ar"/>
        </w:rPr>
        <w:t>).</w:t>
      </w:r>
    </w:p>
    <w:p w14:paraId="3E92B5B2"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HF was defined by prior HF hospitalization or TTE criteria (e.g., LVEF &lt;40% or ≥50% with structural/diastolic abnormalities) plus clinical symptoms.</w:t>
      </w:r>
      <w:r>
        <w:rPr>
          <w:rFonts w:ascii="Times New Roman" w:eastAsia="Times New Roman" w:hAnsi="Times New Roman" w:cs="Times New Roman"/>
          <w:color w:val="1B1C1D"/>
          <w:kern w:val="0"/>
          <w:vertAlign w:val="superscript"/>
          <w:lang w:bidi="ar"/>
        </w:rPr>
        <w:t>17</w:t>
      </w:r>
      <w:r>
        <w:rPr>
          <w:rFonts w:ascii="Times New Roman" w:eastAsia="Times New Roman" w:hAnsi="Times New Roman" w:cs="Times New Roman"/>
          <w:color w:val="1B1C1D"/>
          <w:kern w:val="0"/>
          <w:lang w:bidi="ar"/>
        </w:rPr>
        <w:t xml:space="preserve"> Pulmonary hypertension was recorded as reported on the baseline TTE. Peak tricuspid regurgitant velocity (TRV) was measured by continuous-wave Doppler on the baseline and 1-month TTEs; a TRV &gt;2.8 m/s indicates an intermediate or high echocardiographic probability of pulmonary hypertension.</w:t>
      </w:r>
      <w:r>
        <w:rPr>
          <w:rFonts w:ascii="Times New Roman" w:eastAsia="Times New Roman" w:hAnsi="Times New Roman" w:cs="Times New Roman"/>
          <w:color w:val="1B1C1D"/>
          <w:kern w:val="0"/>
          <w:vertAlign w:val="superscript"/>
          <w:lang w:bidi="ar"/>
        </w:rPr>
        <w:t>18</w:t>
      </w:r>
    </w:p>
    <w:p w14:paraId="1D514602" w14:textId="77777777" w:rsidR="00870F3C" w:rsidRDefault="00000000">
      <w:pPr>
        <w:pStyle w:val="3"/>
        <w:keepNext/>
        <w:widowControl/>
        <w:spacing w:beforeAutospacing="0" w:afterAutospacing="0"/>
        <w:rPr>
          <w:rFonts w:eastAsia="sans-serif" w:hint="default"/>
          <w:color w:val="1B1C1D"/>
        </w:rPr>
      </w:pPr>
      <w:r>
        <w:rPr>
          <w:rFonts w:hint="default"/>
          <w:color w:val="000000"/>
        </w:rPr>
        <w:t>Statistical Analyses</w:t>
      </w:r>
    </w:p>
    <w:p w14:paraId="51F7741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analyses addressed linked questions: whether valve coexistence accompanied different improvement rates, whether both valves improved together within patients, and which shared or valve-specific features accompanied improvement. Isolated-versus-combined comparisons and mutually adjusted associations of 12 baseline factors were prespecified primary analyses, established before outcomes were extracted. Joint responses and concurrent SR and atrial changes were secondary analyses. Baseline phenotype descriptions, moderate-or-greater analyses, conditional joint-response models, </w:t>
      </w:r>
      <w:ins w:id="91137" w:author="Claude (E30 修订)" w:date="2026-10-09T12:00:00Z">
        <w:r>
          <w:rPr>
            <w:rFonts w:ascii="Times New Roman" w:eastAsia="Times New Roman" w:hAnsi="Times New Roman" w:cs="Times New Roman"/>
            <w:color w:val="1B1C1D"/>
            <w:kern w:val="0"/>
            <w:lang w:bidi="ar"/>
          </w:rPr>
          <w:t xml:space="preserve">baseline factors of joint improvement, </w:t>
        </w:r>
      </w:ins>
      <w:r>
        <w:rPr>
          <w:rFonts w:ascii="Times New Roman" w:eastAsia="Times New Roman" w:hAnsi="Times New Roman" w:cs="Times New Roman"/>
          <w:color w:val="1B1C1D"/>
          <w:kern w:val="0"/>
          <w:lang w:bidi="ar"/>
        </w:rPr>
        <w:t xml:space="preserve">TRV change, the expanded re-read, and later trajectories were post hoc. Rhythm interactions were exploratory (analysis overview, Supplementary Material).</w:t>
      </w:r>
    </w:p>
    <w:p w14:paraId="1D2EA859" w14:textId="77777777" w:rsidR="00870F3C" w:rsidRDefault="00CD7CE4">
      <w:pPr>
        <w:rPr>
          <w:rFonts w:ascii="Times New Roman" w:eastAsia="sans-serif" w:hAnsi="Times New Roman" w:cs="Times New Roman"/>
          <w:color w:val="1B1C1D"/>
          <w:kern w:val="0"/>
          <w:lang w:bidi="ar"/>
        </w:rPr>
      </w:pPr>
      <w:r w:rsidRPr="00CD7CE4">
        <w:rPr>
          <w:rFonts w:ascii="Times New Roman" w:eastAsia="Times New Roman" w:hAnsi="Times New Roman" w:cs="Times New Roman"/>
          <w:color w:val="1B1C1D"/>
          <w:kern w:val="0"/>
          <w:lang w:bidi="ar"/>
        </w:rPr>
        <w:t xml:space="preserve">Continuous variables are reported as median (interquartile range) and categorical variables as n (%); proportions are reported with Wilson 95% CIs. Groups were compared by one-way analysis of variance (ANOVA) or Kruskal–Wallis tests and by chi-square or Fisher’s exact tests, with Bonferroni correction for post hoc pairwise comparisons; included and excluded admissions were compared by standardized mean differences. Tests were two-sided, with p&lt;0.05 considered significant; in the baseline factor model, significance was defined as a false discovery rate–adjusted q&lt;0.05. </w:t>
      </w:r>
      <w:r>
        <w:rPr>
          <w:rFonts w:ascii="Times New Roman" w:eastAsia="Times New Roman" w:hAnsi="Times New Roman" w:cs="Times New Roman"/>
          <w:color w:val="1B1C1D"/>
          <w:kern w:val="0"/>
          <w:lang w:bidi="ar"/>
        </w:rPr>
        <w:t>Analyses used R version 4.3.2 and Python 3.</w:t>
      </w:r>
    </w:p>
    <w:p w14:paraId="21FD251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Missing data were imputed for each analysis and pooled by Rubin’s rules: by multiple imputation by chained equations (m=100) for the comparisons between isolated and combined disease, and by predictive mean matching (m=20) for the baseline factor model and the models built on it (height, n=83; weight, n=84; baseline TRV, n=43; ≤7 for other variables), including all factors, both outcomes, 1-month SR, and procedure year. Selection by follow-up was assessed by inverse probability weighting for having a 1-month TTE and by a delta-adjusted analysis assuming 10 or 20 percentage points less improvement without a 1-month TTE.</w:t>
      </w:r>
    </w:p>
    <w:p w14:paraId="0783C2A3" w14:textId="77777777" w:rsidR="00870F3C" w:rsidRDefault="00CD7CE4">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Grade changes were assessed with paired Wilcoxon signed-rank tests. In procedures with a clinically indicated TTE at approximately 1 year, improvement was classified as sustained, lost, </w:t>
      </w:r>
      <w:r>
        <w:rPr>
          <w:rFonts w:ascii="Times New Roman" w:eastAsia="Times New Roman" w:hAnsi="Times New Roman" w:cs="Times New Roman"/>
          <w:color w:val="1B1C1D"/>
          <w:kern w:val="0"/>
          <w:lang w:bidi="ar"/>
        </w:rPr>
        <w:lastRenderedPageBreak/>
        <w:t>delayed, or absent and related to the early joint response state, with inverse probability weighting for late imaging. AR improvement was compared with MR and TR improvement within procedures by the exact McNemar test and between procedures with and without SR, with a worst-case analysis for procedures without AR documented at 1 month.</w:t>
      </w:r>
    </w:p>
    <w:p w14:paraId="64CEA94D" w14:textId="77777777" w:rsidR="00891D03" w:rsidRDefault="00000000">
      <w:r>
        <w:rPr>
          <w:rFonts w:ascii="Times New Roman" w:eastAsia="Times New Roman" w:hAnsi="Times New Roman" w:cs="Times New Roman"/>
          <w:color w:val="1B1C1D"/>
          <w:kern w:val="0"/>
          <w:lang w:bidi="ar"/>
        </w:rPr>
        <w:t>Individual-valve improvement was compared between isolated and combined disease by inverse probability of treatment weighting (IPTW; average treatment effect in the treated) with survey-weighted logistic regression. Overlap weighting, alternative endpoints, and grading scales assessed sensitivity. Propensity scores included demographic and clinical characteristics, baseline grade, and procedural characteristics (Supplementary Tables S3A and S3B).</w:t>
      </w:r>
    </w:p>
    <w:p w14:paraId="6741D0C1" w14:textId="77777777" w:rsidR="00870F3C" w:rsidRDefault="00CD7CE4">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 combined disease, MR–TR improvement associations were tested by Fisher’s exact test. Observed joint improvement was compared with independent expectation (product of marginal probabilities) using an observed/expected ratio and bootstrap 95% CI, overall and stratified by baseline grades. Logistic regression of TR on MR improvement sequentially adjusted for baseline grades, the 12 baseline factors, SR, and atrial changes; an interaction tested modification by SR. Re-read and report grades were analyzed similarly. Post hoc, joint states were related to biatrial reduction (sum of LA and RA reductions, in tertiles), adjusted for baseline grades and AF type.</w:t>
      </w:r>
      <w:ins w:id="91138" w:author="Claude (E30 修订)" w:date="2026-10-09T12:00:00Z">
        <w:r>
          <w:rPr>
            <w:rFonts w:ascii="Times New Roman" w:eastAsia="Times New Roman" w:hAnsi="Times New Roman" w:cs="Times New Roman"/>
            <w:color w:val="1B1C1D"/>
            <w:kern w:val="0"/>
            <w:lang w:bidi="ar"/>
          </w:rPr>
          <w:t xml:space="preserve"> Also post hoc, the 12 baseline factors, with both baseline grades in place of phenotype, were related to improvement of both valves, to the number of improved valves (proportional-odds model), and, among procedures with at least one improved valve, to extension of improvement to both valves (Supplementary Table S13).</w:t>
        </w:r>
      </w:ins>
    </w:p>
    <w:p w14:paraId="62F25786"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The 12 baseline factors were prespecified on clinical and mechanistic grounds: age, sex, BMI, AF type, TRV, LA, RA, LV end-diastolic, and RV diameters, LVEF, baseline grade of the valve, and phenotype (isolated vs combined); diameters were not indexed to body surface area, to avoid coupling with BMI. MR (all series) and TR (all series) were analyzed in one logistic </w:t>
      </w:r>
      <w:r>
        <w:rPr>
          <w:rFonts w:ascii="Times New Roman" w:eastAsia="Times New Roman" w:hAnsi="Times New Roman" w:cs="Times New Roman"/>
          <w:color w:val="1B1C1D"/>
          <w:kern w:val="0"/>
          <w:lang w:bidi="ar"/>
        </w:rPr>
        <w:lastRenderedPageBreak/>
        <w:t>model in which every term was allowed to differ by valve, giving valve-specific, mutually adjusted ORs and an exploratory factor-by-valve interaction test, with standard errors clustered by patient. Continuous factors were modeled linearly after restricted cubic splines showed no nonlinearity (all p</w:t>
      </w:r>
      <w:r>
        <w:rPr>
          <w:rFonts w:ascii="Times New Roman" w:eastAsia="Times New Roman" w:hAnsi="Times New Roman" w:cs="Times New Roman" w:hint="eastAsia"/>
          <w:color w:val="1B1C1D"/>
          <w:kern w:val="0"/>
          <w:lang w:bidi="ar"/>
        </w:rPr>
        <w:t>≥</w:t>
      </w:r>
      <w:r>
        <w:rPr>
          <w:rFonts w:ascii="Times New Roman" w:eastAsia="Times New Roman" w:hAnsi="Times New Roman" w:cs="Times New Roman"/>
          <w:color w:val="1B1C1D"/>
          <w:kern w:val="0"/>
          <w:lang w:bidi="ar"/>
        </w:rPr>
        <w:t>0.075), with ORs per interquartile range. The false discovery rate across the 24 factor-by-valve estimates was controlled by the Benjamini–Hochberg method, and standardized probabilities of improvement were derived by g-computation. Sensitivity analyses used splines, complete cases, and dichotomized TRV (&gt;2.8 m/s) and excluded procedures with ventricular involvement (LVEF &lt;50% or LV end-diastolic diameter &gt;58.4 mm in men or &gt;52.2 mm in women). Performance was summarized by optimism-corrected C statistics from 250 patient-level bootstrap samples, and the main analyses were repeated post hoc in valve series with baseline grade ≥2.</w:t>
      </w:r>
    </w:p>
    <w:p w14:paraId="0614A09A"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SR, chamber changes, and TRV change were measured with the outcome and added to the baseline factor model as concurrent correlates. LA and RA changes were entered together, including within isolated disease. TRV change was entered with atrial changes and SR; sensitivity analyses assigned no change when no TR jet was measurable. An SR × AF type interaction tested heterogeneity, and SR models were repeated excluding ventricular involvement. In combined disease, multinomial logistic regression related SR to each response state versus neither improved, reporting relative risk ratios. Adjustment included age, sex, AF type, and both baseline grades, with chamber diameters and LVEF added in sensitivity analysis.</w:t>
      </w:r>
    </w:p>
    <w:p w14:paraId="256E1DA0" w14:textId="77777777" w:rsidR="00891D03" w:rsidRDefault="00000000">
      <w:r>
        <w:rPr>
          <w:rFonts w:ascii="Times New Roman" w:eastAsia="Times New Roman" w:hAnsi="Times New Roman" w:cs="Times New Roman"/>
          <w:color w:val="1B1C1D"/>
          <w:kern w:val="0"/>
          <w:lang w:bidi="ar"/>
        </w:rPr>
        <w:t xml:space="preserve">In the baseline phenotype </w:t>
      </w:r>
      <w:del w:id="91139" w:author="Claude (E30 修订)" w:date="2026-10-09T12:00:00Z">
        <w:r>
          <w:rPr>
            <w:rFonts w:ascii="Times New Roman" w:eastAsia="Times New Roman" w:hAnsi="Times New Roman" w:cs="Times New Roman"/>
            <w:color w:val="1B1C1D"/>
            <w:kern w:val="0"/>
            <w:lang w:bidi="ar"/>
          </w:rPr>
          <w:delText xml:space="preserve">cohort</w:delText>
        </w:r>
      </w:del>
      <w:ins w:id="91140"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coexistence was compared between persistent and paroxysmal AF by age- and sex-adjusted modified Poisson regression; MR–TR co-occurrence was summarized as an observed/expected ratio conditional on age, sex, and AF type and as an adjusted OR; chamber dimensions were compared across phenotypes by linear regression adjusted for age, sex, and AF </w:t>
      </w:r>
      <w:del w:id="91141" w:author="Claude (E30 修订)" w:date="2026-10-09T12:00:00Z">
        <w:r>
          <w:rPr>
            <w:rFonts w:ascii="Times New Roman" w:eastAsia="Times New Roman" w:hAnsi="Times New Roman" w:cs="Times New Roman"/>
            <w:color w:val="1B1C1D"/>
            <w:kern w:val="0"/>
            <w:lang w:bidi="ar"/>
          </w:rPr>
          <w:delText xml:space="preserve">type; and selection by report availability was assessed by inverse probability weighting.</w:delText>
        </w:r>
      </w:del>
      <w:ins w:id="91142" w:author="Claude (E30 修订)" w:date="2026-10-09T12:00:00Z">
        <w:r>
          <w:rPr>
            <w:rFonts w:ascii="Times New Roman" w:eastAsia="Times New Roman" w:hAnsi="Times New Roman" w:cs="Times New Roman"/>
            <w:color w:val="1B1C1D"/>
            <w:kern w:val="0"/>
            <w:lang w:bidi="ar"/>
          </w:rPr>
          <w:t xml:space="preserve">type.</w:t>
        </w:r>
      </w:ins>
      <w:r>
        <w:rPr>
          <w:rFonts w:ascii="Times New Roman" w:eastAsia="Times New Roman" w:hAnsi="Times New Roman" w:cs="Times New Roman"/>
          <w:color w:val="1B1C1D"/>
          <w:kern w:val="0"/>
          <w:lang w:bidi="ar"/>
        </w:rPr>
        <w:t xml:space="preserve"> These descriptive analyses were added post hoc.</w:t>
      </w:r>
    </w:p>
    <w:p w14:paraId="0C7351A7" w14:textId="77777777" w:rsidR="00870F3C" w:rsidRDefault="00000000">
      <w:pPr>
        <w:pStyle w:val="2"/>
        <w:keepNext/>
        <w:widowControl/>
        <w:spacing w:beforeAutospacing="0" w:afterAutospacing="0"/>
        <w:rPr>
          <w:rFonts w:eastAsia="sans-serif" w:hint="default"/>
          <w:color w:val="1B1C1D"/>
        </w:rPr>
      </w:pPr>
      <w:r>
        <w:rPr>
          <w:rFonts w:hint="default"/>
          <w:color w:val="000000"/>
        </w:rPr>
        <w:t>Results</w:t>
      </w:r>
    </w:p>
    <w:p w14:paraId="3F1034EE" w14:textId="77777777" w:rsidR="00870F3C" w:rsidRDefault="00000000">
      <w:pPr>
        <w:pStyle w:val="3"/>
        <w:keepNext/>
        <w:widowControl/>
        <w:spacing w:beforeAutospacing="0" w:afterAutospacing="0"/>
        <w:rPr>
          <w:rFonts w:eastAsia="sans-serif" w:hint="default"/>
          <w:color w:val="1B1C1D"/>
        </w:rPr>
      </w:pPr>
      <w:r>
        <w:rPr>
          <w:rFonts w:hint="default"/>
          <w:color w:val="000000"/>
        </w:rPr>
        <w:t>Baseline prevalence and regurgitation phenotypes</w:t>
      </w:r>
    </w:p>
    <w:p w14:paraId="6BCB705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Among </w:t>
      </w:r>
      <w:del w:id="91143" w:author="Claude (E30 修订)" w:date="2026-10-09T12:00:00Z">
        <w:r>
          <w:rPr>
            <w:rFonts w:ascii="Times New Roman" w:eastAsia="Times New Roman" w:hAnsi="Times New Roman" w:cs="Times New Roman"/>
            <w:color w:val="1B1C1D"/>
            <w:kern w:val="0"/>
            <w:lang w:bidi="ar"/>
          </w:rPr>
          <w:delText xml:space="preserve">2</w:delText>
        </w:r>
      </w:del>
      <w:ins w:id="91144" w:author="Claude (E30 修订)" w:date="2026-10-09T12:00:00Z">
        <w:r>
          <w:rPr>
            <w:rFonts w:ascii="Times New Roman" w:eastAsia="Times New Roman" w:hAnsi="Times New Roman" w:cs="Times New Roman"/>
            <w:color w:val="1B1C1D"/>
            <w:kern w:val="0"/>
            <w:lang w:bidi="ar"/>
          </w:rPr>
          <w:t xml:space="preserve">3</w:t>
        </w:r>
      </w:ins>
      <w:r>
        <w:rPr>
          <w:rFonts w:ascii="Times New Roman" w:eastAsia="Times New Roman" w:hAnsi="Times New Roman" w:cs="Times New Roman"/>
          <w:color w:val="1B1C1D"/>
          <w:kern w:val="0"/>
          <w:lang w:bidi="ar"/>
        </w:rPr>
        <w:t xml:space="preserve">,</w:t>
      </w:r>
      <w:del w:id="91145" w:author="Claude (E30 修订)" w:date="2026-10-09T12:00:00Z">
        <w:r>
          <w:rPr>
            <w:rFonts w:ascii="Times New Roman" w:eastAsia="Times New Roman" w:hAnsi="Times New Roman" w:cs="Times New Roman"/>
            <w:color w:val="1B1C1D"/>
            <w:kern w:val="0"/>
            <w:lang w:bidi="ar"/>
          </w:rPr>
          <w:delText xml:space="preserve">322</w:delText>
        </w:r>
      </w:del>
      <w:ins w:id="91146" w:author="Claude (E30 修订)" w:date="2026-10-09T12:00:00Z">
        <w:r>
          <w:rPr>
            <w:rFonts w:ascii="Times New Roman" w:eastAsia="Times New Roman" w:hAnsi="Times New Roman" w:cs="Times New Roman"/>
            <w:color w:val="1B1C1D"/>
            <w:kern w:val="0"/>
            <w:lang w:bidi="ar"/>
          </w:rPr>
          <w:t xml:space="preserve">045</w:t>
        </w:r>
      </w:ins>
      <w:r>
        <w:rPr>
          <w:rFonts w:ascii="Times New Roman" w:eastAsia="Times New Roman" w:hAnsi="Times New Roman" w:cs="Times New Roman"/>
          <w:color w:val="1B1C1D"/>
          <w:kern w:val="0"/>
          <w:lang w:bidi="ar"/>
        </w:rPr>
        <w:t xml:space="preserve"> patients </w:t>
      </w:r>
      <w:del w:id="91147" w:author="Claude (E30 修订)" w:date="2026-10-09T12:00:00Z">
        <w:r>
          <w:rPr>
            <w:rFonts w:ascii="Times New Roman" w:eastAsia="Times New Roman" w:hAnsi="Times New Roman" w:cs="Times New Roman"/>
            <w:color w:val="1B1C1D"/>
            <w:kern w:val="0"/>
            <w:lang w:bidi="ar"/>
          </w:rPr>
          <w:delText xml:space="preserve">undergoing</w:delText>
        </w:r>
      </w:del>
      <w:ins w:id="91148" w:author="Claude (E30 修订)" w:date="2026-10-09T12:00:00Z">
        <w:r>
          <w:rPr>
            <w:rFonts w:ascii="Times New Roman" w:eastAsia="Times New Roman" w:hAnsi="Times New Roman" w:cs="Times New Roman"/>
            <w:color w:val="1B1C1D"/>
            <w:kern w:val="0"/>
            <w:lang w:bidi="ar"/>
          </w:rPr>
          <w:t xml:space="preserve">of</w:t>
        </w:r>
      </w:ins>
      <w:r>
        <w:rPr>
          <w:rFonts w:ascii="Times New Roman" w:eastAsia="Times New Roman" w:hAnsi="Times New Roman" w:cs="Times New Roman"/>
          <w:color w:val="1B1C1D"/>
          <w:kern w:val="0"/>
          <w:lang w:bidi="ar"/>
        </w:rPr>
        <w:t xml:space="preserve"> </w:t>
      </w:r>
      <w:del w:id="91149" w:author="Claude (E30 修订)" w:date="2026-10-09T12:00:00Z">
        <w:r>
          <w:rPr>
            <w:rFonts w:ascii="Times New Roman" w:eastAsia="Times New Roman" w:hAnsi="Times New Roman" w:cs="Times New Roman"/>
            <w:color w:val="1B1C1D"/>
            <w:kern w:val="0"/>
            <w:lang w:bidi="ar"/>
          </w:rPr>
          <w:delText xml:space="preserve">a</w:delText>
        </w:r>
      </w:del>
      <w:ins w:id="91150" w:author="Claude (E30 修订)" w:date="2026-10-09T12:00:00Z">
        <w:r>
          <w:rPr>
            <w:rFonts w:ascii="Times New Roman" w:eastAsia="Times New Roman" w:hAnsi="Times New Roman" w:cs="Times New Roman"/>
            <w:color w:val="1B1C1D"/>
            <w:kern w:val="0"/>
            <w:lang w:bidi="ar"/>
          </w:rPr>
          <w:t xml:space="preserve">the</w:t>
        </w:r>
      </w:ins>
      <w:r>
        <w:rPr>
          <w:rFonts w:ascii="Times New Roman" w:eastAsia="Times New Roman" w:hAnsi="Times New Roman" w:cs="Times New Roman"/>
          <w:color w:val="1B1C1D"/>
          <w:kern w:val="0"/>
          <w:lang w:bidi="ar"/>
        </w:rPr>
        <w:t xml:space="preserve"> </w:t>
      </w:r>
      <w:del w:id="91151" w:author="Claude (E30 修订)" w:date="2026-10-09T12:00:00Z">
        <w:r>
          <w:rPr>
            <w:rFonts w:ascii="Times New Roman" w:eastAsia="Times New Roman" w:hAnsi="Times New Roman" w:cs="Times New Roman"/>
            <w:color w:val="1B1C1D"/>
            <w:kern w:val="0"/>
            <w:lang w:bidi="ar"/>
          </w:rPr>
          <w:delText xml:space="preserve">first</w:delText>
        </w:r>
      </w:del>
      <w:ins w:id="91152" w:author="Claude (E30 修订)" w:date="2026-10-09T12:00:00Z">
        <w:r>
          <w:rPr>
            <w:rFonts w:ascii="Times New Roman" w:eastAsia="Times New Roman" w:hAnsi="Times New Roman" w:cs="Times New Roman"/>
            <w:color w:val="1B1C1D"/>
            <w:kern w:val="0"/>
            <w:lang w:bidi="ar"/>
          </w:rPr>
          <w:t xml:space="preserve">baseline</w:t>
        </w:r>
      </w:ins>
      <w:r>
        <w:rPr>
          <w:rFonts w:ascii="Times New Roman" w:eastAsia="Times New Roman" w:hAnsi="Times New Roman" w:cs="Times New Roman"/>
          <w:color w:val="1B1C1D"/>
          <w:kern w:val="0"/>
          <w:lang w:bidi="ar"/>
        </w:rPr>
        <w:t xml:space="preserve"> </w:t>
      </w:r>
      <w:del w:id="91153" w:author="Claude (E30 修订)" w:date="2026-10-09T12:00:00Z">
        <w:r>
          <w:rPr>
            <w:rFonts w:ascii="Times New Roman" w:eastAsia="Times New Roman" w:hAnsi="Times New Roman" w:cs="Times New Roman"/>
            <w:color w:val="1B1C1D"/>
            <w:kern w:val="0"/>
            <w:lang w:bidi="ar"/>
          </w:rPr>
          <w:delText xml:space="preserve">AF</w:delText>
        </w:r>
      </w:del>
      <w:ins w:id="91154" w:author="Claude (E30 修订)" w:date="2026-10-09T12:00:00Z">
        <w:r>
          <w:rPr>
            <w:rFonts w:ascii="Times New Roman" w:eastAsia="Times New Roman" w:hAnsi="Times New Roman" w:cs="Times New Roman"/>
            <w:color w:val="1B1C1D"/>
            <w:kern w:val="0"/>
            <w:lang w:bidi="ar"/>
          </w:rPr>
          <w:t xml:space="preserve">phenotype</w:t>
        </w:r>
      </w:ins>
      <w:r>
        <w:rPr>
          <w:rFonts w:ascii="Times New Roman" w:eastAsia="Times New Roman" w:hAnsi="Times New Roman" w:cs="Times New Roman"/>
          <w:color w:val="1B1C1D"/>
          <w:kern w:val="0"/>
          <w:lang w:bidi="ar"/>
        </w:rPr>
        <w:t xml:space="preserve"> </w:t>
      </w:r>
      <w:del w:id="91155" w:author="Claude (E30 修订)" w:date="2026-10-09T12:00:00Z">
        <w:r>
          <w:rPr>
            <w:rFonts w:ascii="Times New Roman" w:eastAsia="Times New Roman" w:hAnsi="Times New Roman" w:cs="Times New Roman"/>
            <w:color w:val="1B1C1D"/>
            <w:kern w:val="0"/>
            <w:lang w:bidi="ar"/>
          </w:rPr>
          <w:delText xml:space="preserve">ablation</w:delText>
        </w:r>
      </w:del>
      <w:ins w:id="91156"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1,</w:t>
      </w:r>
      <w:del w:id="91157" w:author="Claude (E30 修订)" w:date="2026-10-09T12:00:00Z">
        <w:r>
          <w:rPr>
            <w:rFonts w:ascii="Times New Roman" w:eastAsia="Times New Roman" w:hAnsi="Times New Roman" w:cs="Times New Roman"/>
            <w:color w:val="1B1C1D"/>
            <w:kern w:val="0"/>
            <w:lang w:bidi="ar"/>
          </w:rPr>
          <w:delText xml:space="preserve">256</w:delText>
        </w:r>
      </w:del>
      <w:ins w:id="91158" w:author="Claude (E30 修订)" w:date="2026-10-09T12:00:00Z">
        <w:r>
          <w:rPr>
            <w:rFonts w:ascii="Times New Roman" w:eastAsia="Times New Roman" w:hAnsi="Times New Roman" w:cs="Times New Roman"/>
            <w:color w:val="1B1C1D"/>
            <w:kern w:val="0"/>
            <w:lang w:bidi="ar"/>
          </w:rPr>
          <w:t xml:space="preserve">571</w:t>
        </w:r>
      </w:ins>
      <w:r>
        <w:rPr>
          <w:rFonts w:ascii="Times New Roman" w:eastAsia="Times New Roman" w:hAnsi="Times New Roman" w:cs="Times New Roman"/>
          <w:color w:val="1B1C1D"/>
          <w:kern w:val="0"/>
          <w:lang w:bidi="ar"/>
        </w:rPr>
        <w:t xml:space="preserve"> (</w:t>
      </w:r>
      <w:del w:id="91159" w:author="Claude (E30 修订)" w:date="2026-10-09T12:00:00Z">
        <w:r>
          <w:rPr>
            <w:rFonts w:ascii="Times New Roman" w:eastAsia="Times New Roman" w:hAnsi="Times New Roman" w:cs="Times New Roman"/>
            <w:color w:val="1B1C1D"/>
            <w:kern w:val="0"/>
            <w:lang w:bidi="ar"/>
          </w:rPr>
          <w:delText xml:space="preserve">54.1%</w:delText>
        </w:r>
      </w:del>
      <w:ins w:id="91160" w:author="Claude (E30 修订)" w:date="2026-10-09T12:00:00Z">
        <w:r>
          <w:rPr>
            <w:rFonts w:ascii="Times New Roman" w:eastAsia="Times New Roman" w:hAnsi="Times New Roman" w:cs="Times New Roman"/>
            <w:color w:val="1B1C1D"/>
            <w:kern w:val="0"/>
            <w:lang w:bidi="ar"/>
          </w:rPr>
          <w:t xml:space="preserve">51.6%</w:t>
        </w:r>
      </w:ins>
      <w:r>
        <w:rPr>
          <w:rFonts w:ascii="Times New Roman" w:eastAsia="Times New Roman" w:hAnsi="Times New Roman" w:cs="Times New Roman"/>
          <w:color w:val="1B1C1D"/>
          <w:kern w:val="0"/>
          <w:lang w:bidi="ar"/>
        </w:rPr>
        <w:t xml:space="preserve">) had MR and/or TR of analysis grade ≥1. Isolated MR occurred in </w:t>
      </w:r>
      <w:del w:id="91161" w:author="Claude (E30 修订)" w:date="2026-10-09T12:00:00Z">
        <w:r>
          <w:rPr>
            <w:rFonts w:ascii="Times New Roman" w:eastAsia="Times New Roman" w:hAnsi="Times New Roman" w:cs="Times New Roman"/>
            <w:color w:val="1B1C1D"/>
            <w:kern w:val="0"/>
            <w:lang w:bidi="ar"/>
          </w:rPr>
          <w:delText xml:space="preserve">225</w:delText>
        </w:r>
      </w:del>
      <w:ins w:id="91162" w:author="Claude (E30 修订)" w:date="2026-10-09T12:00:00Z">
        <w:r>
          <w:rPr>
            <w:rFonts w:ascii="Times New Roman" w:eastAsia="Times New Roman" w:hAnsi="Times New Roman" w:cs="Times New Roman"/>
            <w:color w:val="1B1C1D"/>
            <w:kern w:val="0"/>
            <w:lang w:bidi="ar"/>
          </w:rPr>
          <w:t xml:space="preserve">303</w:t>
        </w:r>
      </w:ins>
      <w:r>
        <w:rPr>
          <w:rFonts w:ascii="Times New Roman" w:eastAsia="Times New Roman" w:hAnsi="Times New Roman" w:cs="Times New Roman"/>
          <w:color w:val="1B1C1D"/>
          <w:kern w:val="0"/>
          <w:lang w:bidi="ar"/>
        </w:rPr>
        <w:t xml:space="preserve"> (</w:t>
      </w:r>
      <w:del w:id="91163" w:author="Claude (E30 修订)" w:date="2026-10-09T12:00:00Z">
        <w:r>
          <w:rPr>
            <w:rFonts w:ascii="Times New Roman" w:eastAsia="Times New Roman" w:hAnsi="Times New Roman" w:cs="Times New Roman"/>
            <w:color w:val="1B1C1D"/>
            <w:kern w:val="0"/>
            <w:lang w:bidi="ar"/>
          </w:rPr>
          <w:delText xml:space="preserve">9.7%</w:delText>
        </w:r>
      </w:del>
      <w:ins w:id="91164" w:author="Claude (E30 修订)" w:date="2026-10-09T12:00:00Z">
        <w:r>
          <w:rPr>
            <w:rFonts w:ascii="Times New Roman" w:eastAsia="Times New Roman" w:hAnsi="Times New Roman" w:cs="Times New Roman"/>
            <w:color w:val="1B1C1D"/>
            <w:kern w:val="0"/>
            <w:lang w:bidi="ar"/>
          </w:rPr>
          <w:t xml:space="preserve">10.0%</w:t>
        </w:r>
      </w:ins>
      <w:r>
        <w:rPr>
          <w:rFonts w:ascii="Times New Roman" w:eastAsia="Times New Roman" w:hAnsi="Times New Roman" w:cs="Times New Roman"/>
          <w:color w:val="1B1C1D"/>
          <w:kern w:val="0"/>
          <w:lang w:bidi="ar"/>
        </w:rPr>
        <w:t xml:space="preserve">), isolated TR in </w:t>
      </w:r>
      <w:del w:id="91165" w:author="Claude (E30 修订)" w:date="2026-10-09T12:00:00Z">
        <w:r>
          <w:rPr>
            <w:rFonts w:ascii="Times New Roman" w:eastAsia="Times New Roman" w:hAnsi="Times New Roman" w:cs="Times New Roman"/>
            <w:color w:val="1B1C1D"/>
            <w:kern w:val="0"/>
            <w:lang w:bidi="ar"/>
          </w:rPr>
          <w:delText xml:space="preserve">498</w:delText>
        </w:r>
      </w:del>
      <w:ins w:id="91166" w:author="Claude (E30 修订)" w:date="2026-10-09T12:00:00Z">
        <w:r>
          <w:rPr>
            <w:rFonts w:ascii="Times New Roman" w:eastAsia="Times New Roman" w:hAnsi="Times New Roman" w:cs="Times New Roman"/>
            <w:color w:val="1B1C1D"/>
            <w:kern w:val="0"/>
            <w:lang w:bidi="ar"/>
          </w:rPr>
          <w:t xml:space="preserve">605</w:t>
        </w:r>
      </w:ins>
      <w:r>
        <w:rPr>
          <w:rFonts w:ascii="Times New Roman" w:eastAsia="Times New Roman" w:hAnsi="Times New Roman" w:cs="Times New Roman"/>
          <w:color w:val="1B1C1D"/>
          <w:kern w:val="0"/>
          <w:lang w:bidi="ar"/>
        </w:rPr>
        <w:t xml:space="preserve"> (</w:t>
      </w:r>
      <w:del w:id="91167" w:author="Claude (E30 修订)" w:date="2026-10-09T12:00:00Z">
        <w:r>
          <w:rPr>
            <w:rFonts w:ascii="Times New Roman" w:eastAsia="Times New Roman" w:hAnsi="Times New Roman" w:cs="Times New Roman"/>
            <w:color w:val="1B1C1D"/>
            <w:kern w:val="0"/>
            <w:lang w:bidi="ar"/>
          </w:rPr>
          <w:delText xml:space="preserve">21.4%</w:delText>
        </w:r>
      </w:del>
      <w:ins w:id="91168" w:author="Claude (E30 修订)" w:date="2026-10-09T12:00:00Z">
        <w:r>
          <w:rPr>
            <w:rFonts w:ascii="Times New Roman" w:eastAsia="Times New Roman" w:hAnsi="Times New Roman" w:cs="Times New Roman"/>
            <w:color w:val="1B1C1D"/>
            <w:kern w:val="0"/>
            <w:lang w:bidi="ar"/>
          </w:rPr>
          <w:t xml:space="preserve">19.9%</w:t>
        </w:r>
      </w:ins>
      <w:r>
        <w:rPr>
          <w:rFonts w:ascii="Times New Roman" w:eastAsia="Times New Roman" w:hAnsi="Times New Roman" w:cs="Times New Roman"/>
          <w:color w:val="1B1C1D"/>
          <w:kern w:val="0"/>
          <w:lang w:bidi="ar"/>
        </w:rPr>
        <w:t xml:space="preserve">), and combined MR/TR in </w:t>
      </w:r>
      <w:del w:id="91169" w:author="Claude (E30 修订)" w:date="2026-10-09T12:00:00Z">
        <w:r>
          <w:rPr>
            <w:rFonts w:ascii="Times New Roman" w:eastAsia="Times New Roman" w:hAnsi="Times New Roman" w:cs="Times New Roman"/>
            <w:color w:val="1B1C1D"/>
            <w:kern w:val="0"/>
            <w:lang w:bidi="ar"/>
          </w:rPr>
          <w:delText xml:space="preserve">533</w:delText>
        </w:r>
      </w:del>
      <w:ins w:id="91170" w:author="Claude (E30 修订)" w:date="2026-10-09T12:00:00Z">
        <w:r>
          <w:rPr>
            <w:rFonts w:ascii="Times New Roman" w:eastAsia="Times New Roman" w:hAnsi="Times New Roman" w:cs="Times New Roman"/>
            <w:color w:val="1B1C1D"/>
            <w:kern w:val="0"/>
            <w:lang w:bidi="ar"/>
          </w:rPr>
          <w:t xml:space="preserve">663</w:t>
        </w:r>
      </w:ins>
      <w:r>
        <w:rPr>
          <w:rFonts w:ascii="Times New Roman" w:eastAsia="Times New Roman" w:hAnsi="Times New Roman" w:cs="Times New Roman"/>
          <w:color w:val="1B1C1D"/>
          <w:kern w:val="0"/>
          <w:lang w:bidi="ar"/>
        </w:rPr>
        <w:t xml:space="preserve"> (</w:t>
      </w:r>
      <w:del w:id="91171" w:author="Claude (E30 修订)" w:date="2026-10-09T12:00:00Z">
        <w:r>
          <w:rPr>
            <w:rFonts w:ascii="Times New Roman" w:eastAsia="Times New Roman" w:hAnsi="Times New Roman" w:cs="Times New Roman"/>
            <w:color w:val="1B1C1D"/>
            <w:kern w:val="0"/>
            <w:lang w:bidi="ar"/>
          </w:rPr>
          <w:delText xml:space="preserve">23.0%</w:delText>
        </w:r>
      </w:del>
      <w:ins w:id="91172" w:author="Claude (E30 修订)" w:date="2026-10-09T12:00:00Z">
        <w:r>
          <w:rPr>
            <w:rFonts w:ascii="Times New Roman" w:eastAsia="Times New Roman" w:hAnsi="Times New Roman" w:cs="Times New Roman"/>
            <w:color w:val="1B1C1D"/>
            <w:kern w:val="0"/>
            <w:lang w:bidi="ar"/>
          </w:rPr>
          <w:t xml:space="preserve">21.8%</w:t>
        </w:r>
      </w:ins>
      <w:r>
        <w:rPr>
          <w:rFonts w:ascii="Times New Roman" w:eastAsia="Times New Roman" w:hAnsi="Times New Roman" w:cs="Times New Roman"/>
          <w:color w:val="1B1C1D"/>
          <w:kern w:val="0"/>
          <w:lang w:bidi="ar"/>
        </w:rPr>
        <w:t xml:space="preserve">; 95% CI, </w:t>
      </w:r>
      <w:del w:id="91173" w:author="Claude (E30 修订)" w:date="2026-10-09T12:00:00Z">
        <w:r>
          <w:rPr>
            <w:rFonts w:ascii="Times New Roman" w:eastAsia="Times New Roman" w:hAnsi="Times New Roman" w:cs="Times New Roman"/>
            <w:color w:val="1B1C1D"/>
            <w:kern w:val="0"/>
            <w:lang w:bidi="ar"/>
          </w:rPr>
          <w:delText xml:space="preserve">21.3–24.7</w:delText>
        </w:r>
      </w:del>
      <w:ins w:id="91174" w:author="Claude (E30 修订)" w:date="2026-10-09T12:00:00Z">
        <w:r>
          <w:rPr>
            <w:rFonts w:ascii="Times New Roman" w:eastAsia="Times New Roman" w:hAnsi="Times New Roman" w:cs="Times New Roman"/>
            <w:color w:val="1B1C1D"/>
            <w:kern w:val="0"/>
            <w:lang w:bidi="ar"/>
          </w:rPr>
          <w:t xml:space="preserve">20.3–23.3</w:t>
        </w:r>
      </w:ins>
      <w:r>
        <w:rPr>
          <w:rFonts w:ascii="Times New Roman" w:eastAsia="Times New Roman" w:hAnsi="Times New Roman" w:cs="Times New Roman"/>
          <w:color w:val="1B1C1D"/>
          <w:kern w:val="0"/>
          <w:lang w:bidi="ar"/>
        </w:rPr>
        <w:t xml:space="preserve">; Figure 2A–B). Paroxysmal and persistent AF accounted for 1,</w:t>
      </w:r>
      <w:del w:id="91175" w:author="Claude (E30 修订)" w:date="2026-10-09T12:00:00Z">
        <w:r>
          <w:rPr>
            <w:rFonts w:ascii="Times New Roman" w:eastAsia="Times New Roman" w:hAnsi="Times New Roman" w:cs="Times New Roman"/>
            <w:color w:val="1B1C1D"/>
            <w:kern w:val="0"/>
            <w:lang w:bidi="ar"/>
          </w:rPr>
          <w:delText xml:space="preserve">367</w:delText>
        </w:r>
      </w:del>
      <w:ins w:id="91176" w:author="Claude (E30 修订)" w:date="2026-10-09T12:00:00Z">
        <w:r>
          <w:rPr>
            <w:rFonts w:ascii="Times New Roman" w:eastAsia="Times New Roman" w:hAnsi="Times New Roman" w:cs="Times New Roman"/>
            <w:color w:val="1B1C1D"/>
            <w:kern w:val="0"/>
            <w:lang w:bidi="ar"/>
          </w:rPr>
          <w:t xml:space="preserve">848</w:t>
        </w:r>
      </w:ins>
      <w:r>
        <w:rPr>
          <w:rFonts w:ascii="Times New Roman" w:eastAsia="Times New Roman" w:hAnsi="Times New Roman" w:cs="Times New Roman"/>
          <w:color w:val="1B1C1D"/>
          <w:kern w:val="0"/>
          <w:lang w:bidi="ar"/>
        </w:rPr>
        <w:t xml:space="preserve"> and </w:t>
      </w:r>
      <w:del w:id="91177" w:author="Claude (E30 修订)" w:date="2026-10-09T12:00:00Z">
        <w:r>
          <w:rPr>
            <w:rFonts w:ascii="Times New Roman" w:eastAsia="Times New Roman" w:hAnsi="Times New Roman" w:cs="Times New Roman"/>
            <w:color w:val="1B1C1D"/>
            <w:kern w:val="0"/>
            <w:lang w:bidi="ar"/>
          </w:rPr>
          <w:delText xml:space="preserve">955</w:delText>
        </w:r>
      </w:del>
      <w:ins w:id="91178" w:author="Claude (E30 修订)" w:date="2026-10-09T12:00:00Z">
        <w:r>
          <w:rPr>
            <w:rFonts w:ascii="Times New Roman" w:eastAsia="Times New Roman" w:hAnsi="Times New Roman" w:cs="Times New Roman"/>
            <w:color w:val="1B1C1D"/>
            <w:kern w:val="0"/>
            <w:lang w:bidi="ar"/>
          </w:rPr>
          <w:t xml:space="preserve">1,197</w:t>
        </w:r>
      </w:ins>
      <w:r>
        <w:rPr>
          <w:rFonts w:ascii="Times New Roman" w:eastAsia="Times New Roman" w:hAnsi="Times New Roman" w:cs="Times New Roman"/>
          <w:color w:val="1B1C1D"/>
          <w:kern w:val="0"/>
          <w:lang w:bidi="ar"/>
        </w:rPr>
        <w:t xml:space="preserve"> patients, respectively (Table 1). These proportions describe </w:t>
      </w:r>
      <w:del w:id="91179" w:author="Claude (E30 修订)" w:date="2026-10-09T12:00:00Z">
        <w:r>
          <w:rPr>
            <w:rFonts w:ascii="Times New Roman" w:eastAsia="Times New Roman" w:hAnsi="Times New Roman" w:cs="Times New Roman"/>
            <w:color w:val="1B1C1D"/>
            <w:kern w:val="0"/>
            <w:lang w:bidi="ar"/>
          </w:rPr>
          <w:delText xml:space="preserve">the imaged </w:delText>
        </w:r>
      </w:del>
      <w:r>
        <w:rPr>
          <w:rFonts w:ascii="Times New Roman" w:eastAsia="Times New Roman" w:hAnsi="Times New Roman" w:cs="Times New Roman"/>
          <w:color w:val="1B1C1D"/>
          <w:kern w:val="0"/>
          <w:lang w:bidi="ar"/>
        </w:rPr>
        <w:t xml:space="preserve">ablation </w:t>
      </w:r>
      <w:del w:id="91180" w:author="Claude (E30 修订)" w:date="2026-10-09T12:00:00Z">
        <w:r>
          <w:rPr>
            <w:rFonts w:ascii="Times New Roman" w:eastAsia="Times New Roman" w:hAnsi="Times New Roman" w:cs="Times New Roman"/>
            <w:color w:val="1B1C1D"/>
            <w:kern w:val="0"/>
            <w:lang w:bidi="ar"/>
          </w:rPr>
          <w:delText xml:space="preserve">population.</w:delText>
        </w:r>
      </w:del>
      <w:ins w:id="91181" w:author="Claude (E30 修订)" w:date="2026-10-09T12:00:00Z">
        <w:r>
          <w:rPr>
            <w:rFonts w:ascii="Times New Roman" w:eastAsia="Times New Roman" w:hAnsi="Times New Roman" w:cs="Times New Roman"/>
            <w:color w:val="1B1C1D"/>
            <w:kern w:val="0"/>
            <w:lang w:bidi="ar"/>
          </w:rPr>
          <w:t xml:space="preserve">patients</w:t>
        </w:r>
      </w:ins>
      <w:r>
        <w:rPr>
          <w:rFonts w:ascii="Times New Roman" w:eastAsia="Times New Roman" w:hAnsi="Times New Roman" w:cs="Times New Roman"/>
          <w:color w:val="1B1C1D"/>
          <w:kern w:val="0"/>
          <w:lang w:bidi="ar"/>
        </w:rPr>
        <w:t xml:space="preserve"> </w:t>
      </w:r>
      <w:del w:id="91182" w:author="Claude (E30 修订)" w:date="2026-10-09T12:00:00Z">
        <w:r>
          <w:rPr>
            <w:rFonts w:ascii="Times New Roman" w:eastAsia="Times New Roman" w:hAnsi="Times New Roman" w:cs="Times New Roman"/>
            <w:color w:val="1B1C1D"/>
            <w:kern w:val="0"/>
            <w:lang w:bidi="ar"/>
          </w:rPr>
          <w:delText xml:space="preserve">Weighting</w:delText>
        </w:r>
      </w:del>
      <w:ins w:id="91183" w:author="Claude (E30 修订)" w:date="2026-10-09T12:00:00Z">
        <w:r>
          <w:rPr>
            <w:rFonts w:ascii="Times New Roman" w:eastAsia="Times New Roman" w:hAnsi="Times New Roman" w:cs="Times New Roman"/>
            <w:color w:val="1B1C1D"/>
            <w:kern w:val="0"/>
            <w:lang w:bidi="ar"/>
          </w:rPr>
          <w:t xml:space="preserve">with</w:t>
        </w:r>
      </w:ins>
      <w:r>
        <w:rPr>
          <w:rFonts w:ascii="Times New Roman" w:eastAsia="Times New Roman" w:hAnsi="Times New Roman" w:cs="Times New Roman"/>
          <w:color w:val="1B1C1D"/>
          <w:kern w:val="0"/>
          <w:lang w:bidi="ar"/>
        </w:rPr>
        <w:t xml:space="preserve"> </w:t>
      </w:r>
      <w:del w:id="91184" w:author="Claude (E30 修订)" w:date="2026-10-09T12:00:00Z">
        <w:r>
          <w:rPr>
            <w:rFonts w:ascii="Times New Roman" w:eastAsia="Times New Roman" w:hAnsi="Times New Roman" w:cs="Times New Roman"/>
            <w:color w:val="1B1C1D"/>
            <w:kern w:val="0"/>
            <w:lang w:bidi="ar"/>
          </w:rPr>
          <w:delText xml:space="preserve">for</w:delText>
        </w:r>
      </w:del>
      <w:ins w:id="91185" w:author="Claude (E30 修订)" w:date="2026-10-09T12:00:00Z">
        <w:r>
          <w:rPr>
            <w:rFonts w:ascii="Times New Roman" w:eastAsia="Times New Roman" w:hAnsi="Times New Roman" w:cs="Times New Roman"/>
            <w:color w:val="1B1C1D"/>
            <w:kern w:val="0"/>
            <w:lang w:bidi="ar"/>
          </w:rPr>
          <w:t xml:space="preserve">an in-hospital baseline TTE</w:t>
        </w:r>
      </w:ins>
      <w:r>
        <w:rPr>
          <w:rFonts w:ascii="Times New Roman" w:eastAsia="Times New Roman" w:hAnsi="Times New Roman" w:cs="Times New Roman"/>
          <w:color w:val="1B1C1D"/>
          <w:kern w:val="0"/>
          <w:lang w:bidi="ar"/>
        </w:rPr>
        <w:t xml:space="preserve"> report</w:t>
      </w:r>
      <w:del w:id="91186" w:author="Claude (E30 修订)" w:date="2026-10-09T12:00:00Z">
        <w:r>
          <w:rPr>
            <w:rFonts w:ascii="Times New Roman" w:eastAsia="Times New Roman" w:hAnsi="Times New Roman" w:cs="Times New Roman"/>
            <w:color w:val="1B1C1D"/>
            <w:kern w:val="0"/>
            <w:lang w:bidi="ar"/>
          </w:rPr>
          <w:delText xml:space="preserve"> availability changed them by approximately 1 percentage point</w:delText>
        </w:r>
      </w:del>
      <w:r>
        <w:rPr>
          <w:rFonts w:ascii="Times New Roman" w:eastAsia="Times New Roman" w:hAnsi="Times New Roman" w:cs="Times New Roman"/>
          <w:color w:val="1B1C1D"/>
          <w:kern w:val="0"/>
          <w:lang w:bidi="ar"/>
        </w:rPr>
        <w:t xml:space="preserve"> (Supplementary Table S1A).</w:t>
      </w:r>
    </w:p>
    <w:p w14:paraId="76A0B5CE"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w:t>
      </w:r>
      <w:del w:id="91187" w:author="Claude (E30 修订)" w:date="2026-10-09T12:00:00Z">
        <w:r>
          <w:rPr>
            <w:rFonts w:ascii="Times New Roman" w:eastAsia="Times New Roman" w:hAnsi="Times New Roman" w:cs="Times New Roman"/>
            <w:color w:val="1B1C1D"/>
            <w:kern w:val="0"/>
            <w:lang w:bidi="ar"/>
          </w:rPr>
          <w:delText xml:space="preserve"> the</w:delText>
        </w:r>
      </w:del>
      <w:r>
        <w:rPr>
          <w:rFonts w:ascii="Times New Roman" w:eastAsia="Times New Roman" w:hAnsi="Times New Roman" w:cs="Times New Roman"/>
          <w:color w:val="1B1C1D"/>
          <w:kern w:val="0"/>
          <w:lang w:bidi="ar"/>
        </w:rPr>
        <w:t xml:space="preserve"> paroxysmal AF</w:t>
      </w:r>
      <w:del w:id="91188" w:author="Claude (E30 修订)" w:date="2026-10-09T12:00:00Z">
        <w:r>
          <w:rPr>
            <w:rFonts w:ascii="Times New Roman" w:eastAsia="Times New Roman" w:hAnsi="Times New Roman" w:cs="Times New Roman"/>
            <w:color w:val="1B1C1D"/>
            <w:kern w:val="0"/>
            <w:lang w:bidi="ar"/>
          </w:rPr>
          <w:delText xml:space="preserve"> population</w:delText>
        </w:r>
      </w:del>
      <w:r>
        <w:rPr>
          <w:rFonts w:ascii="Times New Roman" w:eastAsia="Times New Roman" w:hAnsi="Times New Roman" w:cs="Times New Roman"/>
          <w:color w:val="1B1C1D"/>
          <w:kern w:val="0"/>
          <w:lang w:bidi="ar"/>
        </w:rPr>
        <w:t xml:space="preserve"> (n=1,</w:t>
      </w:r>
      <w:del w:id="91189" w:author="Claude (E30 修订)" w:date="2026-10-09T12:00:00Z">
        <w:r>
          <w:rPr>
            <w:rFonts w:ascii="Times New Roman" w:eastAsia="Times New Roman" w:hAnsi="Times New Roman" w:cs="Times New Roman"/>
            <w:color w:val="1B1C1D"/>
            <w:kern w:val="0"/>
            <w:lang w:bidi="ar"/>
          </w:rPr>
          <w:delText xml:space="preserve">367</w:delText>
        </w:r>
      </w:del>
      <w:ins w:id="91190" w:author="Claude (E30 修订)" w:date="2026-10-09T12:00:00Z">
        <w:r>
          <w:rPr>
            <w:rFonts w:ascii="Times New Roman" w:eastAsia="Times New Roman" w:hAnsi="Times New Roman" w:cs="Times New Roman"/>
            <w:color w:val="1B1C1D"/>
            <w:kern w:val="0"/>
            <w:lang w:bidi="ar"/>
          </w:rPr>
          <w:t xml:space="preserve">848</w:t>
        </w:r>
      </w:ins>
      <w:r>
        <w:rPr>
          <w:rFonts w:ascii="Times New Roman" w:eastAsia="Times New Roman" w:hAnsi="Times New Roman" w:cs="Times New Roman"/>
          <w:color w:val="1B1C1D"/>
          <w:kern w:val="0"/>
          <w:lang w:bidi="ar"/>
        </w:rPr>
        <w:t xml:space="preserve">), </w:t>
      </w:r>
      <w:del w:id="91191" w:author="Claude (E30 修订)" w:date="2026-10-09T12:00:00Z">
        <w:r>
          <w:rPr>
            <w:rFonts w:ascii="Times New Roman" w:eastAsia="Times New Roman" w:hAnsi="Times New Roman" w:cs="Times New Roman"/>
            <w:color w:val="1B1C1D"/>
            <w:kern w:val="0"/>
            <w:lang w:bidi="ar"/>
          </w:rPr>
          <w:delText xml:space="preserve">139</w:delText>
        </w:r>
      </w:del>
      <w:ins w:id="91192" w:author="Claude (E30 修订)" w:date="2026-10-09T12:00:00Z">
        <w:r>
          <w:rPr>
            <w:rFonts w:ascii="Times New Roman" w:eastAsia="Times New Roman" w:hAnsi="Times New Roman" w:cs="Times New Roman"/>
            <w:color w:val="1B1C1D"/>
            <w:kern w:val="0"/>
            <w:lang w:bidi="ar"/>
          </w:rPr>
          <w:t xml:space="preserve">188</w:t>
        </w:r>
      </w:ins>
      <w:r>
        <w:rPr>
          <w:rFonts w:ascii="Times New Roman" w:eastAsia="Times New Roman" w:hAnsi="Times New Roman" w:cs="Times New Roman"/>
          <w:color w:val="1B1C1D"/>
          <w:kern w:val="0"/>
          <w:lang w:bidi="ar"/>
        </w:rPr>
        <w:t xml:space="preserve"> patients (10.2%) had isolated MR, </w:t>
      </w:r>
      <w:del w:id="91193" w:author="Claude (E30 修订)" w:date="2026-10-09T12:00:00Z">
        <w:r>
          <w:rPr>
            <w:rFonts w:ascii="Times New Roman" w:eastAsia="Times New Roman" w:hAnsi="Times New Roman" w:cs="Times New Roman"/>
            <w:color w:val="1B1C1D"/>
            <w:kern w:val="0"/>
            <w:lang w:bidi="ar"/>
          </w:rPr>
          <w:delText xml:space="preserve">237</w:delText>
        </w:r>
      </w:del>
      <w:ins w:id="91194" w:author="Claude (E30 修订)" w:date="2026-10-09T12:00:00Z">
        <w:r>
          <w:rPr>
            <w:rFonts w:ascii="Times New Roman" w:eastAsia="Times New Roman" w:hAnsi="Times New Roman" w:cs="Times New Roman"/>
            <w:color w:val="1B1C1D"/>
            <w:kern w:val="0"/>
            <w:lang w:bidi="ar"/>
          </w:rPr>
          <w:t xml:space="preserve">291</w:t>
        </w:r>
      </w:ins>
      <w:r>
        <w:rPr>
          <w:rFonts w:ascii="Times New Roman" w:eastAsia="Times New Roman" w:hAnsi="Times New Roman" w:cs="Times New Roman"/>
          <w:color w:val="1B1C1D"/>
          <w:kern w:val="0"/>
          <w:lang w:bidi="ar"/>
        </w:rPr>
        <w:t xml:space="preserve"> (</w:t>
      </w:r>
      <w:del w:id="91195" w:author="Claude (E30 修订)" w:date="2026-10-09T12:00:00Z">
        <w:r>
          <w:rPr>
            <w:rFonts w:ascii="Times New Roman" w:eastAsia="Times New Roman" w:hAnsi="Times New Roman" w:cs="Times New Roman"/>
            <w:color w:val="1B1C1D"/>
            <w:kern w:val="0"/>
            <w:lang w:bidi="ar"/>
          </w:rPr>
          <w:delText xml:space="preserve">17.3%</w:delText>
        </w:r>
      </w:del>
      <w:ins w:id="91196" w:author="Claude (E30 修订)" w:date="2026-10-09T12:00:00Z">
        <w:r>
          <w:rPr>
            <w:rFonts w:ascii="Times New Roman" w:eastAsia="Times New Roman" w:hAnsi="Times New Roman" w:cs="Times New Roman"/>
            <w:color w:val="1B1C1D"/>
            <w:kern w:val="0"/>
            <w:lang w:bidi="ar"/>
          </w:rPr>
          <w:t xml:space="preserve">15.7%</w:t>
        </w:r>
      </w:ins>
      <w:r>
        <w:rPr>
          <w:rFonts w:ascii="Times New Roman" w:eastAsia="Times New Roman" w:hAnsi="Times New Roman" w:cs="Times New Roman"/>
          <w:color w:val="1B1C1D"/>
          <w:kern w:val="0"/>
          <w:lang w:bidi="ar"/>
        </w:rPr>
        <w:t xml:space="preserve">) isolated TR, and </w:t>
      </w:r>
      <w:del w:id="91197" w:author="Claude (E30 修订)" w:date="2026-10-09T12:00:00Z">
        <w:r>
          <w:rPr>
            <w:rFonts w:ascii="Times New Roman" w:eastAsia="Times New Roman" w:hAnsi="Times New Roman" w:cs="Times New Roman"/>
            <w:color w:val="1B1C1D"/>
            <w:kern w:val="0"/>
            <w:lang w:bidi="ar"/>
          </w:rPr>
          <w:delText xml:space="preserve">172</w:delText>
        </w:r>
      </w:del>
      <w:ins w:id="91198" w:author="Claude (E30 修订)" w:date="2026-10-09T12:00:00Z">
        <w:r>
          <w:rPr>
            <w:rFonts w:ascii="Times New Roman" w:eastAsia="Times New Roman" w:hAnsi="Times New Roman" w:cs="Times New Roman"/>
            <w:color w:val="1B1C1D"/>
            <w:kern w:val="0"/>
            <w:lang w:bidi="ar"/>
          </w:rPr>
          <w:t xml:space="preserve">215</w:t>
        </w:r>
      </w:ins>
      <w:r>
        <w:rPr>
          <w:rFonts w:ascii="Times New Roman" w:eastAsia="Times New Roman" w:hAnsi="Times New Roman" w:cs="Times New Roman"/>
          <w:color w:val="1B1C1D"/>
          <w:kern w:val="0"/>
          <w:lang w:bidi="ar"/>
        </w:rPr>
        <w:t xml:space="preserve"> (</w:t>
      </w:r>
      <w:del w:id="91199" w:author="Claude (E30 修订)" w:date="2026-10-09T12:00:00Z">
        <w:r>
          <w:rPr>
            <w:rFonts w:ascii="Times New Roman" w:eastAsia="Times New Roman" w:hAnsi="Times New Roman" w:cs="Times New Roman"/>
            <w:color w:val="1B1C1D"/>
            <w:kern w:val="0"/>
            <w:lang w:bidi="ar"/>
          </w:rPr>
          <w:delText xml:space="preserve">12.6%</w:delText>
        </w:r>
      </w:del>
      <w:ins w:id="91200" w:author="Claude (E30 修订)" w:date="2026-10-09T12:00:00Z">
        <w:r>
          <w:rPr>
            <w:rFonts w:ascii="Times New Roman" w:eastAsia="Times New Roman" w:hAnsi="Times New Roman" w:cs="Times New Roman"/>
            <w:color w:val="1B1C1D"/>
            <w:kern w:val="0"/>
            <w:lang w:bidi="ar"/>
          </w:rPr>
          <w:t xml:space="preserve">11.6%</w:t>
        </w:r>
      </w:ins>
      <w:r>
        <w:rPr>
          <w:rFonts w:ascii="Times New Roman" w:eastAsia="Times New Roman" w:hAnsi="Times New Roman" w:cs="Times New Roman"/>
          <w:color w:val="1B1C1D"/>
          <w:kern w:val="0"/>
          <w:lang w:bidi="ar"/>
        </w:rPr>
        <w:t xml:space="preserve">) combined disease. MR remained associated with TR after adjustment for age, sex, chamber dimensions, and LVEF (OR, </w:t>
      </w:r>
      <w:del w:id="91201" w:author="Claude (E30 修订)" w:date="2026-10-09T12:00:00Z">
        <w:r>
          <w:rPr>
            <w:rFonts w:ascii="Times New Roman" w:eastAsia="Times New Roman" w:hAnsi="Times New Roman" w:cs="Times New Roman"/>
            <w:color w:val="1B1C1D"/>
            <w:kern w:val="0"/>
            <w:lang w:bidi="ar"/>
          </w:rPr>
          <w:delText xml:space="preserve">2.58</w:delText>
        </w:r>
      </w:del>
      <w:ins w:id="91202" w:author="Claude (E30 修订)" w:date="2026-10-09T12:00:00Z">
        <w:r>
          <w:rPr>
            <w:rFonts w:ascii="Times New Roman" w:eastAsia="Times New Roman" w:hAnsi="Times New Roman" w:cs="Times New Roman"/>
            <w:color w:val="1B1C1D"/>
            <w:kern w:val="0"/>
            <w:lang w:bidi="ar"/>
          </w:rPr>
          <w:t xml:space="preserve">2.91</w:t>
        </w:r>
      </w:ins>
      <w:r>
        <w:rPr>
          <w:rFonts w:ascii="Times New Roman" w:eastAsia="Times New Roman" w:hAnsi="Times New Roman" w:cs="Times New Roman"/>
          <w:color w:val="1B1C1D"/>
          <w:kern w:val="0"/>
          <w:lang w:bidi="ar"/>
        </w:rPr>
        <w:t xml:space="preserve">; 95% CI, </w:t>
      </w:r>
      <w:del w:id="91203" w:author="Claude (E30 修订)" w:date="2026-10-09T12:00:00Z">
        <w:r>
          <w:rPr>
            <w:rFonts w:ascii="Times New Roman" w:eastAsia="Times New Roman" w:hAnsi="Times New Roman" w:cs="Times New Roman"/>
            <w:color w:val="1B1C1D"/>
            <w:kern w:val="0"/>
            <w:lang w:bidi="ar"/>
          </w:rPr>
          <w:delText xml:space="preserve">1.83–3.64</w:delText>
        </w:r>
      </w:del>
      <w:ins w:id="91204" w:author="Claude (E30 修订)" w:date="2026-10-09T12:00:00Z">
        <w:r>
          <w:rPr>
            <w:rFonts w:ascii="Times New Roman" w:eastAsia="Times New Roman" w:hAnsi="Times New Roman" w:cs="Times New Roman"/>
            <w:color w:val="1B1C1D"/>
            <w:kern w:val="0"/>
            <w:lang w:bidi="ar"/>
          </w:rPr>
          <w:t xml:space="preserve">2.14–3.96</w:t>
        </w:r>
      </w:ins>
      <w:r>
        <w:rPr>
          <w:rFonts w:ascii="Times New Roman" w:eastAsia="Times New Roman" w:hAnsi="Times New Roman" w:cs="Times New Roman"/>
          <w:color w:val="1B1C1D"/>
          <w:kern w:val="0"/>
          <w:lang w:bidi="ar"/>
        </w:rPr>
        <w:t xml:space="preserve">). Combined disease accompanied enlargement of both atria (Supplementary Table S11).</w:t>
      </w:r>
    </w:p>
    <w:p w14:paraId="0E6B8CB6"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w:t>
      </w:r>
      <w:del w:id="91205" w:author="Claude (E30 修订)" w:date="2026-10-09T12:00:00Z">
        <w:r>
          <w:rPr>
            <w:rFonts w:ascii="Times New Roman" w:eastAsia="Times New Roman" w:hAnsi="Times New Roman" w:cs="Times New Roman"/>
            <w:color w:val="1B1C1D"/>
            <w:kern w:val="0"/>
            <w:lang w:bidi="ar"/>
          </w:rPr>
          <w:delText xml:space="preserve"> the</w:delText>
        </w:r>
      </w:del>
      <w:r>
        <w:rPr>
          <w:rFonts w:ascii="Times New Roman" w:eastAsia="Times New Roman" w:hAnsi="Times New Roman" w:cs="Times New Roman"/>
          <w:color w:val="1B1C1D"/>
          <w:kern w:val="0"/>
          <w:lang w:bidi="ar"/>
        </w:rPr>
        <w:t xml:space="preserve"> persistent AF </w:t>
      </w:r>
      <w:del w:id="91206" w:author="Claude (E30 修订)" w:date="2026-10-09T12:00:00Z">
        <w:r>
          <w:rPr>
            <w:rFonts w:ascii="Times New Roman" w:eastAsia="Times New Roman" w:hAnsi="Times New Roman" w:cs="Times New Roman"/>
            <w:color w:val="1B1C1D"/>
            <w:kern w:val="0"/>
            <w:lang w:bidi="ar"/>
          </w:rPr>
          <w:delText xml:space="preserve">population </w:delText>
        </w:r>
      </w:del>
      <w:r>
        <w:rPr>
          <w:rFonts w:ascii="Times New Roman" w:eastAsia="Times New Roman" w:hAnsi="Times New Roman" w:cs="Times New Roman"/>
          <w:color w:val="1B1C1D"/>
          <w:kern w:val="0"/>
          <w:lang w:bidi="ar"/>
        </w:rPr>
        <w:t xml:space="preserve">(n=</w:t>
      </w:r>
      <w:del w:id="91207" w:author="Claude (E30 修订)" w:date="2026-10-09T12:00:00Z">
        <w:r>
          <w:rPr>
            <w:rFonts w:ascii="Times New Roman" w:eastAsia="Times New Roman" w:hAnsi="Times New Roman" w:cs="Times New Roman"/>
            <w:color w:val="1B1C1D"/>
            <w:kern w:val="0"/>
            <w:lang w:bidi="ar"/>
          </w:rPr>
          <w:delText xml:space="preserve">955</w:delText>
        </w:r>
      </w:del>
      <w:ins w:id="91208" w:author="Claude (E30 修订)" w:date="2026-10-09T12:00:00Z">
        <w:r>
          <w:rPr>
            <w:rFonts w:ascii="Times New Roman" w:eastAsia="Times New Roman" w:hAnsi="Times New Roman" w:cs="Times New Roman"/>
            <w:color w:val="1B1C1D"/>
            <w:kern w:val="0"/>
            <w:lang w:bidi="ar"/>
          </w:rPr>
          <w:t xml:space="preserve">1,197</w:t>
        </w:r>
      </w:ins>
      <w:r>
        <w:rPr>
          <w:rFonts w:ascii="Times New Roman" w:eastAsia="Times New Roman" w:hAnsi="Times New Roman" w:cs="Times New Roman"/>
          <w:color w:val="1B1C1D"/>
          <w:kern w:val="0"/>
          <w:lang w:bidi="ar"/>
        </w:rPr>
        <w:t xml:space="preserve">), </w:t>
      </w:r>
      <w:del w:id="91209" w:author="Claude (E30 修订)" w:date="2026-10-09T12:00:00Z">
        <w:r>
          <w:rPr>
            <w:rFonts w:ascii="Times New Roman" w:eastAsia="Times New Roman" w:hAnsi="Times New Roman" w:cs="Times New Roman"/>
            <w:color w:val="1B1C1D"/>
            <w:kern w:val="0"/>
            <w:lang w:bidi="ar"/>
          </w:rPr>
          <w:delText xml:space="preserve">86</w:delText>
        </w:r>
      </w:del>
      <w:ins w:id="91210" w:author="Claude (E30 修订)" w:date="2026-10-09T12:00:00Z">
        <w:r>
          <w:rPr>
            <w:rFonts w:ascii="Times New Roman" w:eastAsia="Times New Roman" w:hAnsi="Times New Roman" w:cs="Times New Roman"/>
            <w:color w:val="1B1C1D"/>
            <w:kern w:val="0"/>
            <w:lang w:bidi="ar"/>
          </w:rPr>
          <w:t xml:space="preserve">115</w:t>
        </w:r>
      </w:ins>
      <w:r>
        <w:rPr>
          <w:rFonts w:ascii="Times New Roman" w:eastAsia="Times New Roman" w:hAnsi="Times New Roman" w:cs="Times New Roman"/>
          <w:color w:val="1B1C1D"/>
          <w:kern w:val="0"/>
          <w:lang w:bidi="ar"/>
        </w:rPr>
        <w:t xml:space="preserve"> patients (</w:t>
      </w:r>
      <w:del w:id="91211" w:author="Claude (E30 修订)" w:date="2026-10-09T12:00:00Z">
        <w:r>
          <w:rPr>
            <w:rFonts w:ascii="Times New Roman" w:eastAsia="Times New Roman" w:hAnsi="Times New Roman" w:cs="Times New Roman"/>
            <w:color w:val="1B1C1D"/>
            <w:kern w:val="0"/>
            <w:lang w:bidi="ar"/>
          </w:rPr>
          <w:delText xml:space="preserve">9.0%</w:delText>
        </w:r>
      </w:del>
      <w:ins w:id="91212" w:author="Claude (E30 修订)" w:date="2026-10-09T12:00:00Z">
        <w:r>
          <w:rPr>
            <w:rFonts w:ascii="Times New Roman" w:eastAsia="Times New Roman" w:hAnsi="Times New Roman" w:cs="Times New Roman"/>
            <w:color w:val="1B1C1D"/>
            <w:kern w:val="0"/>
            <w:lang w:bidi="ar"/>
          </w:rPr>
          <w:t xml:space="preserve">9.6%</w:t>
        </w:r>
      </w:ins>
      <w:r>
        <w:rPr>
          <w:rFonts w:ascii="Times New Roman" w:eastAsia="Times New Roman" w:hAnsi="Times New Roman" w:cs="Times New Roman"/>
          <w:color w:val="1B1C1D"/>
          <w:kern w:val="0"/>
          <w:lang w:bidi="ar"/>
        </w:rPr>
        <w:t xml:space="preserve">) had isolated MR, </w:t>
      </w:r>
      <w:del w:id="91213" w:author="Claude (E30 修订)" w:date="2026-10-09T12:00:00Z">
        <w:r>
          <w:rPr>
            <w:rFonts w:ascii="Times New Roman" w:eastAsia="Times New Roman" w:hAnsi="Times New Roman" w:cs="Times New Roman"/>
            <w:color w:val="1B1C1D"/>
            <w:kern w:val="0"/>
            <w:lang w:bidi="ar"/>
          </w:rPr>
          <w:delText xml:space="preserve">261</w:delText>
        </w:r>
      </w:del>
      <w:ins w:id="91214" w:author="Claude (E30 修订)" w:date="2026-10-09T12:00:00Z">
        <w:r>
          <w:rPr>
            <w:rFonts w:ascii="Times New Roman" w:eastAsia="Times New Roman" w:hAnsi="Times New Roman" w:cs="Times New Roman"/>
            <w:color w:val="1B1C1D"/>
            <w:kern w:val="0"/>
            <w:lang w:bidi="ar"/>
          </w:rPr>
          <w:t xml:space="preserve">314</w:t>
        </w:r>
      </w:ins>
      <w:r>
        <w:rPr>
          <w:rFonts w:ascii="Times New Roman" w:eastAsia="Times New Roman" w:hAnsi="Times New Roman" w:cs="Times New Roman"/>
          <w:color w:val="1B1C1D"/>
          <w:kern w:val="0"/>
          <w:lang w:bidi="ar"/>
        </w:rPr>
        <w:t xml:space="preserve"> (</w:t>
      </w:r>
      <w:del w:id="91215" w:author="Claude (E30 修订)" w:date="2026-10-09T12:00:00Z">
        <w:r>
          <w:rPr>
            <w:rFonts w:ascii="Times New Roman" w:eastAsia="Times New Roman" w:hAnsi="Times New Roman" w:cs="Times New Roman"/>
            <w:color w:val="1B1C1D"/>
            <w:kern w:val="0"/>
            <w:lang w:bidi="ar"/>
          </w:rPr>
          <w:delText xml:space="preserve">27.3%</w:delText>
        </w:r>
      </w:del>
      <w:ins w:id="91216" w:author="Claude (E30 修订)" w:date="2026-10-09T12:00:00Z">
        <w:r>
          <w:rPr>
            <w:rFonts w:ascii="Times New Roman" w:eastAsia="Times New Roman" w:hAnsi="Times New Roman" w:cs="Times New Roman"/>
            <w:color w:val="1B1C1D"/>
            <w:kern w:val="0"/>
            <w:lang w:bidi="ar"/>
          </w:rPr>
          <w:t xml:space="preserve">26.2%</w:t>
        </w:r>
      </w:ins>
      <w:r>
        <w:rPr>
          <w:rFonts w:ascii="Times New Roman" w:eastAsia="Times New Roman" w:hAnsi="Times New Roman" w:cs="Times New Roman"/>
          <w:color w:val="1B1C1D"/>
          <w:kern w:val="0"/>
          <w:lang w:bidi="ar"/>
        </w:rPr>
        <w:t xml:space="preserve">) isolated TR, and </w:t>
      </w:r>
      <w:del w:id="91217" w:author="Claude (E30 修订)" w:date="2026-10-09T12:00:00Z">
        <w:r>
          <w:rPr>
            <w:rFonts w:ascii="Times New Roman" w:eastAsia="Times New Roman" w:hAnsi="Times New Roman" w:cs="Times New Roman"/>
            <w:color w:val="1B1C1D"/>
            <w:kern w:val="0"/>
            <w:lang w:bidi="ar"/>
          </w:rPr>
          <w:delText xml:space="preserve">361</w:delText>
        </w:r>
      </w:del>
      <w:ins w:id="91218" w:author="Claude (E30 修订)" w:date="2026-10-09T12:00:00Z">
        <w:r>
          <w:rPr>
            <w:rFonts w:ascii="Times New Roman" w:eastAsia="Times New Roman" w:hAnsi="Times New Roman" w:cs="Times New Roman"/>
            <w:color w:val="1B1C1D"/>
            <w:kern w:val="0"/>
            <w:lang w:bidi="ar"/>
          </w:rPr>
          <w:t xml:space="preserve">448</w:t>
        </w:r>
      </w:ins>
      <w:r>
        <w:rPr>
          <w:rFonts w:ascii="Times New Roman" w:eastAsia="Times New Roman" w:hAnsi="Times New Roman" w:cs="Times New Roman"/>
          <w:color w:val="1B1C1D"/>
          <w:kern w:val="0"/>
          <w:lang w:bidi="ar"/>
        </w:rPr>
        <w:t xml:space="preserve"> (</w:t>
      </w:r>
      <w:del w:id="91219" w:author="Claude (E30 修订)" w:date="2026-10-09T12:00:00Z">
        <w:r>
          <w:rPr>
            <w:rFonts w:ascii="Times New Roman" w:eastAsia="Times New Roman" w:hAnsi="Times New Roman" w:cs="Times New Roman"/>
            <w:color w:val="1B1C1D"/>
            <w:kern w:val="0"/>
            <w:lang w:bidi="ar"/>
          </w:rPr>
          <w:delText xml:space="preserve">37.8%</w:delText>
        </w:r>
      </w:del>
      <w:ins w:id="91220" w:author="Claude (E30 修订)" w:date="2026-10-09T12:00:00Z">
        <w:r>
          <w:rPr>
            <w:rFonts w:ascii="Times New Roman" w:eastAsia="Times New Roman" w:hAnsi="Times New Roman" w:cs="Times New Roman"/>
            <w:color w:val="1B1C1D"/>
            <w:kern w:val="0"/>
            <w:lang w:bidi="ar"/>
          </w:rPr>
          <w:t xml:space="preserve">37.4%</w:t>
        </w:r>
      </w:ins>
      <w:r>
        <w:rPr>
          <w:rFonts w:ascii="Times New Roman" w:eastAsia="Times New Roman" w:hAnsi="Times New Roman" w:cs="Times New Roman"/>
          <w:color w:val="1B1C1D"/>
          <w:kern w:val="0"/>
          <w:lang w:bidi="ar"/>
        </w:rPr>
        <w:t xml:space="preserve">) combined disease. The adjusted MR–TR association was also present (OR, </w:t>
      </w:r>
      <w:del w:id="91221" w:author="Claude (E30 修订)" w:date="2026-10-09T12:00:00Z">
        <w:r>
          <w:rPr>
            <w:rFonts w:ascii="Times New Roman" w:eastAsia="Times New Roman" w:hAnsi="Times New Roman" w:cs="Times New Roman"/>
            <w:color w:val="1B1C1D"/>
            <w:kern w:val="0"/>
            <w:lang w:bidi="ar"/>
          </w:rPr>
          <w:delText xml:space="preserve">2.87</w:delText>
        </w:r>
      </w:del>
      <w:ins w:id="91222" w:author="Claude (E30 修订)" w:date="2026-10-09T12:00:00Z">
        <w:r>
          <w:rPr>
            <w:rFonts w:ascii="Times New Roman" w:eastAsia="Times New Roman" w:hAnsi="Times New Roman" w:cs="Times New Roman"/>
            <w:color w:val="1B1C1D"/>
            <w:kern w:val="0"/>
            <w:lang w:bidi="ar"/>
          </w:rPr>
          <w:t xml:space="preserve">2.83</w:t>
        </w:r>
      </w:ins>
      <w:r>
        <w:rPr>
          <w:rFonts w:ascii="Times New Roman" w:eastAsia="Times New Roman" w:hAnsi="Times New Roman" w:cs="Times New Roman"/>
          <w:color w:val="1B1C1D"/>
          <w:kern w:val="0"/>
          <w:lang w:bidi="ar"/>
        </w:rPr>
        <w:t xml:space="preserve">; 95% CI, </w:t>
      </w:r>
      <w:del w:id="91223" w:author="Claude (E30 修订)" w:date="2026-10-09T12:00:00Z">
        <w:r>
          <w:rPr>
            <w:rFonts w:ascii="Times New Roman" w:eastAsia="Times New Roman" w:hAnsi="Times New Roman" w:cs="Times New Roman"/>
            <w:color w:val="1B1C1D"/>
            <w:kern w:val="0"/>
            <w:lang w:bidi="ar"/>
          </w:rPr>
          <w:delText xml:space="preserve">1.93–4.29</w:delText>
        </w:r>
      </w:del>
      <w:ins w:id="91224" w:author="Claude (E30 修订)" w:date="2026-10-09T12:00:00Z">
        <w:r>
          <w:rPr>
            <w:rFonts w:ascii="Times New Roman" w:eastAsia="Times New Roman" w:hAnsi="Times New Roman" w:cs="Times New Roman"/>
            <w:color w:val="1B1C1D"/>
            <w:kern w:val="0"/>
            <w:lang w:bidi="ar"/>
          </w:rPr>
          <w:t xml:space="preserve">2.00–4.01</w:t>
        </w:r>
      </w:ins>
      <w:r>
        <w:rPr>
          <w:rFonts w:ascii="Times New Roman" w:eastAsia="Times New Roman" w:hAnsi="Times New Roman" w:cs="Times New Roman"/>
          <w:color w:val="1B1C1D"/>
          <w:kern w:val="0"/>
          <w:lang w:bidi="ar"/>
        </w:rPr>
        <w:t xml:space="preserve">), with enlargement of both atria in combined disease. Its greater prevalence than in paroxysmal AF persisted after age and sex adjustment (prevalence ratio, </w:t>
      </w:r>
      <w:del w:id="91225" w:author="Claude (E30 修订)" w:date="2026-10-09T12:00:00Z">
        <w:r>
          <w:rPr>
            <w:rFonts w:ascii="Times New Roman" w:eastAsia="Times New Roman" w:hAnsi="Times New Roman" w:cs="Times New Roman"/>
            <w:color w:val="1B1C1D"/>
            <w:kern w:val="0"/>
            <w:lang w:bidi="ar"/>
          </w:rPr>
          <w:delText xml:space="preserve">3.12</w:delText>
        </w:r>
      </w:del>
      <w:ins w:id="91226" w:author="Claude (E30 修订)" w:date="2026-10-09T12:00:00Z">
        <w:r>
          <w:rPr>
            <w:rFonts w:ascii="Times New Roman" w:eastAsia="Times New Roman" w:hAnsi="Times New Roman" w:cs="Times New Roman"/>
            <w:color w:val="1B1C1D"/>
            <w:kern w:val="0"/>
            <w:lang w:bidi="ar"/>
          </w:rPr>
          <w:t xml:space="preserve">3.32</w:t>
        </w:r>
      </w:ins>
      <w:r>
        <w:rPr>
          <w:rFonts w:ascii="Times New Roman" w:eastAsia="Times New Roman" w:hAnsi="Times New Roman" w:cs="Times New Roman"/>
          <w:color w:val="1B1C1D"/>
          <w:kern w:val="0"/>
          <w:lang w:bidi="ar"/>
        </w:rPr>
        <w:t xml:space="preserve">; 95% CI, </w:t>
      </w:r>
      <w:del w:id="91227" w:author="Claude (E30 修订)" w:date="2026-10-09T12:00:00Z">
        <w:r>
          <w:rPr>
            <w:rFonts w:ascii="Times New Roman" w:eastAsia="Times New Roman" w:hAnsi="Times New Roman" w:cs="Times New Roman"/>
            <w:color w:val="1B1C1D"/>
            <w:kern w:val="0"/>
            <w:lang w:bidi="ar"/>
          </w:rPr>
          <w:delText xml:space="preserve">2.67–3.65</w:delText>
        </w:r>
      </w:del>
      <w:ins w:id="91228" w:author="Claude (E30 修订)" w:date="2026-10-09T12:00:00Z">
        <w:r>
          <w:rPr>
            <w:rFonts w:ascii="Times New Roman" w:eastAsia="Times New Roman" w:hAnsi="Times New Roman" w:cs="Times New Roman"/>
            <w:color w:val="1B1C1D"/>
            <w:kern w:val="0"/>
            <w:lang w:bidi="ar"/>
          </w:rPr>
          <w:t xml:space="preserve">2.88–3.82</w:t>
        </w:r>
      </w:ins>
      <w:r>
        <w:rPr>
          <w:rFonts w:ascii="Times New Roman" w:eastAsia="Times New Roman" w:hAnsi="Times New Roman" w:cs="Times New Roman"/>
          <w:color w:val="1B1C1D"/>
          <w:kern w:val="0"/>
          <w:lang w:bidi="ar"/>
        </w:rPr>
        <w:t xml:space="preserve">).</w:t>
      </w:r>
    </w:p>
    <w:p w14:paraId="4F01D2B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Overall, MR–TR co-occurrence exceeded the expectation conditional on age, sex, and AF type (observed/expected ratio, </w:t>
      </w:r>
      <w:del w:id="91229" w:author="Claude (E30 修订)" w:date="2026-10-09T12:00:00Z">
        <w:r>
          <w:rPr>
            <w:rFonts w:ascii="Times New Roman" w:eastAsia="Times New Roman" w:hAnsi="Times New Roman" w:cs="Times New Roman"/>
            <w:color w:val="1B1C1D"/>
            <w:kern w:val="0"/>
            <w:lang w:bidi="ar"/>
          </w:rPr>
          <w:delText xml:space="preserve">1.26</w:delText>
        </w:r>
      </w:del>
      <w:ins w:id="91230" w:author="Claude (E30 修订)" w:date="2026-10-09T12:00:00Z">
        <w:r>
          <w:rPr>
            <w:rFonts w:ascii="Times New Roman" w:eastAsia="Times New Roman" w:hAnsi="Times New Roman" w:cs="Times New Roman"/>
            <w:color w:val="1B1C1D"/>
            <w:kern w:val="0"/>
            <w:lang w:bidi="ar"/>
          </w:rPr>
          <w:t xml:space="preserve">1.27</w:t>
        </w:r>
      </w:ins>
      <w:r>
        <w:rPr>
          <w:rFonts w:ascii="Times New Roman" w:eastAsia="Times New Roman" w:hAnsi="Times New Roman" w:cs="Times New Roman"/>
          <w:color w:val="1B1C1D"/>
          <w:kern w:val="0"/>
          <w:lang w:bidi="ar"/>
        </w:rPr>
        <w:t xml:space="preserve">; 95% CI, </w:t>
      </w:r>
      <w:del w:id="91231" w:author="Claude (E30 修订)" w:date="2026-10-09T12:00:00Z">
        <w:r>
          <w:rPr>
            <w:rFonts w:ascii="Times New Roman" w:eastAsia="Times New Roman" w:hAnsi="Times New Roman" w:cs="Times New Roman"/>
            <w:color w:val="1B1C1D"/>
            <w:kern w:val="0"/>
            <w:lang w:bidi="ar"/>
          </w:rPr>
          <w:delText xml:space="preserve">1.20–1.30</w:delText>
        </w:r>
      </w:del>
      <w:ins w:id="91232" w:author="Claude (E30 修订)" w:date="2026-10-09T12:00:00Z">
        <w:r>
          <w:rPr>
            <w:rFonts w:ascii="Times New Roman" w:eastAsia="Times New Roman" w:hAnsi="Times New Roman" w:cs="Times New Roman"/>
            <w:color w:val="1B1C1D"/>
            <w:kern w:val="0"/>
            <w:lang w:bidi="ar"/>
          </w:rPr>
          <w:t xml:space="preserve">1.22–1.32</w:t>
        </w:r>
      </w:ins>
      <w:r>
        <w:rPr>
          <w:rFonts w:ascii="Times New Roman" w:eastAsia="Times New Roman" w:hAnsi="Times New Roman" w:cs="Times New Roman"/>
          <w:color w:val="1B1C1D"/>
          <w:kern w:val="0"/>
          <w:lang w:bidi="ar"/>
        </w:rPr>
        <w:t xml:space="preserve">). In combined disease, grade ≥2 MR occurred in </w:t>
      </w:r>
      <w:del w:id="91233" w:author="Claude (E30 修订)" w:date="2026-10-09T12:00:00Z">
        <w:r>
          <w:rPr>
            <w:rFonts w:ascii="Times New Roman" w:eastAsia="Times New Roman" w:hAnsi="Times New Roman" w:cs="Times New Roman"/>
            <w:color w:val="1B1C1D"/>
            <w:kern w:val="0"/>
            <w:lang w:bidi="ar"/>
          </w:rPr>
          <w:delText xml:space="preserve">38.1%</w:delText>
        </w:r>
      </w:del>
      <w:ins w:id="91234" w:author="Claude (E30 修订)" w:date="2026-10-09T12:00:00Z">
        <w:r>
          <w:rPr>
            <w:rFonts w:ascii="Times New Roman" w:eastAsia="Times New Roman" w:hAnsi="Times New Roman" w:cs="Times New Roman"/>
            <w:color w:val="1B1C1D"/>
            <w:kern w:val="0"/>
            <w:lang w:bidi="ar"/>
          </w:rPr>
          <w:t xml:space="preserve">37.7%</w:t>
        </w:r>
      </w:ins>
      <w:r>
        <w:rPr>
          <w:rFonts w:ascii="Times New Roman" w:eastAsia="Times New Roman" w:hAnsi="Times New Roman" w:cs="Times New Roman"/>
          <w:color w:val="1B1C1D"/>
          <w:kern w:val="0"/>
          <w:lang w:bidi="ar"/>
        </w:rPr>
        <w:t xml:space="preserve">, versus </w:t>
      </w:r>
      <w:del w:id="91235" w:author="Claude (E30 修订)" w:date="2026-10-09T12:00:00Z">
        <w:r>
          <w:rPr>
            <w:rFonts w:ascii="Times New Roman" w:eastAsia="Times New Roman" w:hAnsi="Times New Roman" w:cs="Times New Roman"/>
            <w:color w:val="1B1C1D"/>
            <w:kern w:val="0"/>
            <w:lang w:bidi="ar"/>
          </w:rPr>
          <w:delText xml:space="preserve">26.2%</w:delText>
        </w:r>
      </w:del>
      <w:ins w:id="91236" w:author="Claude (E30 修订)" w:date="2026-10-09T12:00:00Z">
        <w:r>
          <w:rPr>
            <w:rFonts w:ascii="Times New Roman" w:eastAsia="Times New Roman" w:hAnsi="Times New Roman" w:cs="Times New Roman"/>
            <w:color w:val="1B1C1D"/>
            <w:kern w:val="0"/>
            <w:lang w:bidi="ar"/>
          </w:rPr>
          <w:t xml:space="preserve">22.8%</w:t>
        </w:r>
      </w:ins>
      <w:r>
        <w:rPr>
          <w:rFonts w:ascii="Times New Roman" w:eastAsia="Times New Roman" w:hAnsi="Times New Roman" w:cs="Times New Roman"/>
          <w:color w:val="1B1C1D"/>
          <w:kern w:val="0"/>
          <w:lang w:bidi="ar"/>
        </w:rPr>
        <w:t xml:space="preserve"> with isolated MR; corresponding TR proportions were </w:t>
      </w:r>
      <w:del w:id="91237" w:author="Claude (E30 修订)" w:date="2026-10-09T12:00:00Z">
        <w:r>
          <w:rPr>
            <w:rFonts w:ascii="Times New Roman" w:eastAsia="Times New Roman" w:hAnsi="Times New Roman" w:cs="Times New Roman"/>
            <w:color w:val="1B1C1D"/>
            <w:kern w:val="0"/>
            <w:lang w:bidi="ar"/>
          </w:rPr>
          <w:delText xml:space="preserve">53.7%</w:delText>
        </w:r>
      </w:del>
      <w:ins w:id="91238" w:author="Claude (E30 修订)" w:date="2026-10-09T12:00:00Z">
        <w:r>
          <w:rPr>
            <w:rFonts w:ascii="Times New Roman" w:eastAsia="Times New Roman" w:hAnsi="Times New Roman" w:cs="Times New Roman"/>
            <w:color w:val="1B1C1D"/>
            <w:kern w:val="0"/>
            <w:lang w:bidi="ar"/>
          </w:rPr>
          <w:t xml:space="preserve">52.8%</w:t>
        </w:r>
      </w:ins>
      <w:r>
        <w:rPr>
          <w:rFonts w:ascii="Times New Roman" w:eastAsia="Times New Roman" w:hAnsi="Times New Roman" w:cs="Times New Roman"/>
          <w:color w:val="1B1C1D"/>
          <w:kern w:val="0"/>
          <w:lang w:bidi="ar"/>
        </w:rPr>
        <w:t xml:space="preserve"> and </w:t>
      </w:r>
      <w:del w:id="91239" w:author="Claude (E30 修订)" w:date="2026-10-09T12:00:00Z">
        <w:r>
          <w:rPr>
            <w:rFonts w:ascii="Times New Roman" w:eastAsia="Times New Roman" w:hAnsi="Times New Roman" w:cs="Times New Roman"/>
            <w:color w:val="1B1C1D"/>
            <w:kern w:val="0"/>
            <w:lang w:bidi="ar"/>
          </w:rPr>
          <w:delText xml:space="preserve">29.9%.</w:delText>
        </w:r>
      </w:del>
      <w:ins w:id="91240" w:author="Claude (E30 修订)" w:date="2026-10-09T12:00:00Z">
        <w:r>
          <w:rPr>
            <w:rFonts w:ascii="Times New Roman" w:eastAsia="Times New Roman" w:hAnsi="Times New Roman" w:cs="Times New Roman"/>
            <w:color w:val="1B1C1D"/>
            <w:kern w:val="0"/>
            <w:lang w:bidi="ar"/>
          </w:rPr>
          <w:t xml:space="preserve">27.9%.</w:t>
        </w:r>
      </w:ins>
      <w:r>
        <w:rPr>
          <w:rFonts w:ascii="Times New Roman" w:eastAsia="Times New Roman" w:hAnsi="Times New Roman" w:cs="Times New Roman"/>
          <w:color w:val="1B1C1D"/>
          <w:kern w:val="0"/>
          <w:lang w:bidi="ar"/>
        </w:rPr>
        <w:t xml:space="preserve"> LA enlargement predominated with isolated MR and RA enlargement with isolated TR (Supplementary Table S1A).</w:t>
      </w:r>
    </w:p>
    <w:p w14:paraId="13FEBECF" w14:textId="77777777" w:rsidR="00870F3C" w:rsidRDefault="00000000">
      <w:pPr>
        <w:keepNext/>
        <w:spacing w:after="80" w:line="240" w:lineRule="auto"/>
        <w:jc w:val="center"/>
        <w:rPr>
          <w:rFonts w:ascii="Times New Roman" w:eastAsia="宋体" w:hAnsi="Times New Roman" w:cs="Times New Roman"/>
          <w:color w:val="1B1C1D"/>
          <w:kern w:val="0"/>
          <w:lang w:bidi="ar"/>
        </w:rPr>
      </w:pPr>
      <w:r>
        <w:rPr>
          <w:noProof/>
        </w:rPr>
        <w:lastRenderedPageBreak/>
        <w:drawing>
          <wp:inline distT="0" distB="0" distL="114300" distR="114300" wp14:anchorId="746F8D28" wp14:editId="7687200E">
            <wp:extent cx="5733288" cy="6787878"/>
            <wp:effectExtent l="0" t="0" r="0" b="0"/>
            <wp:docPr id="91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733288" cy="6787878"/>
                    </a:xfrm>
                    <a:prstGeom prst="rect">
                      <a:avLst/>
                    </a:prstGeom>
                  </pic:spPr>
                </pic:pic>
              </a:graphicData>
            </a:graphic>
          </wp:inline>
        </w:drawing>
      </w:r>
    </w:p>
    <w:p w14:paraId="2EEAC160" w14:textId="77777777" w:rsidR="00870F3C" w:rsidRDefault="00000000">
      <w:pPr>
        <w:keepNext/>
        <w:rPr/>
      </w:pPr>
      <w:r>
        <w:rPr>
          <w:rFonts w:ascii="Times New Roman" w:eastAsia="Times New Roman" w:hAnsi="Times New Roman" w:cs="Times New Roman"/>
          <w:b/>
          <w:color w:val="1B1C1D"/>
          <w:kern w:val="0"/>
          <w:lang w:bidi="ar"/>
        </w:rPr>
        <w:t>Figure 2. Regurgitation burden before ablation and its course at 1 month and about 1 year.</w:t>
      </w:r>
    </w:p>
    <w:p w14:paraId="7F093FDC" w14:textId="77777777" w:rsidR="00870F3C" w:rsidRDefault="00000000">
      <w:pPr>
        <w:keepNext/>
        <w:rPr/>
      </w:pPr>
      <w:r>
        <w:rPr>
          <w:rFonts w:ascii="Times New Roman" w:eastAsia="Times New Roman" w:hAnsi="Times New Roman" w:cs="Times New Roman"/>
          <w:b/>
          <w:color w:val="1B1C1D"/>
        </w:rPr>
        <w:t xml:space="preserve">Table 1.</w:t>
      </w:r>
      <w:r>
        <w:rPr>
          <w:rFonts w:ascii="Times New Roman" w:eastAsia="Times New Roman" w:hAnsi="Times New Roman" w:cs="Times New Roman"/>
          <w:color w:val="1B1C1D"/>
        </w:rPr>
        <w:t xml:space="preserve"> Baseline characteristics by AF type in the baseline phenotype and paired response </w:t>
      </w:r>
      <w:del w:id="91241" w:author="Claude (E30 修订)" w:date="2026-10-09T12:00:00Z">
        <w:r>
          <w:rPr>
            <w:rFonts w:ascii="Times New Roman" w:eastAsia="Times New Roman" w:hAnsi="Times New Roman" w:cs="Times New Roman"/>
            <w:color w:val="1B1C1D"/>
          </w:rPr>
          <w:delText xml:space="preserve">cohorts.</w:delText>
        </w:r>
      </w:del>
      <w:ins w:id="91242" w:author="Claude (E30 修订)" w:date="2026-10-09T12:00:00Z">
        <w:r>
          <w:rPr>
            <w:rFonts w:ascii="Times New Roman" w:eastAsia="Times New Roman" w:hAnsi="Times New Roman" w:cs="Times New Roman"/>
            <w:color w:val="1B1C1D"/>
          </w:rPr>
          <w:t xml:space="preserve">analysis sets.</w:t>
        </w:r>
      </w:ins>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811"/>
        <w:gridCol w:w="2199"/>
        <w:gridCol w:w="2194"/>
        <w:gridCol w:w="1038"/>
      </w:tblGrid>
      <w:tr w:rsidR="005675A1" w14:paraId="39C48CE7" w14:textId="77777777">
        <w:trPr>
          <w:cantSplit/>
          <w:tblHeader/>
          <w:tblCellSpacing w:w="15" w:type="dxa"/>
          <w:jc w:val="center"/>
        </w:trPr>
        <w:tc>
          <w:tcPr>
            <w:tcW w:w="3842" w:type="dxa"/>
            <w:tcBorders>
              <w:bottom w:val="single" w:sz="4" w:space="0" w:color="auto"/>
            </w:tcBorders>
            <w:tcMar>
              <w:top w:w="40" w:type="dxa"/>
              <w:left w:w="110" w:type="dxa"/>
              <w:bottom w:w="40" w:type="dxa"/>
              <w:right w:w="110" w:type="dxa"/>
            </w:tcMar>
            <w:vAlign w:val="center"/>
          </w:tcPr>
          <w:p w14:paraId="20E3DFC6" w14:textId="77777777" w:rsidR="005675A1" w:rsidRDefault="00000000">
            <w:pPr>
              <w:keepNext/>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Characteristic</w:t>
            </w:r>
          </w:p>
        </w:tc>
        <w:tc>
          <w:tcPr>
            <w:tcW w:w="2200" w:type="dxa"/>
            <w:tcBorders>
              <w:bottom w:val="single" w:sz="4" w:space="0" w:color="auto"/>
            </w:tcBorders>
            <w:tcMar>
              <w:top w:w="40" w:type="dxa"/>
              <w:left w:w="110" w:type="dxa"/>
              <w:bottom w:w="40" w:type="dxa"/>
              <w:right w:w="110" w:type="dxa"/>
            </w:tcMar>
            <w:vAlign w:val="center"/>
          </w:tcPr>
          <w:p w14:paraId="610C645A"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Paroxysmal AF</w:t>
            </w:r>
          </w:p>
        </w:tc>
        <w:tc>
          <w:tcPr>
            <w:tcW w:w="2200" w:type="dxa"/>
            <w:tcBorders>
              <w:bottom w:val="single" w:sz="4" w:space="0" w:color="auto"/>
            </w:tcBorders>
            <w:tcMar>
              <w:top w:w="40" w:type="dxa"/>
              <w:left w:w="110" w:type="dxa"/>
              <w:bottom w:w="40" w:type="dxa"/>
              <w:right w:w="110" w:type="dxa"/>
            </w:tcMar>
            <w:vAlign w:val="center"/>
          </w:tcPr>
          <w:p w14:paraId="3372BE17"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Persistent AF</w:t>
            </w:r>
          </w:p>
        </w:tc>
        <w:tc>
          <w:tcPr>
            <w:tcW w:w="1000" w:type="dxa"/>
            <w:tcBorders>
              <w:bottom w:val="single" w:sz="4" w:space="0" w:color="auto"/>
            </w:tcBorders>
            <w:tcMar>
              <w:top w:w="40" w:type="dxa"/>
              <w:left w:w="110" w:type="dxa"/>
              <w:bottom w:w="40" w:type="dxa"/>
              <w:right w:w="110" w:type="dxa"/>
            </w:tcMar>
            <w:vAlign w:val="center"/>
          </w:tcPr>
          <w:p w14:paraId="53F359B0"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 value</w:t>
            </w:r>
          </w:p>
        </w:tc>
      </w:tr>
      <w:tr w:rsidR="005675A1" w14:paraId="732A3ADA" w14:textId="77777777">
        <w:trPr>
          <w:cantSplit/>
          <w:tblCellSpacing w:w="15" w:type="dxa"/>
          <w:jc w:val="center"/>
        </w:trPr>
        <w:tc>
          <w:tcPr>
            <w:tcW w:w="9242" w:type="dxa"/>
            <w:gridSpan w:val="4"/>
            <w:tcMar>
              <w:top w:w="40" w:type="dxa"/>
              <w:left w:w="110" w:type="dxa"/>
              <w:bottom w:w="40" w:type="dxa"/>
              <w:right w:w="110" w:type="dxa"/>
            </w:tcMar>
            <w:vAlign w:val="center"/>
          </w:tcPr>
          <w:p w14:paraId="445E5D33"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 xml:space="preserve">Baseline phenotype </w:t>
            </w:r>
            <w:del w:id="91245" w:author="Claude (E30 修订)" w:date="2026-10-09T12:00:00Z">
              <w:r>
                <w:rPr>
                  <w:rFonts w:ascii="Times New Roman" w:eastAsia="Times New Roman" w:hAnsi="Times New Roman" w:cs="Times New Roman"/>
                  <w:b/>
                  <w:color w:val="1B1C1D"/>
                  <w:sz w:val="20"/>
                  <w:szCs w:val="20"/>
                </w:rPr>
                <w:delText xml:space="preserve">cohort</w:delText>
              </w:r>
            </w:del>
            <w:ins w:id="91246" w:author="Claude (E30 修订)" w:date="2026-10-09T12:00:00Z">
              <w:r>
                <w:rPr>
                  <w:rFonts w:ascii="Times New Roman" w:eastAsia="Times New Roman" w:hAnsi="Times New Roman" w:cs="Times New Roman"/>
                  <w:b/>
                  <w:color w:val="1B1C1D"/>
                  <w:sz w:val="20"/>
                  <w:szCs w:val="20"/>
                </w:rPr>
                <w:t xml:space="preserve">set</w:t>
              </w:r>
            </w:ins>
            <w:r>
              <w:rPr>
                <w:rFonts w:ascii="Times New Roman" w:eastAsia="Times New Roman" w:hAnsi="Times New Roman" w:cs="Times New Roman"/>
                <w:b/>
                <w:color w:val="1B1C1D"/>
                <w:sz w:val="20"/>
                <w:szCs w:val="20"/>
              </w:rPr>
              <w:t xml:space="preserve"> (patients)</w:t>
            </w:r>
          </w:p>
        </w:tc>
      </w:tr>
      <w:tr w:rsidR="005675A1" w14:paraId="3063B9DB" w14:textId="77777777">
        <w:trPr>
          <w:cantSplit/>
          <w:tblCellSpacing w:w="15" w:type="dxa"/>
          <w:jc w:val="center"/>
        </w:trPr>
        <w:tc>
          <w:tcPr>
            <w:tcW w:w="3842" w:type="dxa"/>
            <w:tcMar>
              <w:top w:w="40" w:type="dxa"/>
              <w:left w:w="110" w:type="dxa"/>
              <w:bottom w:w="40" w:type="dxa"/>
              <w:right w:w="110" w:type="dxa"/>
            </w:tcMar>
            <w:vAlign w:val="center"/>
          </w:tcPr>
          <w:p w14:paraId="3620A8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Patients, n</w:t>
            </w:r>
          </w:p>
        </w:tc>
        <w:tc>
          <w:tcPr>
            <w:tcW w:w="2200" w:type="dxa"/>
            <w:tcMar>
              <w:top w:w="40" w:type="dxa"/>
              <w:left w:w="110" w:type="dxa"/>
              <w:bottom w:w="40" w:type="dxa"/>
              <w:right w:w="110" w:type="dxa"/>
            </w:tcMar>
            <w:vAlign w:val="center"/>
          </w:tcPr>
          <w:p w14:paraId="1DE9E80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w:t>
            </w:r>
            <w:del w:id="91247" w:author="Claude (E30 修订)" w:date="2026-10-09T12:00:00Z">
              <w:r>
                <w:rPr>
                  <w:rFonts w:ascii="Times New Roman" w:eastAsia="Times New Roman" w:hAnsi="Times New Roman" w:cs="Times New Roman"/>
                  <w:color w:val="1B1C1D"/>
                  <w:sz w:val="20"/>
                  <w:szCs w:val="20"/>
                </w:rPr>
                <w:delText xml:space="preserve">367</w:delText>
              </w:r>
            </w:del>
            <w:ins w:id="91248" w:author="Claude (E30 修订)" w:date="2026-10-09T12:00:00Z">
              <w:r>
                <w:rPr>
                  <w:rFonts w:ascii="Times New Roman" w:eastAsia="Times New Roman" w:hAnsi="Times New Roman" w:cs="Times New Roman"/>
                  <w:color w:val="1B1C1D"/>
                  <w:sz w:val="20"/>
                  <w:szCs w:val="20"/>
                </w:rPr>
                <w:t xml:space="preserve">848</w:t>
              </w:r>
            </w:ins>
          </w:p>
        </w:tc>
        <w:tc>
          <w:tcPr>
            <w:tcW w:w="2200" w:type="dxa"/>
            <w:tcMar>
              <w:top w:w="40" w:type="dxa"/>
              <w:left w:w="110" w:type="dxa"/>
              <w:bottom w:w="40" w:type="dxa"/>
              <w:right w:w="110" w:type="dxa"/>
            </w:tcMar>
            <w:vAlign w:val="center"/>
          </w:tcPr>
          <w:p w14:paraId="31769E7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49" w:author="Claude (E30 修订)" w:date="2026-10-09T12:00:00Z">
              <w:r>
                <w:rPr>
                  <w:rFonts w:ascii="Times New Roman" w:eastAsia="Times New Roman" w:hAnsi="Times New Roman" w:cs="Times New Roman"/>
                  <w:color w:val="1B1C1D"/>
                  <w:sz w:val="20"/>
                  <w:szCs w:val="20"/>
                </w:rPr>
                <w:delText xml:space="preserve">955</w:delText>
              </w:r>
            </w:del>
            <w:ins w:id="91250" w:author="Claude (E30 修订)" w:date="2026-10-09T12:00:00Z">
              <w:r>
                <w:rPr>
                  <w:rFonts w:ascii="Times New Roman" w:eastAsia="Times New Roman" w:hAnsi="Times New Roman" w:cs="Times New Roman"/>
                  <w:color w:val="1B1C1D"/>
                  <w:sz w:val="20"/>
                  <w:szCs w:val="20"/>
                </w:rPr>
                <w:t xml:space="preserve">1,197</w:t>
              </w:r>
            </w:ins>
          </w:p>
        </w:tc>
        <w:tc>
          <w:tcPr>
            <w:tcW w:w="1000" w:type="dxa"/>
            <w:tcMar>
              <w:top w:w="40" w:type="dxa"/>
              <w:left w:w="110" w:type="dxa"/>
              <w:bottom w:w="40" w:type="dxa"/>
              <w:right w:w="110" w:type="dxa"/>
            </w:tcMar>
            <w:vAlign w:val="center"/>
          </w:tcPr>
          <w:p w14:paraId="2EA94FB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5266A02A" w14:textId="77777777">
        <w:trPr>
          <w:cantSplit/>
          <w:tblCellSpacing w:w="15" w:type="dxa"/>
          <w:jc w:val="center"/>
        </w:trPr>
        <w:tc>
          <w:tcPr>
            <w:tcW w:w="3842" w:type="dxa"/>
            <w:tcMar>
              <w:top w:w="40" w:type="dxa"/>
              <w:left w:w="110" w:type="dxa"/>
              <w:bottom w:w="40" w:type="dxa"/>
              <w:right w:w="110" w:type="dxa"/>
            </w:tcMar>
            <w:vAlign w:val="center"/>
          </w:tcPr>
          <w:p w14:paraId="7CDDDDFF"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669A7ED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63 (54, </w:t>
            </w:r>
            <w:del w:id="91251" w:author="Claude (E30 修订)" w:date="2026-10-09T12:00:00Z">
              <w:r>
                <w:rPr>
                  <w:rFonts w:ascii="Times New Roman" w:eastAsia="Times New Roman" w:hAnsi="Times New Roman" w:cs="Times New Roman"/>
                  <w:color w:val="1B1C1D"/>
                  <w:sz w:val="20"/>
                  <w:szCs w:val="20"/>
                </w:rPr>
                <w:delText xml:space="preserve">72</w:delText>
              </w:r>
            </w:del>
            <w:ins w:id="91252" w:author="Claude (E30 修订)" w:date="2026-10-09T12:00:00Z">
              <w:r>
                <w:rPr>
                  <w:rFonts w:ascii="Times New Roman" w:eastAsia="Times New Roman" w:hAnsi="Times New Roman" w:cs="Times New Roman"/>
                  <w:color w:val="1B1C1D"/>
                  <w:sz w:val="20"/>
                  <w:szCs w:val="20"/>
                </w:rPr>
                <w:t xml:space="preserve">71</w:t>
              </w:r>
            </w:ins>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5001CE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65 (</w:t>
            </w:r>
            <w:del w:id="91253" w:author="Claude (E30 修订)" w:date="2026-10-09T12:00:00Z">
              <w:r>
                <w:rPr>
                  <w:rFonts w:ascii="Times New Roman" w:eastAsia="Times New Roman" w:hAnsi="Times New Roman" w:cs="Times New Roman"/>
                  <w:color w:val="1B1C1D"/>
                  <w:sz w:val="20"/>
                  <w:szCs w:val="20"/>
                </w:rPr>
                <w:delText xml:space="preserve">57</w:delText>
              </w:r>
            </w:del>
            <w:ins w:id="91254" w:author="Claude (E30 修订)" w:date="2026-10-09T12:00:00Z">
              <w:r>
                <w:rPr>
                  <w:rFonts w:ascii="Times New Roman" w:eastAsia="Times New Roman" w:hAnsi="Times New Roman" w:cs="Times New Roman"/>
                  <w:color w:val="1B1C1D"/>
                  <w:sz w:val="20"/>
                  <w:szCs w:val="20"/>
                </w:rPr>
                <w:t xml:space="preserve">56</w:t>
              </w:r>
            </w:ins>
            <w:r>
              <w:rPr>
                <w:rFonts w:ascii="Times New Roman" w:eastAsia="Times New Roman" w:hAnsi="Times New Roman" w:cs="Times New Roman"/>
                <w:color w:val="1B1C1D"/>
                <w:sz w:val="20"/>
                <w:szCs w:val="20"/>
              </w:rPr>
              <w:t xml:space="preserve">, </w:t>
            </w:r>
            <w:del w:id="91255" w:author="Claude (E30 修订)" w:date="2026-10-09T12:00:00Z">
              <w:r>
                <w:rPr>
                  <w:rFonts w:ascii="Times New Roman" w:eastAsia="Times New Roman" w:hAnsi="Times New Roman" w:cs="Times New Roman"/>
                  <w:color w:val="1B1C1D"/>
                  <w:sz w:val="20"/>
                  <w:szCs w:val="20"/>
                </w:rPr>
                <w:delText xml:space="preserve">72</w:delText>
              </w:r>
            </w:del>
            <w:ins w:id="91256" w:author="Claude (E30 修订)" w:date="2026-10-09T12:00:00Z">
              <w:r>
                <w:rPr>
                  <w:rFonts w:ascii="Times New Roman" w:eastAsia="Times New Roman" w:hAnsi="Times New Roman" w:cs="Times New Roman"/>
                  <w:color w:val="1B1C1D"/>
                  <w:sz w:val="20"/>
                  <w:szCs w:val="20"/>
                </w:rPr>
                <w:t xml:space="preserve">71</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705A47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57" w:author="Claude (E30 修订)" w:date="2026-10-09T12:00:00Z">
              <w:r>
                <w:rPr>
                  <w:rFonts w:ascii="Times New Roman" w:eastAsia="Times New Roman" w:hAnsi="Times New Roman" w:cs="Times New Roman"/>
                  <w:color w:val="1B1C1D"/>
                  <w:sz w:val="20"/>
                  <w:szCs w:val="20"/>
                </w:rPr>
                <w:delText xml:space="preserve">0.070</w:delText>
              </w:r>
            </w:del>
            <w:ins w:id="91258" w:author="Claude (E30 修订)" w:date="2026-10-09T12:00:00Z">
              <w:r>
                <w:rPr>
                  <w:rFonts w:ascii="Times New Roman" w:eastAsia="Times New Roman" w:hAnsi="Times New Roman" w:cs="Times New Roman"/>
                  <w:color w:val="1B1C1D"/>
                  <w:sz w:val="20"/>
                  <w:szCs w:val="20"/>
                </w:rPr>
                <w:t xml:space="preserve">0.017</w:t>
              </w:r>
            </w:ins>
          </w:p>
        </w:tc>
      </w:tr>
      <w:tr w:rsidR="005675A1" w14:paraId="15BABEA4" w14:textId="77777777">
        <w:trPr>
          <w:cantSplit/>
          <w:tblCellSpacing w:w="15" w:type="dxa"/>
          <w:jc w:val="center"/>
        </w:trPr>
        <w:tc>
          <w:tcPr>
            <w:tcW w:w="3842" w:type="dxa"/>
            <w:tcMar>
              <w:top w:w="40" w:type="dxa"/>
              <w:left w:w="110" w:type="dxa"/>
              <w:bottom w:w="40" w:type="dxa"/>
              <w:right w:w="110" w:type="dxa"/>
            </w:tcMar>
            <w:vAlign w:val="center"/>
          </w:tcPr>
          <w:p w14:paraId="461B3E8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39A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59" w:author="Claude (E30 修订)" w:date="2026-10-09T12:00:00Z">
              <w:r>
                <w:rPr>
                  <w:rFonts w:ascii="Times New Roman" w:eastAsia="Times New Roman" w:hAnsi="Times New Roman" w:cs="Times New Roman"/>
                  <w:color w:val="1B1C1D"/>
                  <w:sz w:val="20"/>
                  <w:szCs w:val="20"/>
                </w:rPr>
                <w:delText xml:space="preserve">646</w:delText>
              </w:r>
            </w:del>
            <w:ins w:id="91260" w:author="Claude (E30 修订)" w:date="2026-10-09T12:00:00Z">
              <w:r>
                <w:rPr>
                  <w:rFonts w:ascii="Times New Roman" w:eastAsia="Times New Roman" w:hAnsi="Times New Roman" w:cs="Times New Roman"/>
                  <w:color w:val="1B1C1D"/>
                  <w:sz w:val="20"/>
                  <w:szCs w:val="20"/>
                </w:rPr>
                <w:t xml:space="preserve">840</w:t>
              </w:r>
            </w:ins>
            <w:r>
              <w:rPr>
                <w:rFonts w:ascii="Times New Roman" w:eastAsia="Times New Roman" w:hAnsi="Times New Roman" w:cs="Times New Roman"/>
                <w:color w:val="1B1C1D"/>
                <w:sz w:val="20"/>
                <w:szCs w:val="20"/>
              </w:rPr>
              <w:t xml:space="preserve"> (</w:t>
            </w:r>
            <w:del w:id="91261" w:author="Claude (E30 修订)" w:date="2026-10-09T12:00:00Z">
              <w:r>
                <w:rPr>
                  <w:rFonts w:ascii="Times New Roman" w:eastAsia="Times New Roman" w:hAnsi="Times New Roman" w:cs="Times New Roman"/>
                  <w:color w:val="1B1C1D"/>
                  <w:sz w:val="20"/>
                  <w:szCs w:val="20"/>
                </w:rPr>
                <w:delText xml:space="preserve">47.3%</w:delText>
              </w:r>
            </w:del>
            <w:ins w:id="91262" w:author="Claude (E30 修订)" w:date="2026-10-09T12:00:00Z">
              <w:r>
                <w:rPr>
                  <w:rFonts w:ascii="Times New Roman" w:eastAsia="Times New Roman" w:hAnsi="Times New Roman" w:cs="Times New Roman"/>
                  <w:color w:val="1B1C1D"/>
                  <w:sz w:val="20"/>
                  <w:szCs w:val="20"/>
                </w:rPr>
                <w:t xml:space="preserve">45.5%</w:t>
              </w:r>
            </w:ins>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25B3DC2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63" w:author="Claude (E30 修订)" w:date="2026-10-09T12:00:00Z">
              <w:r>
                <w:rPr>
                  <w:rFonts w:ascii="Times New Roman" w:eastAsia="Times New Roman" w:hAnsi="Times New Roman" w:cs="Times New Roman"/>
                  <w:color w:val="1B1C1D"/>
                  <w:sz w:val="20"/>
                  <w:szCs w:val="20"/>
                </w:rPr>
                <w:delText xml:space="preserve">335</w:delText>
              </w:r>
            </w:del>
            <w:ins w:id="91264" w:author="Claude (E30 修订)" w:date="2026-10-09T12:00:00Z">
              <w:r>
                <w:rPr>
                  <w:rFonts w:ascii="Times New Roman" w:eastAsia="Times New Roman" w:hAnsi="Times New Roman" w:cs="Times New Roman"/>
                  <w:color w:val="1B1C1D"/>
                  <w:sz w:val="20"/>
                  <w:szCs w:val="20"/>
                </w:rPr>
                <w:t xml:space="preserve">407</w:t>
              </w:r>
            </w:ins>
            <w:r>
              <w:rPr>
                <w:rFonts w:ascii="Times New Roman" w:eastAsia="Times New Roman" w:hAnsi="Times New Roman" w:cs="Times New Roman"/>
                <w:color w:val="1B1C1D"/>
                <w:sz w:val="20"/>
                <w:szCs w:val="20"/>
              </w:rPr>
              <w:t xml:space="preserve"> (</w:t>
            </w:r>
            <w:del w:id="91265" w:author="Claude (E30 修订)" w:date="2026-10-09T12:00:00Z">
              <w:r>
                <w:rPr>
                  <w:rFonts w:ascii="Times New Roman" w:eastAsia="Times New Roman" w:hAnsi="Times New Roman" w:cs="Times New Roman"/>
                  <w:color w:val="1B1C1D"/>
                  <w:sz w:val="20"/>
                  <w:szCs w:val="20"/>
                </w:rPr>
                <w:delText xml:space="preserve">35.1%</w:delText>
              </w:r>
            </w:del>
            <w:ins w:id="91266" w:author="Claude (E30 修订)" w:date="2026-10-09T12:00:00Z">
              <w:r>
                <w:rPr>
                  <w:rFonts w:ascii="Times New Roman" w:eastAsia="Times New Roman" w:hAnsi="Times New Roman" w:cs="Times New Roman"/>
                  <w:color w:val="1B1C1D"/>
                  <w:sz w:val="20"/>
                  <w:szCs w:val="20"/>
                </w:rPr>
                <w:t xml:space="preserve">34.0%</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00108B4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3D1E88" w14:textId="77777777">
        <w:trPr>
          <w:cantSplit/>
          <w:tblCellSpacing w:w="15" w:type="dxa"/>
          <w:jc w:val="center"/>
        </w:trPr>
        <w:tc>
          <w:tcPr>
            <w:tcW w:w="3842" w:type="dxa"/>
            <w:tcMar>
              <w:top w:w="40" w:type="dxa"/>
              <w:left w:w="110" w:type="dxa"/>
              <w:bottom w:w="40" w:type="dxa"/>
              <w:right w:w="110" w:type="dxa"/>
            </w:tcMar>
            <w:vAlign w:val="center"/>
          </w:tcPr>
          <w:p w14:paraId="3830496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MR/TR phenotype (analysis grade ≥1)</w:t>
            </w:r>
          </w:p>
        </w:tc>
        <w:tc>
          <w:tcPr>
            <w:tcW w:w="2200" w:type="dxa"/>
            <w:tcMar>
              <w:top w:w="40" w:type="dxa"/>
              <w:left w:w="110" w:type="dxa"/>
              <w:bottom w:w="40" w:type="dxa"/>
              <w:right w:w="110" w:type="dxa"/>
            </w:tcMar>
            <w:vAlign w:val="center"/>
          </w:tcPr>
          <w:p w14:paraId="2F7C17C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46A7FEA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35E07D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AA39A7" w14:textId="77777777">
        <w:trPr>
          <w:cantSplit/>
          <w:tblCellSpacing w:w="15" w:type="dxa"/>
          <w:jc w:val="center"/>
        </w:trPr>
        <w:tc>
          <w:tcPr>
            <w:tcW w:w="3842" w:type="dxa"/>
            <w:tcMar>
              <w:top w:w="40" w:type="dxa"/>
              <w:left w:w="110" w:type="dxa"/>
              <w:bottom w:w="40" w:type="dxa"/>
              <w:right w:w="110" w:type="dxa"/>
            </w:tcMar>
            <w:vAlign w:val="center"/>
          </w:tcPr>
          <w:p w14:paraId="43C9038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Neither</w:t>
            </w:r>
          </w:p>
        </w:tc>
        <w:tc>
          <w:tcPr>
            <w:tcW w:w="2200" w:type="dxa"/>
            <w:tcMar>
              <w:top w:w="40" w:type="dxa"/>
              <w:left w:w="110" w:type="dxa"/>
              <w:bottom w:w="40" w:type="dxa"/>
              <w:right w:w="110" w:type="dxa"/>
            </w:tcMar>
            <w:vAlign w:val="center"/>
          </w:tcPr>
          <w:p w14:paraId="119812E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67" w:author="Claude (E30 修订)" w:date="2026-10-09T12:00:00Z">
              <w:r>
                <w:rPr>
                  <w:rFonts w:ascii="Times New Roman" w:eastAsia="Times New Roman" w:hAnsi="Times New Roman" w:cs="Times New Roman"/>
                  <w:color w:val="1B1C1D"/>
                  <w:sz w:val="20"/>
                  <w:szCs w:val="20"/>
                </w:rPr>
                <w:delText xml:space="preserve">819 (59.9%)</w:delText>
              </w:r>
            </w:del>
            <w:ins w:id="91268" w:author="Claude (E30 修订)" w:date="2026-10-09T12:00:00Z">
              <w:r>
                <w:rPr>
                  <w:rFonts w:ascii="Times New Roman" w:eastAsia="Times New Roman" w:hAnsi="Times New Roman" w:cs="Times New Roman"/>
                  <w:color w:val="1B1C1D"/>
                  <w:sz w:val="20"/>
                  <w:szCs w:val="20"/>
                </w:rPr>
                <w:t xml:space="preserve">1,154 (62.4%)</w:t>
              </w:r>
            </w:ins>
          </w:p>
        </w:tc>
        <w:tc>
          <w:tcPr>
            <w:tcW w:w="2200" w:type="dxa"/>
            <w:tcMar>
              <w:top w:w="40" w:type="dxa"/>
              <w:left w:w="110" w:type="dxa"/>
              <w:bottom w:w="40" w:type="dxa"/>
              <w:right w:w="110" w:type="dxa"/>
            </w:tcMar>
            <w:vAlign w:val="center"/>
          </w:tcPr>
          <w:p w14:paraId="121A022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69" w:author="Claude (E30 修订)" w:date="2026-10-09T12:00:00Z">
              <w:r>
                <w:rPr>
                  <w:rFonts w:ascii="Times New Roman" w:eastAsia="Times New Roman" w:hAnsi="Times New Roman" w:cs="Times New Roman"/>
                  <w:color w:val="1B1C1D"/>
                  <w:sz w:val="20"/>
                  <w:szCs w:val="20"/>
                </w:rPr>
                <w:delText xml:space="preserve">247</w:delText>
              </w:r>
            </w:del>
            <w:ins w:id="91270" w:author="Claude (E30 修订)" w:date="2026-10-09T12:00:00Z">
              <w:r>
                <w:rPr>
                  <w:rFonts w:ascii="Times New Roman" w:eastAsia="Times New Roman" w:hAnsi="Times New Roman" w:cs="Times New Roman"/>
                  <w:color w:val="1B1C1D"/>
                  <w:sz w:val="20"/>
                  <w:szCs w:val="20"/>
                </w:rPr>
                <w:t xml:space="preserve">320</w:t>
              </w:r>
            </w:ins>
            <w:r>
              <w:rPr>
                <w:rFonts w:ascii="Times New Roman" w:eastAsia="Times New Roman" w:hAnsi="Times New Roman" w:cs="Times New Roman"/>
                <w:color w:val="1B1C1D"/>
                <w:sz w:val="20"/>
                <w:szCs w:val="20"/>
              </w:rPr>
              <w:t xml:space="preserve"> (</w:t>
            </w:r>
            <w:del w:id="91271" w:author="Claude (E30 修订)" w:date="2026-10-09T12:00:00Z">
              <w:r>
                <w:rPr>
                  <w:rFonts w:ascii="Times New Roman" w:eastAsia="Times New Roman" w:hAnsi="Times New Roman" w:cs="Times New Roman"/>
                  <w:color w:val="1B1C1D"/>
                  <w:sz w:val="20"/>
                  <w:szCs w:val="20"/>
                </w:rPr>
                <w:delText xml:space="preserve">25.9%</w:delText>
              </w:r>
            </w:del>
            <w:ins w:id="91272" w:author="Claude (E30 修订)" w:date="2026-10-09T12:00:00Z">
              <w:r>
                <w:rPr>
                  <w:rFonts w:ascii="Times New Roman" w:eastAsia="Times New Roman" w:hAnsi="Times New Roman" w:cs="Times New Roman"/>
                  <w:color w:val="1B1C1D"/>
                  <w:sz w:val="20"/>
                  <w:szCs w:val="20"/>
                </w:rPr>
                <w:t xml:space="preserve">26.7%</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0AD0A08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6257F16" w14:textId="77777777">
        <w:trPr>
          <w:cantSplit/>
          <w:tblCellSpacing w:w="15" w:type="dxa"/>
          <w:jc w:val="center"/>
        </w:trPr>
        <w:tc>
          <w:tcPr>
            <w:tcW w:w="3842" w:type="dxa"/>
            <w:tcMar>
              <w:top w:w="40" w:type="dxa"/>
              <w:left w:w="110" w:type="dxa"/>
              <w:bottom w:w="40" w:type="dxa"/>
              <w:right w:w="110" w:type="dxa"/>
            </w:tcMar>
            <w:vAlign w:val="center"/>
          </w:tcPr>
          <w:p w14:paraId="1D726568"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only</w:t>
            </w:r>
          </w:p>
        </w:tc>
        <w:tc>
          <w:tcPr>
            <w:tcW w:w="2200" w:type="dxa"/>
            <w:tcMar>
              <w:top w:w="40" w:type="dxa"/>
              <w:left w:w="110" w:type="dxa"/>
              <w:bottom w:w="40" w:type="dxa"/>
              <w:right w:w="110" w:type="dxa"/>
            </w:tcMar>
            <w:vAlign w:val="center"/>
          </w:tcPr>
          <w:p w14:paraId="48A900E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73" w:author="Claude (E30 修订)" w:date="2026-10-09T12:00:00Z">
              <w:r>
                <w:rPr>
                  <w:rFonts w:ascii="Times New Roman" w:eastAsia="Times New Roman" w:hAnsi="Times New Roman" w:cs="Times New Roman"/>
                  <w:color w:val="1B1C1D"/>
                  <w:sz w:val="20"/>
                  <w:szCs w:val="20"/>
                </w:rPr>
                <w:delText xml:space="preserve">139</w:delText>
              </w:r>
            </w:del>
            <w:ins w:id="91274" w:author="Claude (E30 修订)" w:date="2026-10-09T12:00:00Z">
              <w:r>
                <w:rPr>
                  <w:rFonts w:ascii="Times New Roman" w:eastAsia="Times New Roman" w:hAnsi="Times New Roman" w:cs="Times New Roman"/>
                  <w:color w:val="1B1C1D"/>
                  <w:sz w:val="20"/>
                  <w:szCs w:val="20"/>
                </w:rPr>
                <w:t xml:space="preserve">188</w:t>
              </w:r>
            </w:ins>
            <w:r>
              <w:rPr>
                <w:rFonts w:ascii="Times New Roman" w:eastAsia="Times New Roman" w:hAnsi="Times New Roman" w:cs="Times New Roman"/>
                <w:color w:val="1B1C1D"/>
                <w:sz w:val="20"/>
                <w:szCs w:val="20"/>
              </w:rPr>
              <w:t xml:space="preserve"> (10.2%)</w:t>
            </w:r>
          </w:p>
        </w:tc>
        <w:tc>
          <w:tcPr>
            <w:tcW w:w="2200" w:type="dxa"/>
            <w:tcMar>
              <w:top w:w="40" w:type="dxa"/>
              <w:left w:w="110" w:type="dxa"/>
              <w:bottom w:w="40" w:type="dxa"/>
              <w:right w:w="110" w:type="dxa"/>
            </w:tcMar>
            <w:vAlign w:val="center"/>
          </w:tcPr>
          <w:p w14:paraId="169567A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75" w:author="Claude (E30 修订)" w:date="2026-10-09T12:00:00Z">
              <w:r>
                <w:rPr>
                  <w:rFonts w:ascii="Times New Roman" w:eastAsia="Times New Roman" w:hAnsi="Times New Roman" w:cs="Times New Roman"/>
                  <w:color w:val="1B1C1D"/>
                  <w:sz w:val="20"/>
                  <w:szCs w:val="20"/>
                </w:rPr>
                <w:delText xml:space="preserve">86</w:delText>
              </w:r>
            </w:del>
            <w:ins w:id="91276" w:author="Claude (E30 修订)" w:date="2026-10-09T12:00:00Z">
              <w:r>
                <w:rPr>
                  <w:rFonts w:ascii="Times New Roman" w:eastAsia="Times New Roman" w:hAnsi="Times New Roman" w:cs="Times New Roman"/>
                  <w:color w:val="1B1C1D"/>
                  <w:sz w:val="20"/>
                  <w:szCs w:val="20"/>
                </w:rPr>
                <w:t xml:space="preserve">115</w:t>
              </w:r>
            </w:ins>
            <w:r>
              <w:rPr>
                <w:rFonts w:ascii="Times New Roman" w:eastAsia="Times New Roman" w:hAnsi="Times New Roman" w:cs="Times New Roman"/>
                <w:color w:val="1B1C1D"/>
                <w:sz w:val="20"/>
                <w:szCs w:val="20"/>
              </w:rPr>
              <w:t xml:space="preserve"> (</w:t>
            </w:r>
            <w:del w:id="91277" w:author="Claude (E30 修订)" w:date="2026-10-09T12:00:00Z">
              <w:r>
                <w:rPr>
                  <w:rFonts w:ascii="Times New Roman" w:eastAsia="Times New Roman" w:hAnsi="Times New Roman" w:cs="Times New Roman"/>
                  <w:color w:val="1B1C1D"/>
                  <w:sz w:val="20"/>
                  <w:szCs w:val="20"/>
                </w:rPr>
                <w:delText xml:space="preserve">9.0%</w:delText>
              </w:r>
            </w:del>
            <w:ins w:id="91278" w:author="Claude (E30 修订)" w:date="2026-10-09T12:00:00Z">
              <w:r>
                <w:rPr>
                  <w:rFonts w:ascii="Times New Roman" w:eastAsia="Times New Roman" w:hAnsi="Times New Roman" w:cs="Times New Roman"/>
                  <w:color w:val="1B1C1D"/>
                  <w:sz w:val="20"/>
                  <w:szCs w:val="20"/>
                </w:rPr>
                <w:t xml:space="preserve">9.6%</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7CB5D12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0CA02F4" w14:textId="77777777">
        <w:trPr>
          <w:cantSplit/>
          <w:tblCellSpacing w:w="15" w:type="dxa"/>
          <w:jc w:val="center"/>
        </w:trPr>
        <w:tc>
          <w:tcPr>
            <w:tcW w:w="3842" w:type="dxa"/>
            <w:tcMar>
              <w:top w:w="40" w:type="dxa"/>
              <w:left w:w="110" w:type="dxa"/>
              <w:bottom w:w="40" w:type="dxa"/>
              <w:right w:w="110" w:type="dxa"/>
            </w:tcMar>
            <w:vAlign w:val="center"/>
          </w:tcPr>
          <w:p w14:paraId="47895891"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only</w:t>
            </w:r>
          </w:p>
        </w:tc>
        <w:tc>
          <w:tcPr>
            <w:tcW w:w="2200" w:type="dxa"/>
            <w:tcMar>
              <w:top w:w="40" w:type="dxa"/>
              <w:left w:w="110" w:type="dxa"/>
              <w:bottom w:w="40" w:type="dxa"/>
              <w:right w:w="110" w:type="dxa"/>
            </w:tcMar>
            <w:vAlign w:val="center"/>
          </w:tcPr>
          <w:p w14:paraId="7B1789E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79" w:author="Claude (E30 修订)" w:date="2026-10-09T12:00:00Z">
              <w:r>
                <w:rPr>
                  <w:rFonts w:ascii="Times New Roman" w:eastAsia="Times New Roman" w:hAnsi="Times New Roman" w:cs="Times New Roman"/>
                  <w:color w:val="1B1C1D"/>
                  <w:sz w:val="20"/>
                  <w:szCs w:val="20"/>
                </w:rPr>
                <w:delText xml:space="preserve">237</w:delText>
              </w:r>
            </w:del>
            <w:ins w:id="91280" w:author="Claude (E30 修订)" w:date="2026-10-09T12:00:00Z">
              <w:r>
                <w:rPr>
                  <w:rFonts w:ascii="Times New Roman" w:eastAsia="Times New Roman" w:hAnsi="Times New Roman" w:cs="Times New Roman"/>
                  <w:color w:val="1B1C1D"/>
                  <w:sz w:val="20"/>
                  <w:szCs w:val="20"/>
                </w:rPr>
                <w:t xml:space="preserve">291</w:t>
              </w:r>
            </w:ins>
            <w:r>
              <w:rPr>
                <w:rFonts w:ascii="Times New Roman" w:eastAsia="Times New Roman" w:hAnsi="Times New Roman" w:cs="Times New Roman"/>
                <w:color w:val="1B1C1D"/>
                <w:sz w:val="20"/>
                <w:szCs w:val="20"/>
              </w:rPr>
              <w:t xml:space="preserve"> (</w:t>
            </w:r>
            <w:del w:id="91281" w:author="Claude (E30 修订)" w:date="2026-10-09T12:00:00Z">
              <w:r>
                <w:rPr>
                  <w:rFonts w:ascii="Times New Roman" w:eastAsia="Times New Roman" w:hAnsi="Times New Roman" w:cs="Times New Roman"/>
                  <w:color w:val="1B1C1D"/>
                  <w:sz w:val="20"/>
                  <w:szCs w:val="20"/>
                </w:rPr>
                <w:delText xml:space="preserve">17.3%</w:delText>
              </w:r>
            </w:del>
            <w:ins w:id="91282" w:author="Claude (E30 修订)" w:date="2026-10-09T12:00:00Z">
              <w:r>
                <w:rPr>
                  <w:rFonts w:ascii="Times New Roman" w:eastAsia="Times New Roman" w:hAnsi="Times New Roman" w:cs="Times New Roman"/>
                  <w:color w:val="1B1C1D"/>
                  <w:sz w:val="20"/>
                  <w:szCs w:val="20"/>
                </w:rPr>
                <w:t xml:space="preserve">15.7%</w:t>
              </w:r>
            </w:ins>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5111DA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83" w:author="Claude (E30 修订)" w:date="2026-10-09T12:00:00Z">
              <w:r>
                <w:rPr>
                  <w:rFonts w:ascii="Times New Roman" w:eastAsia="Times New Roman" w:hAnsi="Times New Roman" w:cs="Times New Roman"/>
                  <w:color w:val="1B1C1D"/>
                  <w:sz w:val="20"/>
                  <w:szCs w:val="20"/>
                </w:rPr>
                <w:delText xml:space="preserve">261</w:delText>
              </w:r>
            </w:del>
            <w:ins w:id="91284" w:author="Claude (E30 修订)" w:date="2026-10-09T12:00:00Z">
              <w:r>
                <w:rPr>
                  <w:rFonts w:ascii="Times New Roman" w:eastAsia="Times New Roman" w:hAnsi="Times New Roman" w:cs="Times New Roman"/>
                  <w:color w:val="1B1C1D"/>
                  <w:sz w:val="20"/>
                  <w:szCs w:val="20"/>
                </w:rPr>
                <w:t xml:space="preserve">314</w:t>
              </w:r>
            </w:ins>
            <w:r>
              <w:rPr>
                <w:rFonts w:ascii="Times New Roman" w:eastAsia="Times New Roman" w:hAnsi="Times New Roman" w:cs="Times New Roman"/>
                <w:color w:val="1B1C1D"/>
                <w:sz w:val="20"/>
                <w:szCs w:val="20"/>
              </w:rPr>
              <w:t xml:space="preserve"> (</w:t>
            </w:r>
            <w:del w:id="91285" w:author="Claude (E30 修订)" w:date="2026-10-09T12:00:00Z">
              <w:r>
                <w:rPr>
                  <w:rFonts w:ascii="Times New Roman" w:eastAsia="Times New Roman" w:hAnsi="Times New Roman" w:cs="Times New Roman"/>
                  <w:color w:val="1B1C1D"/>
                  <w:sz w:val="20"/>
                  <w:szCs w:val="20"/>
                </w:rPr>
                <w:delText xml:space="preserve">27.3%</w:delText>
              </w:r>
            </w:del>
            <w:ins w:id="91286" w:author="Claude (E30 修订)" w:date="2026-10-09T12:00:00Z">
              <w:r>
                <w:rPr>
                  <w:rFonts w:ascii="Times New Roman" w:eastAsia="Times New Roman" w:hAnsi="Times New Roman" w:cs="Times New Roman"/>
                  <w:color w:val="1B1C1D"/>
                  <w:sz w:val="20"/>
                  <w:szCs w:val="20"/>
                </w:rPr>
                <w:t xml:space="preserve">26.2%</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34EADA6B"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2AED8AC" w14:textId="77777777">
        <w:trPr>
          <w:cantSplit/>
          <w:tblCellSpacing w:w="15" w:type="dxa"/>
          <w:jc w:val="center"/>
        </w:trPr>
        <w:tc>
          <w:tcPr>
            <w:tcW w:w="3842" w:type="dxa"/>
            <w:tcMar>
              <w:top w:w="40" w:type="dxa"/>
              <w:left w:w="110" w:type="dxa"/>
              <w:bottom w:w="40" w:type="dxa"/>
              <w:right w:w="110" w:type="dxa"/>
            </w:tcMar>
            <w:vAlign w:val="center"/>
          </w:tcPr>
          <w:p w14:paraId="50E01A7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and TR</w:t>
            </w:r>
          </w:p>
        </w:tc>
        <w:tc>
          <w:tcPr>
            <w:tcW w:w="2200" w:type="dxa"/>
            <w:tcMar>
              <w:top w:w="40" w:type="dxa"/>
              <w:left w:w="110" w:type="dxa"/>
              <w:bottom w:w="40" w:type="dxa"/>
              <w:right w:w="110" w:type="dxa"/>
            </w:tcMar>
            <w:vAlign w:val="center"/>
          </w:tcPr>
          <w:p w14:paraId="406325A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87" w:author="Claude (E30 修订)" w:date="2026-10-09T12:00:00Z">
              <w:r>
                <w:rPr>
                  <w:rFonts w:ascii="Times New Roman" w:eastAsia="Times New Roman" w:hAnsi="Times New Roman" w:cs="Times New Roman"/>
                  <w:color w:val="1B1C1D"/>
                  <w:sz w:val="20"/>
                  <w:szCs w:val="20"/>
                </w:rPr>
                <w:delText xml:space="preserve">172</w:delText>
              </w:r>
            </w:del>
            <w:ins w:id="91288" w:author="Claude (E30 修订)" w:date="2026-10-09T12:00:00Z">
              <w:r>
                <w:rPr>
                  <w:rFonts w:ascii="Times New Roman" w:eastAsia="Times New Roman" w:hAnsi="Times New Roman" w:cs="Times New Roman"/>
                  <w:color w:val="1B1C1D"/>
                  <w:sz w:val="20"/>
                  <w:szCs w:val="20"/>
                </w:rPr>
                <w:t xml:space="preserve">215</w:t>
              </w:r>
            </w:ins>
            <w:r>
              <w:rPr>
                <w:rFonts w:ascii="Times New Roman" w:eastAsia="Times New Roman" w:hAnsi="Times New Roman" w:cs="Times New Roman"/>
                <w:color w:val="1B1C1D"/>
                <w:sz w:val="20"/>
                <w:szCs w:val="20"/>
              </w:rPr>
              <w:t xml:space="preserve"> (</w:t>
            </w:r>
            <w:del w:id="91289" w:author="Claude (E30 修订)" w:date="2026-10-09T12:00:00Z">
              <w:r>
                <w:rPr>
                  <w:rFonts w:ascii="Times New Roman" w:eastAsia="Times New Roman" w:hAnsi="Times New Roman" w:cs="Times New Roman"/>
                  <w:color w:val="1B1C1D"/>
                  <w:sz w:val="20"/>
                  <w:szCs w:val="20"/>
                </w:rPr>
                <w:delText xml:space="preserve">12.6%</w:delText>
              </w:r>
            </w:del>
            <w:ins w:id="91290" w:author="Claude (E30 修订)" w:date="2026-10-09T12:00:00Z">
              <w:r>
                <w:rPr>
                  <w:rFonts w:ascii="Times New Roman" w:eastAsia="Times New Roman" w:hAnsi="Times New Roman" w:cs="Times New Roman"/>
                  <w:color w:val="1B1C1D"/>
                  <w:sz w:val="20"/>
                  <w:szCs w:val="20"/>
                </w:rPr>
                <w:t xml:space="preserve">11.6%</w:t>
              </w:r>
            </w:ins>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36A993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91" w:author="Claude (E30 修订)" w:date="2026-10-09T12:00:00Z">
              <w:r>
                <w:rPr>
                  <w:rFonts w:ascii="Times New Roman" w:eastAsia="Times New Roman" w:hAnsi="Times New Roman" w:cs="Times New Roman"/>
                  <w:color w:val="1B1C1D"/>
                  <w:sz w:val="20"/>
                  <w:szCs w:val="20"/>
                </w:rPr>
                <w:delText xml:space="preserve">361</w:delText>
              </w:r>
            </w:del>
            <w:ins w:id="91292" w:author="Claude (E30 修订)" w:date="2026-10-09T12:00:00Z">
              <w:r>
                <w:rPr>
                  <w:rFonts w:ascii="Times New Roman" w:eastAsia="Times New Roman" w:hAnsi="Times New Roman" w:cs="Times New Roman"/>
                  <w:color w:val="1B1C1D"/>
                  <w:sz w:val="20"/>
                  <w:szCs w:val="20"/>
                </w:rPr>
                <w:t xml:space="preserve">448</w:t>
              </w:r>
            </w:ins>
            <w:r>
              <w:rPr>
                <w:rFonts w:ascii="Times New Roman" w:eastAsia="Times New Roman" w:hAnsi="Times New Roman" w:cs="Times New Roman"/>
                <w:color w:val="1B1C1D"/>
                <w:sz w:val="20"/>
                <w:szCs w:val="20"/>
              </w:rPr>
              <w:t xml:space="preserve"> (</w:t>
            </w:r>
            <w:del w:id="91293" w:author="Claude (E30 修订)" w:date="2026-10-09T12:00:00Z">
              <w:r>
                <w:rPr>
                  <w:rFonts w:ascii="Times New Roman" w:eastAsia="Times New Roman" w:hAnsi="Times New Roman" w:cs="Times New Roman"/>
                  <w:color w:val="1B1C1D"/>
                  <w:sz w:val="20"/>
                  <w:szCs w:val="20"/>
                </w:rPr>
                <w:delText xml:space="preserve">37.8%</w:delText>
              </w:r>
            </w:del>
            <w:ins w:id="91294" w:author="Claude (E30 修订)" w:date="2026-10-09T12:00:00Z">
              <w:r>
                <w:rPr>
                  <w:rFonts w:ascii="Times New Roman" w:eastAsia="Times New Roman" w:hAnsi="Times New Roman" w:cs="Times New Roman"/>
                  <w:color w:val="1B1C1D"/>
                  <w:sz w:val="20"/>
                  <w:szCs w:val="20"/>
                </w:rPr>
                <w:t xml:space="preserve">37.4%</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227D0ED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AFB8EEC" w14:textId="77777777">
        <w:trPr>
          <w:cantSplit/>
          <w:tblCellSpacing w:w="15" w:type="dxa"/>
          <w:jc w:val="center"/>
        </w:trPr>
        <w:tc>
          <w:tcPr>
            <w:tcW w:w="3842" w:type="dxa"/>
            <w:tcMar>
              <w:top w:w="40" w:type="dxa"/>
              <w:left w:w="110" w:type="dxa"/>
              <w:bottom w:w="40" w:type="dxa"/>
              <w:right w:w="110" w:type="dxa"/>
            </w:tcMar>
            <w:vAlign w:val="center"/>
          </w:tcPr>
          <w:p w14:paraId="78BB09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3A64F39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95" w:author="Claude (E30 修订)" w:date="2026-10-09T12:00:00Z">
              <w:r>
                <w:rPr>
                  <w:rFonts w:ascii="Times New Roman" w:eastAsia="Times New Roman" w:hAnsi="Times New Roman" w:cs="Times New Roman"/>
                  <w:color w:val="1B1C1D"/>
                  <w:sz w:val="20"/>
                  <w:szCs w:val="20"/>
                </w:rPr>
                <w:delText xml:space="preserve">101</w:delText>
              </w:r>
            </w:del>
            <w:ins w:id="91296" w:author="Claude (E30 修订)" w:date="2026-10-09T12:00:00Z">
              <w:r>
                <w:rPr>
                  <w:rFonts w:ascii="Times New Roman" w:eastAsia="Times New Roman" w:hAnsi="Times New Roman" w:cs="Times New Roman"/>
                  <w:color w:val="1B1C1D"/>
                  <w:sz w:val="20"/>
                  <w:szCs w:val="20"/>
                </w:rPr>
                <w:t xml:space="preserve">120</w:t>
              </w:r>
            </w:ins>
            <w:r>
              <w:rPr>
                <w:rFonts w:ascii="Times New Roman" w:eastAsia="Times New Roman" w:hAnsi="Times New Roman" w:cs="Times New Roman"/>
                <w:color w:val="1B1C1D"/>
                <w:sz w:val="20"/>
                <w:szCs w:val="20"/>
              </w:rPr>
              <w:t xml:space="preserve"> (</w:t>
            </w:r>
            <w:del w:id="91297" w:author="Claude (E30 修订)" w:date="2026-10-09T12:00:00Z">
              <w:r>
                <w:rPr>
                  <w:rFonts w:ascii="Times New Roman" w:eastAsia="Times New Roman" w:hAnsi="Times New Roman" w:cs="Times New Roman"/>
                  <w:color w:val="1B1C1D"/>
                  <w:sz w:val="20"/>
                  <w:szCs w:val="20"/>
                </w:rPr>
                <w:delText xml:space="preserve">7.4%</w:delText>
              </w:r>
            </w:del>
            <w:ins w:id="91298" w:author="Claude (E30 修订)" w:date="2026-10-09T12:00:00Z">
              <w:r>
                <w:rPr>
                  <w:rFonts w:ascii="Times New Roman" w:eastAsia="Times New Roman" w:hAnsi="Times New Roman" w:cs="Times New Roman"/>
                  <w:color w:val="1B1C1D"/>
                  <w:sz w:val="20"/>
                  <w:szCs w:val="20"/>
                </w:rPr>
                <w:t xml:space="preserve">6.5%</w:t>
              </w:r>
            </w:ins>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4DE09CE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299" w:author="Claude (E30 修订)" w:date="2026-10-09T12:00:00Z">
              <w:r>
                <w:rPr>
                  <w:rFonts w:ascii="Times New Roman" w:eastAsia="Times New Roman" w:hAnsi="Times New Roman" w:cs="Times New Roman"/>
                  <w:color w:val="1B1C1D"/>
                  <w:sz w:val="20"/>
                  <w:szCs w:val="20"/>
                </w:rPr>
                <w:delText xml:space="preserve">161</w:delText>
              </w:r>
            </w:del>
            <w:ins w:id="91300" w:author="Claude (E30 修订)" w:date="2026-10-09T12:00:00Z">
              <w:r>
                <w:rPr>
                  <w:rFonts w:ascii="Times New Roman" w:eastAsia="Times New Roman" w:hAnsi="Times New Roman" w:cs="Times New Roman"/>
                  <w:color w:val="1B1C1D"/>
                  <w:sz w:val="20"/>
                  <w:szCs w:val="20"/>
                </w:rPr>
                <w:t xml:space="preserve">199</w:t>
              </w:r>
            </w:ins>
            <w:r>
              <w:rPr>
                <w:rFonts w:ascii="Times New Roman" w:eastAsia="Times New Roman" w:hAnsi="Times New Roman" w:cs="Times New Roman"/>
                <w:color w:val="1B1C1D"/>
                <w:sz w:val="20"/>
                <w:szCs w:val="20"/>
              </w:rPr>
              <w:t xml:space="preserve"> (</w:t>
            </w:r>
            <w:del w:id="91301" w:author="Claude (E30 修订)" w:date="2026-10-09T12:00:00Z">
              <w:r>
                <w:rPr>
                  <w:rFonts w:ascii="Times New Roman" w:eastAsia="Times New Roman" w:hAnsi="Times New Roman" w:cs="Times New Roman"/>
                  <w:color w:val="1B1C1D"/>
                  <w:sz w:val="20"/>
                  <w:szCs w:val="20"/>
                </w:rPr>
                <w:delText xml:space="preserve">16.9%</w:delText>
              </w:r>
            </w:del>
            <w:ins w:id="91302" w:author="Claude (E30 修订)" w:date="2026-10-09T12:00:00Z">
              <w:r>
                <w:rPr>
                  <w:rFonts w:ascii="Times New Roman" w:eastAsia="Times New Roman" w:hAnsi="Times New Roman" w:cs="Times New Roman"/>
                  <w:color w:val="1B1C1D"/>
                  <w:sz w:val="20"/>
                  <w:szCs w:val="20"/>
                </w:rPr>
                <w:t xml:space="preserve">16.6%</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3CEF14B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7EF3784" w14:textId="77777777">
        <w:trPr>
          <w:cantSplit/>
          <w:tblCellSpacing w:w="15" w:type="dxa"/>
          <w:jc w:val="center"/>
        </w:trPr>
        <w:tc>
          <w:tcPr>
            <w:tcW w:w="3842" w:type="dxa"/>
            <w:tcMar>
              <w:top w:w="40" w:type="dxa"/>
              <w:left w:w="110" w:type="dxa"/>
              <w:bottom w:w="40" w:type="dxa"/>
              <w:right w:w="110" w:type="dxa"/>
            </w:tcMar>
            <w:vAlign w:val="center"/>
          </w:tcPr>
          <w:p w14:paraId="5FA6BBA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1A7A50F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303" w:author="Claude (E30 修订)" w:date="2026-10-09T12:00:00Z">
              <w:r>
                <w:rPr>
                  <w:rFonts w:ascii="Times New Roman" w:eastAsia="Times New Roman" w:hAnsi="Times New Roman" w:cs="Times New Roman"/>
                  <w:color w:val="1B1C1D"/>
                  <w:sz w:val="20"/>
                  <w:szCs w:val="20"/>
                </w:rPr>
                <w:delText xml:space="preserve">126</w:delText>
              </w:r>
            </w:del>
            <w:ins w:id="91304" w:author="Claude (E30 修订)" w:date="2026-10-09T12:00:00Z">
              <w:r>
                <w:rPr>
                  <w:rFonts w:ascii="Times New Roman" w:eastAsia="Times New Roman" w:hAnsi="Times New Roman" w:cs="Times New Roman"/>
                  <w:color w:val="1B1C1D"/>
                  <w:sz w:val="20"/>
                  <w:szCs w:val="20"/>
                </w:rPr>
                <w:t xml:space="preserve">154</w:t>
              </w:r>
            </w:ins>
            <w:r>
              <w:rPr>
                <w:rFonts w:ascii="Times New Roman" w:eastAsia="Times New Roman" w:hAnsi="Times New Roman" w:cs="Times New Roman"/>
                <w:color w:val="1B1C1D"/>
                <w:sz w:val="20"/>
                <w:szCs w:val="20"/>
              </w:rPr>
              <w:t xml:space="preserve"> (</w:t>
            </w:r>
            <w:del w:id="91305" w:author="Claude (E30 修订)" w:date="2026-10-09T12:00:00Z">
              <w:r>
                <w:rPr>
                  <w:rFonts w:ascii="Times New Roman" w:eastAsia="Times New Roman" w:hAnsi="Times New Roman" w:cs="Times New Roman"/>
                  <w:color w:val="1B1C1D"/>
                  <w:sz w:val="20"/>
                  <w:szCs w:val="20"/>
                </w:rPr>
                <w:delText xml:space="preserve">9.2%</w:delText>
              </w:r>
            </w:del>
            <w:ins w:id="91306" w:author="Claude (E30 修订)" w:date="2026-10-09T12:00:00Z">
              <w:r>
                <w:rPr>
                  <w:rFonts w:ascii="Times New Roman" w:eastAsia="Times New Roman" w:hAnsi="Times New Roman" w:cs="Times New Roman"/>
                  <w:color w:val="1B1C1D"/>
                  <w:sz w:val="20"/>
                  <w:szCs w:val="20"/>
                </w:rPr>
                <w:t xml:space="preserve">8.3%</w:t>
              </w:r>
            </w:ins>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6181A06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307" w:author="Claude (E30 修订)" w:date="2026-10-09T12:00:00Z">
              <w:r>
                <w:rPr>
                  <w:rFonts w:ascii="Times New Roman" w:eastAsia="Times New Roman" w:hAnsi="Times New Roman" w:cs="Times New Roman"/>
                  <w:color w:val="1B1C1D"/>
                  <w:sz w:val="20"/>
                  <w:szCs w:val="20"/>
                </w:rPr>
                <w:delText xml:space="preserve">309</w:delText>
              </w:r>
            </w:del>
            <w:ins w:id="91308" w:author="Claude (E30 修订)" w:date="2026-10-09T12:00:00Z">
              <w:r>
                <w:rPr>
                  <w:rFonts w:ascii="Times New Roman" w:eastAsia="Times New Roman" w:hAnsi="Times New Roman" w:cs="Times New Roman"/>
                  <w:color w:val="1B1C1D"/>
                  <w:sz w:val="20"/>
                  <w:szCs w:val="20"/>
                </w:rPr>
                <w:t xml:space="preserve">365</w:t>
              </w:r>
            </w:ins>
            <w:r>
              <w:rPr>
                <w:rFonts w:ascii="Times New Roman" w:eastAsia="Times New Roman" w:hAnsi="Times New Roman" w:cs="Times New Roman"/>
                <w:color w:val="1B1C1D"/>
                <w:sz w:val="20"/>
                <w:szCs w:val="20"/>
              </w:rPr>
              <w:t xml:space="preserve"> (</w:t>
            </w:r>
            <w:del w:id="91309" w:author="Claude (E30 修订)" w:date="2026-10-09T12:00:00Z">
              <w:r>
                <w:rPr>
                  <w:rFonts w:ascii="Times New Roman" w:eastAsia="Times New Roman" w:hAnsi="Times New Roman" w:cs="Times New Roman"/>
                  <w:color w:val="1B1C1D"/>
                  <w:sz w:val="20"/>
                  <w:szCs w:val="20"/>
                </w:rPr>
                <w:delText xml:space="preserve">32.4%</w:delText>
              </w:r>
            </w:del>
            <w:ins w:id="91310" w:author="Claude (E30 修订)" w:date="2026-10-09T12:00:00Z">
              <w:r>
                <w:rPr>
                  <w:rFonts w:ascii="Times New Roman" w:eastAsia="Times New Roman" w:hAnsi="Times New Roman" w:cs="Times New Roman"/>
                  <w:color w:val="1B1C1D"/>
                  <w:sz w:val="20"/>
                  <w:szCs w:val="20"/>
                </w:rPr>
                <w:t xml:space="preserve">30.5%</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44F4370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0FD17D5" w14:textId="77777777">
        <w:trPr>
          <w:cantSplit/>
          <w:tblCellSpacing w:w="15" w:type="dxa"/>
          <w:jc w:val="center"/>
        </w:trPr>
        <w:tc>
          <w:tcPr>
            <w:tcW w:w="3842" w:type="dxa"/>
            <w:tcMar>
              <w:top w:w="40" w:type="dxa"/>
              <w:left w:w="110" w:type="dxa"/>
              <w:bottom w:w="40" w:type="dxa"/>
              <w:right w:w="110" w:type="dxa"/>
            </w:tcMar>
            <w:vAlign w:val="center"/>
          </w:tcPr>
          <w:p w14:paraId="5F31C37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132426B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(34.0, 41.0)</w:t>
            </w:r>
          </w:p>
        </w:tc>
        <w:tc>
          <w:tcPr>
            <w:tcW w:w="2200" w:type="dxa"/>
            <w:tcMar>
              <w:top w:w="40" w:type="dxa"/>
              <w:left w:w="110" w:type="dxa"/>
              <w:bottom w:w="40" w:type="dxa"/>
              <w:right w:w="110" w:type="dxa"/>
            </w:tcMar>
            <w:vAlign w:val="center"/>
          </w:tcPr>
          <w:p w14:paraId="6CECF6D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311" w:author="Claude (E30 修订)" w:date="2026-10-09T12:00:00Z">
              <w:r>
                <w:rPr>
                  <w:rFonts w:ascii="Times New Roman" w:eastAsia="Times New Roman" w:hAnsi="Times New Roman" w:cs="Times New Roman"/>
                  <w:color w:val="1B1C1D"/>
                  <w:sz w:val="20"/>
                  <w:szCs w:val="20"/>
                </w:rPr>
                <w:delText xml:space="preserve">43.0</w:delText>
              </w:r>
            </w:del>
            <w:ins w:id="91312" w:author="Claude (E30 修订)" w:date="2026-10-09T12:00:00Z">
              <w:r>
                <w:rPr>
                  <w:rFonts w:ascii="Times New Roman" w:eastAsia="Times New Roman" w:hAnsi="Times New Roman" w:cs="Times New Roman"/>
                  <w:color w:val="1B1C1D"/>
                  <w:sz w:val="20"/>
                  <w:szCs w:val="20"/>
                </w:rPr>
                <w:t xml:space="preserve">42.0</w:t>
              </w:r>
            </w:ins>
            <w:r>
              <w:rPr>
                <w:rFonts w:ascii="Times New Roman" w:eastAsia="Times New Roman" w:hAnsi="Times New Roman" w:cs="Times New Roman"/>
                <w:color w:val="1B1C1D"/>
                <w:sz w:val="20"/>
                <w:szCs w:val="20"/>
              </w:rPr>
              <w:t xml:space="preserve"> (</w:t>
            </w:r>
            <w:del w:id="91313" w:author="Claude (E30 修订)" w:date="2026-10-09T12:00:00Z">
              <w:r>
                <w:rPr>
                  <w:rFonts w:ascii="Times New Roman" w:eastAsia="Times New Roman" w:hAnsi="Times New Roman" w:cs="Times New Roman"/>
                  <w:color w:val="1B1C1D"/>
                  <w:sz w:val="20"/>
                  <w:szCs w:val="20"/>
                </w:rPr>
                <w:delText xml:space="preserve">40.0</w:delText>
              </w:r>
            </w:del>
            <w:ins w:id="91314" w:author="Claude (E30 修订)" w:date="2026-10-09T12:00:00Z">
              <w:r>
                <w:rPr>
                  <w:rFonts w:ascii="Times New Roman" w:eastAsia="Times New Roman" w:hAnsi="Times New Roman" w:cs="Times New Roman"/>
                  <w:color w:val="1B1C1D"/>
                  <w:sz w:val="20"/>
                  <w:szCs w:val="20"/>
                </w:rPr>
                <w:t xml:space="preserve">39.0</w:t>
              </w:r>
            </w:ins>
            <w:r>
              <w:rPr>
                <w:rFonts w:ascii="Times New Roman" w:eastAsia="Times New Roman" w:hAnsi="Times New Roman" w:cs="Times New Roman"/>
                <w:color w:val="1B1C1D"/>
                <w:sz w:val="20"/>
                <w:szCs w:val="20"/>
              </w:rPr>
              <w:t xml:space="preserve">, </w:t>
            </w:r>
            <w:del w:id="91315" w:author="Claude (E30 修订)" w:date="2026-10-09T12:00:00Z">
              <w:r>
                <w:rPr>
                  <w:rFonts w:ascii="Times New Roman" w:eastAsia="Times New Roman" w:hAnsi="Times New Roman" w:cs="Times New Roman"/>
                  <w:color w:val="1B1C1D"/>
                  <w:sz w:val="20"/>
                  <w:szCs w:val="20"/>
                </w:rPr>
                <w:delText xml:space="preserve">46.5</w:delText>
              </w:r>
            </w:del>
            <w:ins w:id="91316" w:author="Claude (E30 修订)" w:date="2026-10-09T12:00:00Z">
              <w:r>
                <w:rPr>
                  <w:rFonts w:ascii="Times New Roman" w:eastAsia="Times New Roman" w:hAnsi="Times New Roman" w:cs="Times New Roman"/>
                  <w:color w:val="1B1C1D"/>
                  <w:sz w:val="20"/>
                  <w:szCs w:val="20"/>
                </w:rPr>
                <w:t xml:space="preserve">46.0</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59C68C3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BB7FAFF" w14:textId="77777777">
        <w:trPr>
          <w:cantSplit/>
          <w:tblCellSpacing w:w="15" w:type="dxa"/>
          <w:jc w:val="center"/>
        </w:trPr>
        <w:tc>
          <w:tcPr>
            <w:tcW w:w="3842" w:type="dxa"/>
            <w:tcMar>
              <w:top w:w="40" w:type="dxa"/>
              <w:left w:w="110" w:type="dxa"/>
              <w:bottom w:w="40" w:type="dxa"/>
              <w:right w:w="110" w:type="dxa"/>
            </w:tcMar>
            <w:vAlign w:val="center"/>
          </w:tcPr>
          <w:p w14:paraId="78880CA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LVEDd, mm</w:t>
            </w:r>
          </w:p>
        </w:tc>
        <w:tc>
          <w:tcPr>
            <w:tcW w:w="2200" w:type="dxa"/>
            <w:tcMar>
              <w:top w:w="40" w:type="dxa"/>
              <w:left w:w="110" w:type="dxa"/>
              <w:bottom w:w="40" w:type="dxa"/>
              <w:right w:w="110" w:type="dxa"/>
            </w:tcMar>
            <w:vAlign w:val="center"/>
          </w:tcPr>
          <w:p w14:paraId="165A97C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2C7D3B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48.0 (</w:t>
            </w:r>
            <w:del w:id="91317" w:author="Claude (E30 修订)" w:date="2026-10-09T12:00:00Z">
              <w:r>
                <w:rPr>
                  <w:rFonts w:ascii="Times New Roman" w:eastAsia="Times New Roman" w:hAnsi="Times New Roman" w:cs="Times New Roman"/>
                  <w:color w:val="1B1C1D"/>
                  <w:sz w:val="20"/>
                  <w:szCs w:val="20"/>
                </w:rPr>
                <w:delText xml:space="preserve">46.0</w:delText>
              </w:r>
            </w:del>
            <w:ins w:id="91318" w:author="Claude (E30 修订)" w:date="2026-10-09T12:00:00Z">
              <w:r>
                <w:rPr>
                  <w:rFonts w:ascii="Times New Roman" w:eastAsia="Times New Roman" w:hAnsi="Times New Roman" w:cs="Times New Roman"/>
                  <w:color w:val="1B1C1D"/>
                  <w:sz w:val="20"/>
                  <w:szCs w:val="20"/>
                </w:rPr>
                <w:t xml:space="preserve">45.0</w:t>
              </w:r>
            </w:ins>
            <w:r>
              <w:rPr>
                <w:rFonts w:ascii="Times New Roman" w:eastAsia="Times New Roman" w:hAnsi="Times New Roman" w:cs="Times New Roman"/>
                <w:color w:val="1B1C1D"/>
                <w:sz w:val="20"/>
                <w:szCs w:val="20"/>
              </w:rPr>
              <w:t xml:space="preserve">, </w:t>
            </w:r>
            <w:del w:id="91319" w:author="Claude (E30 修订)" w:date="2026-10-09T12:00:00Z">
              <w:r>
                <w:rPr>
                  <w:rFonts w:ascii="Times New Roman" w:eastAsia="Times New Roman" w:hAnsi="Times New Roman" w:cs="Times New Roman"/>
                  <w:color w:val="1B1C1D"/>
                  <w:sz w:val="20"/>
                  <w:szCs w:val="20"/>
                </w:rPr>
                <w:delText xml:space="preserve">51.0</w:delText>
              </w:r>
            </w:del>
            <w:ins w:id="91320" w:author="Claude (E30 修订)" w:date="2026-10-09T12:00:00Z">
              <w:r>
                <w:rPr>
                  <w:rFonts w:ascii="Times New Roman" w:eastAsia="Times New Roman" w:hAnsi="Times New Roman" w:cs="Times New Roman"/>
                  <w:color w:val="1B1C1D"/>
                  <w:sz w:val="20"/>
                  <w:szCs w:val="20"/>
                </w:rPr>
                <w:t xml:space="preserve">51.2</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5B5EB7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C1784DD" w14:textId="77777777">
        <w:trPr>
          <w:cantSplit/>
          <w:tblCellSpacing w:w="15" w:type="dxa"/>
          <w:jc w:val="center"/>
        </w:trPr>
        <w:tc>
          <w:tcPr>
            <w:tcW w:w="3842" w:type="dxa"/>
            <w:tcMar>
              <w:top w:w="40" w:type="dxa"/>
              <w:left w:w="110" w:type="dxa"/>
              <w:bottom w:w="40" w:type="dxa"/>
              <w:right w:w="110" w:type="dxa"/>
            </w:tcMar>
            <w:vAlign w:val="center"/>
          </w:tcPr>
          <w:p w14:paraId="3C250278"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72DC9CC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35.0 (32.0, 38.0)</w:t>
            </w:r>
          </w:p>
        </w:tc>
        <w:tc>
          <w:tcPr>
            <w:tcW w:w="2200" w:type="dxa"/>
            <w:tcMar>
              <w:top w:w="40" w:type="dxa"/>
              <w:left w:w="110" w:type="dxa"/>
              <w:bottom w:w="40" w:type="dxa"/>
              <w:right w:w="110" w:type="dxa"/>
            </w:tcMar>
            <w:vAlign w:val="center"/>
          </w:tcPr>
          <w:p w14:paraId="14770F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44.0 (39.0, 47.0)</w:t>
            </w:r>
          </w:p>
        </w:tc>
        <w:tc>
          <w:tcPr>
            <w:tcW w:w="1000" w:type="dxa"/>
            <w:tcMar>
              <w:top w:w="40" w:type="dxa"/>
              <w:left w:w="110" w:type="dxa"/>
              <w:bottom w:w="40" w:type="dxa"/>
              <w:right w:w="110" w:type="dxa"/>
            </w:tcMar>
            <w:vAlign w:val="center"/>
          </w:tcPr>
          <w:p w14:paraId="36ACBE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2F56940" w14:textId="77777777">
        <w:trPr>
          <w:cantSplit/>
          <w:tblCellSpacing w:w="15" w:type="dxa"/>
          <w:jc w:val="center"/>
        </w:trPr>
        <w:tc>
          <w:tcPr>
            <w:tcW w:w="3842" w:type="dxa"/>
            <w:tcMar>
              <w:top w:w="40" w:type="dxa"/>
              <w:left w:w="110" w:type="dxa"/>
              <w:bottom w:w="40" w:type="dxa"/>
              <w:right w:w="110" w:type="dxa"/>
            </w:tcMar>
            <w:vAlign w:val="center"/>
          </w:tcPr>
          <w:p w14:paraId="4D50D10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306EC8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4FFD59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05B16ED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1D678A2" w14:textId="77777777">
        <w:trPr>
          <w:cantSplit/>
          <w:tblCellSpacing w:w="15" w:type="dxa"/>
          <w:jc w:val="center"/>
        </w:trPr>
        <w:tc>
          <w:tcPr>
            <w:tcW w:w="3842" w:type="dxa"/>
            <w:tcMar>
              <w:top w:w="40" w:type="dxa"/>
              <w:left w:w="110" w:type="dxa"/>
              <w:bottom w:w="40" w:type="dxa"/>
              <w:right w:w="110" w:type="dxa"/>
            </w:tcMar>
            <w:vAlign w:val="center"/>
          </w:tcPr>
          <w:p w14:paraId="1BD3728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19DC5F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66 (62, 70)</w:t>
            </w:r>
          </w:p>
        </w:tc>
        <w:tc>
          <w:tcPr>
            <w:tcW w:w="2200" w:type="dxa"/>
            <w:tcMar>
              <w:top w:w="40" w:type="dxa"/>
              <w:left w:w="110" w:type="dxa"/>
              <w:bottom w:w="40" w:type="dxa"/>
              <w:right w:w="110" w:type="dxa"/>
            </w:tcMar>
            <w:vAlign w:val="center"/>
          </w:tcPr>
          <w:p w14:paraId="3646FC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(56, 67)</w:t>
            </w:r>
          </w:p>
        </w:tc>
        <w:tc>
          <w:tcPr>
            <w:tcW w:w="1000" w:type="dxa"/>
            <w:tcMar>
              <w:top w:w="40" w:type="dxa"/>
              <w:left w:w="110" w:type="dxa"/>
              <w:bottom w:w="40" w:type="dxa"/>
              <w:right w:w="110" w:type="dxa"/>
            </w:tcMar>
            <w:vAlign w:val="center"/>
          </w:tcPr>
          <w:p w14:paraId="5C5FCA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207A95E" w14:textId="77777777">
        <w:trPr>
          <w:cantSplit/>
          <w:tblCellSpacing w:w="15" w:type="dxa"/>
          <w:jc w:val="center"/>
        </w:trPr>
        <w:tc>
          <w:tcPr>
            <w:tcW w:w="3842" w:type="dxa"/>
            <w:tcMar>
              <w:top w:w="40" w:type="dxa"/>
              <w:left w:w="110" w:type="dxa"/>
              <w:bottom w:w="40" w:type="dxa"/>
              <w:right w:w="110" w:type="dxa"/>
            </w:tcMar>
            <w:vAlign w:val="center"/>
          </w:tcPr>
          <w:p w14:paraId="7BDED5F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2EC41D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321" w:author="Claude (E30 修订)" w:date="2026-10-09T12:00:00Z">
              <w:r>
                <w:rPr>
                  <w:rFonts w:ascii="Times New Roman" w:eastAsia="Times New Roman" w:hAnsi="Times New Roman" w:cs="Times New Roman"/>
                  <w:color w:val="1B1C1D"/>
                  <w:sz w:val="20"/>
                  <w:szCs w:val="20"/>
                </w:rPr>
                <w:delText xml:space="preserve">182</w:delText>
              </w:r>
            </w:del>
            <w:ins w:id="91322" w:author="Claude (E30 修订)" w:date="2026-10-09T12:00:00Z">
              <w:r>
                <w:rPr>
                  <w:rFonts w:ascii="Times New Roman" w:eastAsia="Times New Roman" w:hAnsi="Times New Roman" w:cs="Times New Roman"/>
                  <w:color w:val="1B1C1D"/>
                  <w:sz w:val="20"/>
                  <w:szCs w:val="20"/>
                </w:rPr>
                <w:t xml:space="preserve">197</w:t>
              </w:r>
            </w:ins>
            <w:r>
              <w:rPr>
                <w:rFonts w:ascii="Times New Roman" w:eastAsia="Times New Roman" w:hAnsi="Times New Roman" w:cs="Times New Roman"/>
                <w:color w:val="1B1C1D"/>
                <w:sz w:val="20"/>
                <w:szCs w:val="20"/>
              </w:rPr>
              <w:t xml:space="preserve"> (</w:t>
            </w:r>
            <w:del w:id="91323" w:author="Claude (E30 修订)" w:date="2026-10-09T12:00:00Z">
              <w:r>
                <w:rPr>
                  <w:rFonts w:ascii="Times New Roman" w:eastAsia="Times New Roman" w:hAnsi="Times New Roman" w:cs="Times New Roman"/>
                  <w:color w:val="1B1C1D"/>
                  <w:sz w:val="20"/>
                  <w:szCs w:val="20"/>
                </w:rPr>
                <w:delText xml:space="preserve">13.3%</w:delText>
              </w:r>
            </w:del>
            <w:ins w:id="91324" w:author="Claude (E30 修订)" w:date="2026-10-09T12:00:00Z">
              <w:r>
                <w:rPr>
                  <w:rFonts w:ascii="Times New Roman" w:eastAsia="Times New Roman" w:hAnsi="Times New Roman" w:cs="Times New Roman"/>
                  <w:color w:val="1B1C1D"/>
                  <w:sz w:val="20"/>
                  <w:szCs w:val="20"/>
                </w:rPr>
                <w:t xml:space="preserve">10.7%</w:t>
              </w:r>
            </w:ins>
            <w:r>
              <w:rPr>
                <w:rFonts w:ascii="Times New Roman" w:eastAsia="Times New Roman" w:hAnsi="Times New Roman" w:cs="Times New Roman"/>
                <w:color w:val="1B1C1D"/>
                <w:sz w:val="20"/>
                <w:szCs w:val="20"/>
              </w:rPr>
              <w:t xml:space="preserve">)</w:t>
            </w:r>
          </w:p>
        </w:tc>
        <w:tc>
          <w:tcPr>
            <w:tcW w:w="2200" w:type="dxa"/>
            <w:tcMar>
              <w:top w:w="40" w:type="dxa"/>
              <w:left w:w="110" w:type="dxa"/>
              <w:bottom w:w="40" w:type="dxa"/>
              <w:right w:w="110" w:type="dxa"/>
            </w:tcMar>
            <w:vAlign w:val="center"/>
          </w:tcPr>
          <w:p w14:paraId="34A8F82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del w:id="91325" w:author="Claude (E30 修订)" w:date="2026-10-09T12:00:00Z">
              <w:r>
                <w:rPr>
                  <w:rFonts w:ascii="Times New Roman" w:eastAsia="Times New Roman" w:hAnsi="Times New Roman" w:cs="Times New Roman"/>
                  <w:color w:val="1B1C1D"/>
                  <w:sz w:val="20"/>
                  <w:szCs w:val="20"/>
                </w:rPr>
                <w:delText xml:space="preserve">207</w:delText>
              </w:r>
            </w:del>
            <w:ins w:id="91326" w:author="Claude (E30 修订)" w:date="2026-10-09T12:00:00Z">
              <w:r>
                <w:rPr>
                  <w:rFonts w:ascii="Times New Roman" w:eastAsia="Times New Roman" w:hAnsi="Times New Roman" w:cs="Times New Roman"/>
                  <w:color w:val="1B1C1D"/>
                  <w:sz w:val="20"/>
                  <w:szCs w:val="20"/>
                </w:rPr>
                <w:t xml:space="preserve">216</w:t>
              </w:r>
            </w:ins>
            <w:r>
              <w:rPr>
                <w:rFonts w:ascii="Times New Roman" w:eastAsia="Times New Roman" w:hAnsi="Times New Roman" w:cs="Times New Roman"/>
                <w:color w:val="1B1C1D"/>
                <w:sz w:val="20"/>
                <w:szCs w:val="20"/>
              </w:rPr>
              <w:t xml:space="preserve"> (</w:t>
            </w:r>
            <w:del w:id="91327" w:author="Claude (E30 修订)" w:date="2026-10-09T12:00:00Z">
              <w:r>
                <w:rPr>
                  <w:rFonts w:ascii="Times New Roman" w:eastAsia="Times New Roman" w:hAnsi="Times New Roman" w:cs="Times New Roman"/>
                  <w:color w:val="1B1C1D"/>
                  <w:sz w:val="20"/>
                  <w:szCs w:val="20"/>
                </w:rPr>
                <w:delText xml:space="preserve">21.7%</w:delText>
              </w:r>
            </w:del>
            <w:ins w:id="91328" w:author="Claude (E30 修订)" w:date="2026-10-09T12:00:00Z">
              <w:r>
                <w:rPr>
                  <w:rFonts w:ascii="Times New Roman" w:eastAsia="Times New Roman" w:hAnsi="Times New Roman" w:cs="Times New Roman"/>
                  <w:color w:val="1B1C1D"/>
                  <w:sz w:val="20"/>
                  <w:szCs w:val="20"/>
                </w:rPr>
                <w:t xml:space="preserve">18.0%</w:t>
              </w:r>
            </w:ins>
            <w:r>
              <w:rPr>
                <w:rFonts w:ascii="Times New Roman" w:eastAsia="Times New Roman" w:hAnsi="Times New Roman" w:cs="Times New Roman"/>
                <w:color w:val="1B1C1D"/>
                <w:sz w:val="20"/>
                <w:szCs w:val="20"/>
              </w:rPr>
              <w:t xml:space="preserve">)</w:t>
            </w:r>
          </w:p>
        </w:tc>
        <w:tc>
          <w:tcPr>
            <w:tcW w:w="1000" w:type="dxa"/>
            <w:tcMar>
              <w:top w:w="40" w:type="dxa"/>
              <w:left w:w="110" w:type="dxa"/>
              <w:bottom w:w="40" w:type="dxa"/>
              <w:right w:w="110" w:type="dxa"/>
            </w:tcMar>
            <w:vAlign w:val="center"/>
          </w:tcPr>
          <w:p w14:paraId="51457E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DEA354B" w14:textId="77777777">
        <w:trPr>
          <w:cantSplit/>
          <w:tblCellSpacing w:w="15" w:type="dxa"/>
          <w:jc w:val="center"/>
        </w:trPr>
        <w:tc>
          <w:tcPr>
            <w:tcW w:w="9242" w:type="dxa"/>
            <w:gridSpan w:val="4"/>
            <w:tcMar>
              <w:top w:w="40" w:type="dxa"/>
              <w:left w:w="110" w:type="dxa"/>
              <w:bottom w:w="40" w:type="dxa"/>
              <w:right w:w="110" w:type="dxa"/>
            </w:tcMar>
            <w:vAlign w:val="center"/>
          </w:tcPr>
          <w:p w14:paraId="2AF96D7E"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 xml:space="preserve">Paired response </w:t>
            </w:r>
            <w:del w:id="91329" w:author="Claude (E30 修订)" w:date="2026-10-09T12:00:00Z">
              <w:r>
                <w:rPr>
                  <w:rFonts w:ascii="Times New Roman" w:eastAsia="Times New Roman" w:hAnsi="Times New Roman" w:cs="Times New Roman"/>
                  <w:b/>
                  <w:color w:val="1B1C1D"/>
                  <w:sz w:val="20"/>
                  <w:szCs w:val="20"/>
                </w:rPr>
                <w:delText xml:space="preserve">cohort</w:delText>
              </w:r>
            </w:del>
            <w:ins w:id="91330" w:author="Claude (E30 修订)" w:date="2026-10-09T12:00:00Z">
              <w:r>
                <w:rPr>
                  <w:rFonts w:ascii="Times New Roman" w:eastAsia="Times New Roman" w:hAnsi="Times New Roman" w:cs="Times New Roman"/>
                  <w:b/>
                  <w:color w:val="1B1C1D"/>
                  <w:sz w:val="20"/>
                  <w:szCs w:val="20"/>
                </w:rPr>
                <w:t xml:space="preserve">set</w:t>
              </w:r>
            </w:ins>
            <w:r>
              <w:rPr>
                <w:rFonts w:ascii="Times New Roman" w:eastAsia="Times New Roman" w:hAnsi="Times New Roman" w:cs="Times New Roman"/>
                <w:b/>
                <w:color w:val="1B1C1D"/>
                <w:sz w:val="20"/>
                <w:szCs w:val="20"/>
              </w:rPr>
              <w:t xml:space="preserve"> (procedures)</w:t>
            </w:r>
          </w:p>
        </w:tc>
      </w:tr>
      <w:tr w:rsidR="005675A1" w14:paraId="6E2C5775" w14:textId="77777777">
        <w:trPr>
          <w:cantSplit/>
          <w:tblCellSpacing w:w="15" w:type="dxa"/>
          <w:jc w:val="center"/>
        </w:trPr>
        <w:tc>
          <w:tcPr>
            <w:tcW w:w="3842" w:type="dxa"/>
            <w:tcMar>
              <w:top w:w="40" w:type="dxa"/>
              <w:left w:w="110" w:type="dxa"/>
              <w:bottom w:w="40" w:type="dxa"/>
              <w:right w:w="110" w:type="dxa"/>
            </w:tcMar>
            <w:vAlign w:val="center"/>
          </w:tcPr>
          <w:p w14:paraId="5D0B52C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Procedures (patients), n</w:t>
            </w:r>
          </w:p>
        </w:tc>
        <w:tc>
          <w:tcPr>
            <w:tcW w:w="2200" w:type="dxa"/>
            <w:tcMar>
              <w:top w:w="40" w:type="dxa"/>
              <w:left w:w="110" w:type="dxa"/>
              <w:bottom w:w="40" w:type="dxa"/>
              <w:right w:w="110" w:type="dxa"/>
            </w:tcMar>
            <w:vAlign w:val="center"/>
          </w:tcPr>
          <w:p w14:paraId="1672FED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343 (341)</w:t>
            </w:r>
          </w:p>
        </w:tc>
        <w:tc>
          <w:tcPr>
            <w:tcW w:w="2200" w:type="dxa"/>
            <w:tcMar>
              <w:top w:w="40" w:type="dxa"/>
              <w:left w:w="110" w:type="dxa"/>
              <w:bottom w:w="40" w:type="dxa"/>
              <w:right w:w="110" w:type="dxa"/>
            </w:tcMar>
            <w:vAlign w:val="center"/>
          </w:tcPr>
          <w:p w14:paraId="54A795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501 (497)</w:t>
            </w:r>
          </w:p>
        </w:tc>
        <w:tc>
          <w:tcPr>
            <w:tcW w:w="1000" w:type="dxa"/>
            <w:tcMar>
              <w:top w:w="40" w:type="dxa"/>
              <w:left w:w="110" w:type="dxa"/>
              <w:bottom w:w="40" w:type="dxa"/>
              <w:right w:w="110" w:type="dxa"/>
            </w:tcMar>
            <w:vAlign w:val="center"/>
          </w:tcPr>
          <w:p w14:paraId="3C2EE5A2"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29BE01DE" w14:textId="77777777">
        <w:trPr>
          <w:cantSplit/>
          <w:tblCellSpacing w:w="15" w:type="dxa"/>
          <w:jc w:val="center"/>
        </w:trPr>
        <w:tc>
          <w:tcPr>
            <w:tcW w:w="3842" w:type="dxa"/>
            <w:tcMar>
              <w:top w:w="40" w:type="dxa"/>
              <w:left w:w="110" w:type="dxa"/>
              <w:bottom w:w="40" w:type="dxa"/>
              <w:right w:w="110" w:type="dxa"/>
            </w:tcMar>
            <w:vAlign w:val="center"/>
          </w:tcPr>
          <w:p w14:paraId="36241B0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222D37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68 (60, 75)</w:t>
            </w:r>
          </w:p>
        </w:tc>
        <w:tc>
          <w:tcPr>
            <w:tcW w:w="2200" w:type="dxa"/>
            <w:tcMar>
              <w:top w:w="40" w:type="dxa"/>
              <w:left w:w="110" w:type="dxa"/>
              <w:bottom w:w="40" w:type="dxa"/>
              <w:right w:w="110" w:type="dxa"/>
            </w:tcMar>
            <w:vAlign w:val="center"/>
          </w:tcPr>
          <w:p w14:paraId="3BB71B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67 (59, 72)</w:t>
            </w:r>
          </w:p>
        </w:tc>
        <w:tc>
          <w:tcPr>
            <w:tcW w:w="1000" w:type="dxa"/>
            <w:tcMar>
              <w:top w:w="40" w:type="dxa"/>
              <w:left w:w="110" w:type="dxa"/>
              <w:bottom w:w="40" w:type="dxa"/>
              <w:right w:w="110" w:type="dxa"/>
            </w:tcMar>
            <w:vAlign w:val="center"/>
          </w:tcPr>
          <w:p w14:paraId="7AA8688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0.008</w:t>
            </w:r>
          </w:p>
        </w:tc>
      </w:tr>
      <w:tr w:rsidR="005675A1" w14:paraId="09427AB5" w14:textId="77777777">
        <w:trPr>
          <w:cantSplit/>
          <w:tblCellSpacing w:w="15" w:type="dxa"/>
          <w:jc w:val="center"/>
        </w:trPr>
        <w:tc>
          <w:tcPr>
            <w:tcW w:w="3842" w:type="dxa"/>
            <w:tcMar>
              <w:top w:w="40" w:type="dxa"/>
              <w:left w:w="110" w:type="dxa"/>
              <w:bottom w:w="40" w:type="dxa"/>
              <w:right w:w="110" w:type="dxa"/>
            </w:tcMar>
            <w:vAlign w:val="center"/>
          </w:tcPr>
          <w:p w14:paraId="795A75C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65C5E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193 (56.3%)</w:t>
            </w:r>
          </w:p>
        </w:tc>
        <w:tc>
          <w:tcPr>
            <w:tcW w:w="2200" w:type="dxa"/>
            <w:tcMar>
              <w:top w:w="40" w:type="dxa"/>
              <w:left w:w="110" w:type="dxa"/>
              <w:bottom w:w="40" w:type="dxa"/>
              <w:right w:w="110" w:type="dxa"/>
            </w:tcMar>
            <w:vAlign w:val="center"/>
          </w:tcPr>
          <w:p w14:paraId="41665B5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215 (42.9%)</w:t>
            </w:r>
          </w:p>
        </w:tc>
        <w:tc>
          <w:tcPr>
            <w:tcW w:w="1000" w:type="dxa"/>
            <w:tcMar>
              <w:top w:w="40" w:type="dxa"/>
              <w:left w:w="110" w:type="dxa"/>
              <w:bottom w:w="40" w:type="dxa"/>
              <w:right w:w="110" w:type="dxa"/>
            </w:tcMar>
            <w:vAlign w:val="center"/>
          </w:tcPr>
          <w:p w14:paraId="0ECA7DA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47D2494" w14:textId="77777777">
        <w:trPr>
          <w:cantSplit/>
          <w:tblCellSpacing w:w="15" w:type="dxa"/>
          <w:jc w:val="center"/>
        </w:trPr>
        <w:tc>
          <w:tcPr>
            <w:tcW w:w="3842" w:type="dxa"/>
            <w:tcMar>
              <w:top w:w="40" w:type="dxa"/>
              <w:left w:w="110" w:type="dxa"/>
              <w:bottom w:w="40" w:type="dxa"/>
              <w:right w:w="110" w:type="dxa"/>
            </w:tcMar>
            <w:vAlign w:val="center"/>
          </w:tcPr>
          <w:p w14:paraId="566A36D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BMI, kg/m²</w:t>
            </w:r>
          </w:p>
        </w:tc>
        <w:tc>
          <w:tcPr>
            <w:tcW w:w="2200" w:type="dxa"/>
            <w:tcMar>
              <w:top w:w="40" w:type="dxa"/>
              <w:left w:w="110" w:type="dxa"/>
              <w:bottom w:w="40" w:type="dxa"/>
              <w:right w:w="110" w:type="dxa"/>
            </w:tcMar>
            <w:vAlign w:val="center"/>
          </w:tcPr>
          <w:p w14:paraId="43C69BB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23.8 (21.8, 25.8)</w:t>
            </w:r>
          </w:p>
        </w:tc>
        <w:tc>
          <w:tcPr>
            <w:tcW w:w="2200" w:type="dxa"/>
            <w:tcMar>
              <w:top w:w="40" w:type="dxa"/>
              <w:left w:w="110" w:type="dxa"/>
              <w:bottom w:w="40" w:type="dxa"/>
              <w:right w:w="110" w:type="dxa"/>
            </w:tcMar>
            <w:vAlign w:val="center"/>
          </w:tcPr>
          <w:p w14:paraId="35508B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24.7 (22.6, 26.8)</w:t>
            </w:r>
          </w:p>
        </w:tc>
        <w:tc>
          <w:tcPr>
            <w:tcW w:w="1000" w:type="dxa"/>
            <w:tcMar>
              <w:top w:w="40" w:type="dxa"/>
              <w:left w:w="110" w:type="dxa"/>
              <w:bottom w:w="40" w:type="dxa"/>
              <w:right w:w="110" w:type="dxa"/>
            </w:tcMar>
            <w:vAlign w:val="center"/>
          </w:tcPr>
          <w:p w14:paraId="6E04AD6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99B3E34" w14:textId="77777777">
        <w:trPr>
          <w:cantSplit/>
          <w:tblCellSpacing w:w="15" w:type="dxa"/>
          <w:jc w:val="center"/>
        </w:trPr>
        <w:tc>
          <w:tcPr>
            <w:tcW w:w="3842" w:type="dxa"/>
            <w:tcMar>
              <w:top w:w="40" w:type="dxa"/>
              <w:left w:w="110" w:type="dxa"/>
              <w:bottom w:w="40" w:type="dxa"/>
              <w:right w:w="110" w:type="dxa"/>
            </w:tcMar>
            <w:vAlign w:val="center"/>
          </w:tcPr>
          <w:p w14:paraId="0FF12BA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Hypertension</w:t>
            </w:r>
          </w:p>
        </w:tc>
        <w:tc>
          <w:tcPr>
            <w:tcW w:w="2200" w:type="dxa"/>
            <w:tcMar>
              <w:top w:w="40" w:type="dxa"/>
              <w:left w:w="110" w:type="dxa"/>
              <w:bottom w:w="40" w:type="dxa"/>
              <w:right w:w="110" w:type="dxa"/>
            </w:tcMar>
            <w:vAlign w:val="center"/>
          </w:tcPr>
          <w:p w14:paraId="3223FF4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165 (48.1%)</w:t>
            </w:r>
          </w:p>
        </w:tc>
        <w:tc>
          <w:tcPr>
            <w:tcW w:w="2200" w:type="dxa"/>
            <w:tcMar>
              <w:top w:w="40" w:type="dxa"/>
              <w:left w:w="110" w:type="dxa"/>
              <w:bottom w:w="40" w:type="dxa"/>
              <w:right w:w="110" w:type="dxa"/>
            </w:tcMar>
            <w:vAlign w:val="center"/>
          </w:tcPr>
          <w:p w14:paraId="2A062D2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243 (48.5%)</w:t>
            </w:r>
          </w:p>
        </w:tc>
        <w:tc>
          <w:tcPr>
            <w:tcW w:w="1000" w:type="dxa"/>
            <w:tcMar>
              <w:top w:w="40" w:type="dxa"/>
              <w:left w:w="110" w:type="dxa"/>
              <w:bottom w:w="40" w:type="dxa"/>
              <w:right w:w="110" w:type="dxa"/>
            </w:tcMar>
            <w:vAlign w:val="center"/>
          </w:tcPr>
          <w:p w14:paraId="49FFE90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0.910</w:t>
            </w:r>
          </w:p>
        </w:tc>
      </w:tr>
      <w:tr w:rsidR="005675A1" w14:paraId="7FE2C52B" w14:textId="77777777">
        <w:trPr>
          <w:cantSplit/>
          <w:tblCellSpacing w:w="15" w:type="dxa"/>
          <w:jc w:val="center"/>
        </w:trPr>
        <w:tc>
          <w:tcPr>
            <w:tcW w:w="3842" w:type="dxa"/>
            <w:tcMar>
              <w:top w:w="40" w:type="dxa"/>
              <w:left w:w="110" w:type="dxa"/>
              <w:bottom w:w="40" w:type="dxa"/>
              <w:right w:w="110" w:type="dxa"/>
            </w:tcMar>
            <w:vAlign w:val="center"/>
          </w:tcPr>
          <w:p w14:paraId="53AE457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DM</w:t>
            </w:r>
          </w:p>
        </w:tc>
        <w:tc>
          <w:tcPr>
            <w:tcW w:w="2200" w:type="dxa"/>
            <w:tcMar>
              <w:top w:w="40" w:type="dxa"/>
              <w:left w:w="110" w:type="dxa"/>
              <w:bottom w:w="40" w:type="dxa"/>
              <w:right w:w="110" w:type="dxa"/>
            </w:tcMar>
            <w:vAlign w:val="center"/>
          </w:tcPr>
          <w:p w14:paraId="5FAC4B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58 (16.9%)</w:t>
            </w:r>
          </w:p>
        </w:tc>
        <w:tc>
          <w:tcPr>
            <w:tcW w:w="2200" w:type="dxa"/>
            <w:tcMar>
              <w:top w:w="40" w:type="dxa"/>
              <w:left w:w="110" w:type="dxa"/>
              <w:bottom w:w="40" w:type="dxa"/>
              <w:right w:w="110" w:type="dxa"/>
            </w:tcMar>
            <w:vAlign w:val="center"/>
          </w:tcPr>
          <w:p w14:paraId="6FD6D3A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81 (16.2%)</w:t>
            </w:r>
          </w:p>
        </w:tc>
        <w:tc>
          <w:tcPr>
            <w:tcW w:w="1000" w:type="dxa"/>
            <w:tcMar>
              <w:top w:w="40" w:type="dxa"/>
              <w:left w:w="110" w:type="dxa"/>
              <w:bottom w:w="40" w:type="dxa"/>
              <w:right w:w="110" w:type="dxa"/>
            </w:tcMar>
            <w:vAlign w:val="center"/>
          </w:tcPr>
          <w:p w14:paraId="1F8301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0.775</w:t>
            </w:r>
          </w:p>
        </w:tc>
      </w:tr>
      <w:tr w:rsidR="005675A1" w14:paraId="42BBA2B0" w14:textId="77777777">
        <w:trPr>
          <w:cantSplit/>
          <w:tblCellSpacing w:w="15" w:type="dxa"/>
          <w:jc w:val="center"/>
        </w:trPr>
        <w:tc>
          <w:tcPr>
            <w:tcW w:w="3842" w:type="dxa"/>
            <w:tcMar>
              <w:top w:w="40" w:type="dxa"/>
              <w:left w:w="110" w:type="dxa"/>
              <w:bottom w:w="40" w:type="dxa"/>
              <w:right w:w="110" w:type="dxa"/>
            </w:tcMar>
            <w:vAlign w:val="center"/>
          </w:tcPr>
          <w:p w14:paraId="39B30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CAD</w:t>
            </w:r>
          </w:p>
        </w:tc>
        <w:tc>
          <w:tcPr>
            <w:tcW w:w="2200" w:type="dxa"/>
            <w:tcMar>
              <w:top w:w="40" w:type="dxa"/>
              <w:left w:w="110" w:type="dxa"/>
              <w:bottom w:w="40" w:type="dxa"/>
              <w:right w:w="110" w:type="dxa"/>
            </w:tcMar>
            <w:vAlign w:val="center"/>
          </w:tcPr>
          <w:p w14:paraId="23EA85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 (12.8%)</w:t>
            </w:r>
          </w:p>
        </w:tc>
        <w:tc>
          <w:tcPr>
            <w:tcW w:w="2200" w:type="dxa"/>
            <w:tcMar>
              <w:top w:w="40" w:type="dxa"/>
              <w:left w:w="110" w:type="dxa"/>
              <w:bottom w:w="40" w:type="dxa"/>
              <w:right w:w="110" w:type="dxa"/>
            </w:tcMar>
            <w:vAlign w:val="center"/>
          </w:tcPr>
          <w:p w14:paraId="7711D97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 (7.8%)</w:t>
            </w:r>
          </w:p>
        </w:tc>
        <w:tc>
          <w:tcPr>
            <w:tcW w:w="1000" w:type="dxa"/>
            <w:tcMar>
              <w:top w:w="40" w:type="dxa"/>
              <w:left w:w="110" w:type="dxa"/>
              <w:bottom w:w="40" w:type="dxa"/>
              <w:right w:w="110" w:type="dxa"/>
            </w:tcMar>
            <w:vAlign w:val="center"/>
          </w:tcPr>
          <w:p w14:paraId="02D1B9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0.016</w:t>
            </w:r>
          </w:p>
        </w:tc>
      </w:tr>
      <w:tr w:rsidR="005675A1" w14:paraId="4833FC73" w14:textId="77777777">
        <w:trPr>
          <w:cantSplit/>
          <w:tblCellSpacing w:w="15" w:type="dxa"/>
          <w:jc w:val="center"/>
        </w:trPr>
        <w:tc>
          <w:tcPr>
            <w:tcW w:w="3842" w:type="dxa"/>
            <w:tcMar>
              <w:top w:w="40" w:type="dxa"/>
              <w:left w:w="110" w:type="dxa"/>
              <w:bottom w:w="40" w:type="dxa"/>
              <w:right w:w="110" w:type="dxa"/>
            </w:tcMar>
            <w:vAlign w:val="center"/>
          </w:tcPr>
          <w:p w14:paraId="335D11C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HF</w:t>
            </w:r>
          </w:p>
        </w:tc>
        <w:tc>
          <w:tcPr>
            <w:tcW w:w="2200" w:type="dxa"/>
            <w:tcMar>
              <w:top w:w="40" w:type="dxa"/>
              <w:left w:w="110" w:type="dxa"/>
              <w:bottom w:w="40" w:type="dxa"/>
              <w:right w:w="110" w:type="dxa"/>
            </w:tcMar>
            <w:vAlign w:val="center"/>
          </w:tcPr>
          <w:p w14:paraId="147F05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 (12.5%)</w:t>
            </w:r>
          </w:p>
        </w:tc>
        <w:tc>
          <w:tcPr>
            <w:tcW w:w="2200" w:type="dxa"/>
            <w:tcMar>
              <w:top w:w="40" w:type="dxa"/>
              <w:left w:w="110" w:type="dxa"/>
              <w:bottom w:w="40" w:type="dxa"/>
              <w:right w:w="110" w:type="dxa"/>
            </w:tcMar>
            <w:vAlign w:val="center"/>
          </w:tcPr>
          <w:p w14:paraId="68014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95 (19.0%)</w:t>
            </w:r>
          </w:p>
        </w:tc>
        <w:tc>
          <w:tcPr>
            <w:tcW w:w="1000" w:type="dxa"/>
            <w:tcMar>
              <w:top w:w="40" w:type="dxa"/>
              <w:left w:w="110" w:type="dxa"/>
              <w:bottom w:w="40" w:type="dxa"/>
              <w:right w:w="110" w:type="dxa"/>
            </w:tcMar>
            <w:vAlign w:val="center"/>
          </w:tcPr>
          <w:p w14:paraId="14DB9D7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0.013</w:t>
            </w:r>
          </w:p>
        </w:tc>
      </w:tr>
      <w:tr w:rsidR="005675A1" w14:paraId="73553EF1" w14:textId="77777777">
        <w:trPr>
          <w:cantSplit/>
          <w:tblCellSpacing w:w="15" w:type="dxa"/>
          <w:jc w:val="center"/>
        </w:trPr>
        <w:tc>
          <w:tcPr>
            <w:tcW w:w="3842" w:type="dxa"/>
            <w:tcMar>
              <w:top w:w="40" w:type="dxa"/>
              <w:left w:w="110" w:type="dxa"/>
              <w:bottom w:w="40" w:type="dxa"/>
              <w:right w:w="110" w:type="dxa"/>
            </w:tcMar>
            <w:vAlign w:val="center"/>
          </w:tcPr>
          <w:p w14:paraId="0D68A00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Stroke</w:t>
            </w:r>
          </w:p>
        </w:tc>
        <w:tc>
          <w:tcPr>
            <w:tcW w:w="2200" w:type="dxa"/>
            <w:tcMar>
              <w:top w:w="40" w:type="dxa"/>
              <w:left w:w="110" w:type="dxa"/>
              <w:bottom w:w="40" w:type="dxa"/>
              <w:right w:w="110" w:type="dxa"/>
            </w:tcMar>
            <w:vAlign w:val="center"/>
          </w:tcPr>
          <w:p w14:paraId="01D09EC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 (7.6%)</w:t>
            </w:r>
          </w:p>
        </w:tc>
        <w:tc>
          <w:tcPr>
            <w:tcW w:w="2200" w:type="dxa"/>
            <w:tcMar>
              <w:top w:w="40" w:type="dxa"/>
              <w:left w:w="110" w:type="dxa"/>
              <w:bottom w:w="40" w:type="dxa"/>
              <w:right w:w="110" w:type="dxa"/>
            </w:tcMar>
            <w:vAlign w:val="center"/>
          </w:tcPr>
          <w:p w14:paraId="3B6868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 (9.4%)</w:t>
            </w:r>
          </w:p>
        </w:tc>
        <w:tc>
          <w:tcPr>
            <w:tcW w:w="1000" w:type="dxa"/>
            <w:tcMar>
              <w:top w:w="40" w:type="dxa"/>
              <w:left w:w="110" w:type="dxa"/>
              <w:bottom w:w="40" w:type="dxa"/>
              <w:right w:w="110" w:type="dxa"/>
            </w:tcMar>
            <w:vAlign w:val="center"/>
          </w:tcPr>
          <w:p w14:paraId="2F733F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0.361</w:t>
            </w:r>
          </w:p>
        </w:tc>
      </w:tr>
      <w:tr w:rsidR="005675A1" w14:paraId="120F9C20" w14:textId="77777777">
        <w:trPr>
          <w:cantSplit/>
          <w:tblCellSpacing w:w="15" w:type="dxa"/>
          <w:jc w:val="center"/>
        </w:trPr>
        <w:tc>
          <w:tcPr>
            <w:tcW w:w="3842" w:type="dxa"/>
            <w:tcMar>
              <w:top w:w="40" w:type="dxa"/>
              <w:left w:w="110" w:type="dxa"/>
              <w:bottom w:w="40" w:type="dxa"/>
              <w:right w:w="110" w:type="dxa"/>
            </w:tcMar>
            <w:vAlign w:val="center"/>
          </w:tcPr>
          <w:p w14:paraId="285C978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CKD</w:t>
            </w:r>
          </w:p>
        </w:tc>
        <w:tc>
          <w:tcPr>
            <w:tcW w:w="2200" w:type="dxa"/>
            <w:tcMar>
              <w:top w:w="40" w:type="dxa"/>
              <w:left w:w="110" w:type="dxa"/>
              <w:bottom w:w="40" w:type="dxa"/>
              <w:right w:w="110" w:type="dxa"/>
            </w:tcMar>
            <w:vAlign w:val="center"/>
          </w:tcPr>
          <w:p w14:paraId="032E69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 (4.1%)</w:t>
            </w:r>
          </w:p>
        </w:tc>
        <w:tc>
          <w:tcPr>
            <w:tcW w:w="2200" w:type="dxa"/>
            <w:tcMar>
              <w:top w:w="40" w:type="dxa"/>
              <w:left w:w="110" w:type="dxa"/>
              <w:bottom w:w="40" w:type="dxa"/>
              <w:right w:w="110" w:type="dxa"/>
            </w:tcMar>
            <w:vAlign w:val="center"/>
          </w:tcPr>
          <w:p w14:paraId="26A0303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(5.8%)</w:t>
            </w:r>
          </w:p>
        </w:tc>
        <w:tc>
          <w:tcPr>
            <w:tcW w:w="1000" w:type="dxa"/>
            <w:tcMar>
              <w:top w:w="40" w:type="dxa"/>
              <w:left w:w="110" w:type="dxa"/>
              <w:bottom w:w="40" w:type="dxa"/>
              <w:right w:w="110" w:type="dxa"/>
            </w:tcMar>
            <w:vAlign w:val="center"/>
          </w:tcPr>
          <w:p w14:paraId="6A67255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0.268</w:t>
            </w:r>
          </w:p>
        </w:tc>
      </w:tr>
      <w:tr w:rsidR="005675A1" w14:paraId="23955698" w14:textId="77777777">
        <w:trPr>
          <w:cantSplit/>
          <w:tblCellSpacing w:w="15" w:type="dxa"/>
          <w:jc w:val="center"/>
        </w:trPr>
        <w:tc>
          <w:tcPr>
            <w:tcW w:w="3842" w:type="dxa"/>
            <w:tcMar>
              <w:top w:w="40" w:type="dxa"/>
              <w:left w:w="110" w:type="dxa"/>
              <w:bottom w:w="40" w:type="dxa"/>
              <w:right w:w="110" w:type="dxa"/>
            </w:tcMar>
            <w:vAlign w:val="center"/>
          </w:tcPr>
          <w:p w14:paraId="7BE5293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COPD</w:t>
            </w:r>
          </w:p>
        </w:tc>
        <w:tc>
          <w:tcPr>
            <w:tcW w:w="2200" w:type="dxa"/>
            <w:tcMar>
              <w:top w:w="40" w:type="dxa"/>
              <w:left w:w="110" w:type="dxa"/>
              <w:bottom w:w="40" w:type="dxa"/>
              <w:right w:w="110" w:type="dxa"/>
            </w:tcMar>
            <w:vAlign w:val="center"/>
          </w:tcPr>
          <w:p w14:paraId="216B795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 (3.5%)</w:t>
            </w:r>
          </w:p>
        </w:tc>
        <w:tc>
          <w:tcPr>
            <w:tcW w:w="2200" w:type="dxa"/>
            <w:tcMar>
              <w:top w:w="40" w:type="dxa"/>
              <w:left w:w="110" w:type="dxa"/>
              <w:bottom w:w="40" w:type="dxa"/>
              <w:right w:w="110" w:type="dxa"/>
            </w:tcMar>
            <w:vAlign w:val="center"/>
          </w:tcPr>
          <w:p w14:paraId="331B3F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 (3.4%)</w:t>
            </w:r>
          </w:p>
        </w:tc>
        <w:tc>
          <w:tcPr>
            <w:tcW w:w="1000" w:type="dxa"/>
            <w:tcMar>
              <w:top w:w="40" w:type="dxa"/>
              <w:left w:w="110" w:type="dxa"/>
              <w:bottom w:w="40" w:type="dxa"/>
              <w:right w:w="110" w:type="dxa"/>
            </w:tcMar>
            <w:vAlign w:val="center"/>
          </w:tcPr>
          <w:p w14:paraId="37506D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0.934</w:t>
            </w:r>
          </w:p>
        </w:tc>
      </w:tr>
      <w:tr w:rsidR="005675A1" w14:paraId="00D2856A" w14:textId="77777777">
        <w:trPr>
          <w:cantSplit/>
          <w:tblCellSpacing w:w="15" w:type="dxa"/>
          <w:jc w:val="center"/>
        </w:trPr>
        <w:tc>
          <w:tcPr>
            <w:tcW w:w="3842" w:type="dxa"/>
            <w:tcMar>
              <w:top w:w="40" w:type="dxa"/>
              <w:left w:w="110" w:type="dxa"/>
              <w:bottom w:w="40" w:type="dxa"/>
              <w:right w:w="110" w:type="dxa"/>
            </w:tcMar>
            <w:vAlign w:val="center"/>
          </w:tcPr>
          <w:p w14:paraId="3327BB9E"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Pulmonary hypertension on TTE</w:t>
            </w:r>
          </w:p>
        </w:tc>
        <w:tc>
          <w:tcPr>
            <w:tcW w:w="2200" w:type="dxa"/>
            <w:tcMar>
              <w:top w:w="40" w:type="dxa"/>
              <w:left w:w="110" w:type="dxa"/>
              <w:bottom w:w="40" w:type="dxa"/>
              <w:right w:w="110" w:type="dxa"/>
            </w:tcMar>
            <w:vAlign w:val="center"/>
          </w:tcPr>
          <w:p w14:paraId="1655714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 (6.4%)</w:t>
            </w:r>
          </w:p>
        </w:tc>
        <w:tc>
          <w:tcPr>
            <w:tcW w:w="2200" w:type="dxa"/>
            <w:tcMar>
              <w:top w:w="40" w:type="dxa"/>
              <w:left w:w="110" w:type="dxa"/>
              <w:bottom w:w="40" w:type="dxa"/>
              <w:right w:w="110" w:type="dxa"/>
            </w:tcMar>
            <w:vAlign w:val="center"/>
          </w:tcPr>
          <w:p w14:paraId="66E81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42 (8.4%)</w:t>
            </w:r>
          </w:p>
        </w:tc>
        <w:tc>
          <w:tcPr>
            <w:tcW w:w="1000" w:type="dxa"/>
            <w:tcMar>
              <w:top w:w="40" w:type="dxa"/>
              <w:left w:w="110" w:type="dxa"/>
              <w:bottom w:w="40" w:type="dxa"/>
              <w:right w:w="110" w:type="dxa"/>
            </w:tcMar>
            <w:vAlign w:val="center"/>
          </w:tcPr>
          <w:p w14:paraId="71951E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0.288</w:t>
            </w:r>
          </w:p>
        </w:tc>
      </w:tr>
      <w:tr w:rsidR="005675A1" w14:paraId="6B066869" w14:textId="77777777">
        <w:trPr>
          <w:cantSplit/>
          <w:tblCellSpacing w:w="15" w:type="dxa"/>
          <w:jc w:val="center"/>
        </w:trPr>
        <w:tc>
          <w:tcPr>
            <w:tcW w:w="3842" w:type="dxa"/>
            <w:tcMar>
              <w:top w:w="40" w:type="dxa"/>
              <w:left w:w="110" w:type="dxa"/>
              <w:bottom w:w="40" w:type="dxa"/>
              <w:right w:w="110" w:type="dxa"/>
            </w:tcMar>
            <w:vAlign w:val="center"/>
          </w:tcPr>
          <w:p w14:paraId="2754DB2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Regurgitation phenotype</w:t>
            </w:r>
          </w:p>
        </w:tc>
        <w:tc>
          <w:tcPr>
            <w:tcW w:w="2200" w:type="dxa"/>
            <w:tcMar>
              <w:top w:w="40" w:type="dxa"/>
              <w:left w:w="110" w:type="dxa"/>
              <w:bottom w:w="40" w:type="dxa"/>
              <w:right w:w="110" w:type="dxa"/>
            </w:tcMar>
            <w:vAlign w:val="center"/>
          </w:tcPr>
          <w:p w14:paraId="7D67F7A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894A58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199E5A9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5D31452" w14:textId="77777777">
        <w:trPr>
          <w:cantSplit/>
          <w:tblCellSpacing w:w="15" w:type="dxa"/>
          <w:jc w:val="center"/>
        </w:trPr>
        <w:tc>
          <w:tcPr>
            <w:tcW w:w="3842" w:type="dxa"/>
            <w:tcMar>
              <w:top w:w="40" w:type="dxa"/>
              <w:left w:w="110" w:type="dxa"/>
              <w:bottom w:w="40" w:type="dxa"/>
              <w:right w:w="110" w:type="dxa"/>
            </w:tcMar>
            <w:vAlign w:val="center"/>
          </w:tcPr>
          <w:p w14:paraId="6FE07343"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MR</w:t>
            </w:r>
          </w:p>
        </w:tc>
        <w:tc>
          <w:tcPr>
            <w:tcW w:w="2200" w:type="dxa"/>
            <w:tcMar>
              <w:top w:w="40" w:type="dxa"/>
              <w:left w:w="110" w:type="dxa"/>
              <w:bottom w:w="40" w:type="dxa"/>
              <w:right w:w="110" w:type="dxa"/>
            </w:tcMar>
            <w:vAlign w:val="center"/>
          </w:tcPr>
          <w:p w14:paraId="10B2B9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86 (25.1%)</w:t>
            </w:r>
          </w:p>
        </w:tc>
        <w:tc>
          <w:tcPr>
            <w:tcW w:w="2200" w:type="dxa"/>
            <w:tcMar>
              <w:top w:w="40" w:type="dxa"/>
              <w:left w:w="110" w:type="dxa"/>
              <w:bottom w:w="40" w:type="dxa"/>
              <w:right w:w="110" w:type="dxa"/>
            </w:tcMar>
            <w:vAlign w:val="center"/>
          </w:tcPr>
          <w:p w14:paraId="3385BCA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46 (9.2%)</w:t>
            </w:r>
          </w:p>
        </w:tc>
        <w:tc>
          <w:tcPr>
            <w:tcW w:w="1000" w:type="dxa"/>
            <w:tcMar>
              <w:top w:w="40" w:type="dxa"/>
              <w:left w:w="110" w:type="dxa"/>
              <w:bottom w:w="40" w:type="dxa"/>
              <w:right w:w="110" w:type="dxa"/>
            </w:tcMar>
            <w:vAlign w:val="center"/>
          </w:tcPr>
          <w:p w14:paraId="2CA234DF"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42D7AC5A" w14:textId="77777777">
        <w:trPr>
          <w:cantSplit/>
          <w:tblCellSpacing w:w="15" w:type="dxa"/>
          <w:jc w:val="center"/>
        </w:trPr>
        <w:tc>
          <w:tcPr>
            <w:tcW w:w="3842" w:type="dxa"/>
            <w:tcMar>
              <w:top w:w="40" w:type="dxa"/>
              <w:left w:w="110" w:type="dxa"/>
              <w:bottom w:w="40" w:type="dxa"/>
              <w:right w:w="110" w:type="dxa"/>
            </w:tcMar>
            <w:vAlign w:val="center"/>
          </w:tcPr>
          <w:p w14:paraId="6DBF684D"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TR</w:t>
            </w:r>
          </w:p>
        </w:tc>
        <w:tc>
          <w:tcPr>
            <w:tcW w:w="2200" w:type="dxa"/>
            <w:tcMar>
              <w:top w:w="40" w:type="dxa"/>
              <w:left w:w="110" w:type="dxa"/>
              <w:bottom w:w="40" w:type="dxa"/>
              <w:right w:w="110" w:type="dxa"/>
            </w:tcMar>
            <w:vAlign w:val="center"/>
          </w:tcPr>
          <w:p w14:paraId="63113B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148 (43.1%)</w:t>
            </w:r>
          </w:p>
        </w:tc>
        <w:tc>
          <w:tcPr>
            <w:tcW w:w="2200" w:type="dxa"/>
            <w:tcMar>
              <w:top w:w="40" w:type="dxa"/>
              <w:left w:w="110" w:type="dxa"/>
              <w:bottom w:w="40" w:type="dxa"/>
              <w:right w:w="110" w:type="dxa"/>
            </w:tcMar>
            <w:vAlign w:val="center"/>
          </w:tcPr>
          <w:p w14:paraId="2737806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177 (35.3%)</w:t>
            </w:r>
          </w:p>
        </w:tc>
        <w:tc>
          <w:tcPr>
            <w:tcW w:w="1000" w:type="dxa"/>
            <w:tcMar>
              <w:top w:w="40" w:type="dxa"/>
              <w:left w:w="110" w:type="dxa"/>
              <w:bottom w:w="40" w:type="dxa"/>
              <w:right w:w="110" w:type="dxa"/>
            </w:tcMar>
            <w:vAlign w:val="center"/>
          </w:tcPr>
          <w:p w14:paraId="1744BB7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7D906390" w14:textId="77777777">
        <w:trPr>
          <w:cantSplit/>
          <w:tblCellSpacing w:w="15" w:type="dxa"/>
          <w:jc w:val="center"/>
        </w:trPr>
        <w:tc>
          <w:tcPr>
            <w:tcW w:w="3842" w:type="dxa"/>
            <w:tcMar>
              <w:top w:w="40" w:type="dxa"/>
              <w:left w:w="110" w:type="dxa"/>
              <w:bottom w:w="40" w:type="dxa"/>
              <w:right w:w="110" w:type="dxa"/>
            </w:tcMar>
            <w:vAlign w:val="center"/>
          </w:tcPr>
          <w:p w14:paraId="66FBCB6A"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Combined MR/TR</w:t>
            </w:r>
          </w:p>
        </w:tc>
        <w:tc>
          <w:tcPr>
            <w:tcW w:w="2200" w:type="dxa"/>
            <w:tcMar>
              <w:top w:w="40" w:type="dxa"/>
              <w:left w:w="110" w:type="dxa"/>
              <w:bottom w:w="40" w:type="dxa"/>
              <w:right w:w="110" w:type="dxa"/>
            </w:tcMar>
            <w:vAlign w:val="center"/>
          </w:tcPr>
          <w:p w14:paraId="64B78FB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109 (31.8%)</w:t>
            </w:r>
          </w:p>
        </w:tc>
        <w:tc>
          <w:tcPr>
            <w:tcW w:w="2200" w:type="dxa"/>
            <w:tcMar>
              <w:top w:w="40" w:type="dxa"/>
              <w:left w:w="110" w:type="dxa"/>
              <w:bottom w:w="40" w:type="dxa"/>
              <w:right w:w="110" w:type="dxa"/>
            </w:tcMar>
            <w:vAlign w:val="center"/>
          </w:tcPr>
          <w:p w14:paraId="7111B3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278 (55.5%)</w:t>
            </w:r>
          </w:p>
        </w:tc>
        <w:tc>
          <w:tcPr>
            <w:tcW w:w="1000" w:type="dxa"/>
            <w:tcMar>
              <w:top w:w="40" w:type="dxa"/>
              <w:left w:w="110" w:type="dxa"/>
              <w:bottom w:w="40" w:type="dxa"/>
              <w:right w:w="110" w:type="dxa"/>
            </w:tcMar>
            <w:vAlign w:val="center"/>
          </w:tcPr>
          <w:p w14:paraId="4F2C9D0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98DDB50" w14:textId="77777777">
        <w:trPr>
          <w:cantSplit/>
          <w:tblCellSpacing w:w="15" w:type="dxa"/>
          <w:jc w:val="center"/>
        </w:trPr>
        <w:tc>
          <w:tcPr>
            <w:tcW w:w="3842" w:type="dxa"/>
            <w:tcMar>
              <w:top w:w="40" w:type="dxa"/>
              <w:left w:w="110" w:type="dxa"/>
              <w:bottom w:w="40" w:type="dxa"/>
              <w:right w:w="110" w:type="dxa"/>
            </w:tcMar>
            <w:vAlign w:val="center"/>
          </w:tcPr>
          <w:p w14:paraId="27488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243A02D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56 (16.3%)</w:t>
            </w:r>
          </w:p>
        </w:tc>
        <w:tc>
          <w:tcPr>
            <w:tcW w:w="2200" w:type="dxa"/>
            <w:tcMar>
              <w:top w:w="40" w:type="dxa"/>
              <w:left w:w="110" w:type="dxa"/>
              <w:bottom w:w="40" w:type="dxa"/>
              <w:right w:w="110" w:type="dxa"/>
            </w:tcMar>
            <w:vAlign w:val="center"/>
          </w:tcPr>
          <w:p w14:paraId="608BDE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122 (24.4%)</w:t>
            </w:r>
          </w:p>
        </w:tc>
        <w:tc>
          <w:tcPr>
            <w:tcW w:w="1000" w:type="dxa"/>
            <w:tcMar>
              <w:top w:w="40" w:type="dxa"/>
              <w:left w:w="110" w:type="dxa"/>
              <w:bottom w:w="40" w:type="dxa"/>
              <w:right w:w="110" w:type="dxa"/>
            </w:tcMar>
            <w:vAlign w:val="center"/>
          </w:tcPr>
          <w:p w14:paraId="70D6552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0.005</w:t>
            </w:r>
          </w:p>
        </w:tc>
      </w:tr>
      <w:tr w:rsidR="005675A1" w14:paraId="67AB32DE" w14:textId="77777777">
        <w:trPr>
          <w:cantSplit/>
          <w:tblCellSpacing w:w="15" w:type="dxa"/>
          <w:jc w:val="center"/>
        </w:trPr>
        <w:tc>
          <w:tcPr>
            <w:tcW w:w="3842" w:type="dxa"/>
            <w:tcMar>
              <w:top w:w="40" w:type="dxa"/>
              <w:left w:w="110" w:type="dxa"/>
              <w:bottom w:w="40" w:type="dxa"/>
              <w:right w:w="110" w:type="dxa"/>
            </w:tcMar>
            <w:vAlign w:val="center"/>
          </w:tcPr>
          <w:p w14:paraId="0223689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23709BF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70 (20.4%)</w:t>
            </w:r>
          </w:p>
        </w:tc>
        <w:tc>
          <w:tcPr>
            <w:tcW w:w="2200" w:type="dxa"/>
            <w:tcMar>
              <w:top w:w="40" w:type="dxa"/>
              <w:left w:w="110" w:type="dxa"/>
              <w:bottom w:w="40" w:type="dxa"/>
              <w:right w:w="110" w:type="dxa"/>
            </w:tcMar>
            <w:vAlign w:val="center"/>
          </w:tcPr>
          <w:p w14:paraId="321AFE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237 (47.3%)</w:t>
            </w:r>
          </w:p>
        </w:tc>
        <w:tc>
          <w:tcPr>
            <w:tcW w:w="1000" w:type="dxa"/>
            <w:tcMar>
              <w:top w:w="40" w:type="dxa"/>
              <w:left w:w="110" w:type="dxa"/>
              <w:bottom w:w="40" w:type="dxa"/>
              <w:right w:w="110" w:type="dxa"/>
            </w:tcMar>
            <w:vAlign w:val="center"/>
          </w:tcPr>
          <w:p w14:paraId="509B0F6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FE34EE0" w14:textId="77777777">
        <w:trPr>
          <w:cantSplit/>
          <w:tblCellSpacing w:w="15" w:type="dxa"/>
          <w:jc w:val="center"/>
        </w:trPr>
        <w:tc>
          <w:tcPr>
            <w:tcW w:w="3842" w:type="dxa"/>
            <w:tcMar>
              <w:top w:w="40" w:type="dxa"/>
              <w:left w:w="110" w:type="dxa"/>
              <w:bottom w:w="40" w:type="dxa"/>
              <w:right w:w="110" w:type="dxa"/>
            </w:tcMar>
            <w:vAlign w:val="center"/>
          </w:tcPr>
          <w:p w14:paraId="2DCB54E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6C85DF9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39.0 (35.0, 42.0)</w:t>
            </w:r>
          </w:p>
        </w:tc>
        <w:tc>
          <w:tcPr>
            <w:tcW w:w="2200" w:type="dxa"/>
            <w:tcMar>
              <w:top w:w="40" w:type="dxa"/>
              <w:left w:w="110" w:type="dxa"/>
              <w:bottom w:w="40" w:type="dxa"/>
              <w:right w:w="110" w:type="dxa"/>
            </w:tcMar>
            <w:vAlign w:val="center"/>
          </w:tcPr>
          <w:p w14:paraId="66E069D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43.0 (40.0, 47.0)</w:t>
            </w:r>
          </w:p>
        </w:tc>
        <w:tc>
          <w:tcPr>
            <w:tcW w:w="1000" w:type="dxa"/>
            <w:tcMar>
              <w:top w:w="40" w:type="dxa"/>
              <w:left w:w="110" w:type="dxa"/>
              <w:bottom w:w="40" w:type="dxa"/>
              <w:right w:w="110" w:type="dxa"/>
            </w:tcMar>
            <w:vAlign w:val="center"/>
          </w:tcPr>
          <w:p w14:paraId="4A4A4F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92548C9" w14:textId="77777777">
        <w:trPr>
          <w:cantSplit/>
          <w:tblCellSpacing w:w="15" w:type="dxa"/>
          <w:jc w:val="center"/>
        </w:trPr>
        <w:tc>
          <w:tcPr>
            <w:tcW w:w="3842" w:type="dxa"/>
            <w:tcMar>
              <w:top w:w="40" w:type="dxa"/>
              <w:left w:w="110" w:type="dxa"/>
              <w:bottom w:w="40" w:type="dxa"/>
              <w:right w:w="110" w:type="dxa"/>
            </w:tcMar>
            <w:vAlign w:val="center"/>
          </w:tcPr>
          <w:p w14:paraId="6E55A91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lastRenderedPageBreak/>
              <w:t>LVEDd, mm</w:t>
            </w:r>
          </w:p>
        </w:tc>
        <w:tc>
          <w:tcPr>
            <w:tcW w:w="2200" w:type="dxa"/>
            <w:tcMar>
              <w:top w:w="40" w:type="dxa"/>
              <w:left w:w="110" w:type="dxa"/>
              <w:bottom w:w="40" w:type="dxa"/>
              <w:right w:w="110" w:type="dxa"/>
            </w:tcMar>
            <w:vAlign w:val="center"/>
          </w:tcPr>
          <w:p w14:paraId="6744964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4D46AB4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48.0 (45.0, 51.0)</w:t>
            </w:r>
          </w:p>
        </w:tc>
        <w:tc>
          <w:tcPr>
            <w:tcW w:w="1000" w:type="dxa"/>
            <w:tcMar>
              <w:top w:w="40" w:type="dxa"/>
              <w:left w:w="110" w:type="dxa"/>
              <w:bottom w:w="40" w:type="dxa"/>
              <w:right w:w="110" w:type="dxa"/>
            </w:tcMar>
            <w:vAlign w:val="center"/>
          </w:tcPr>
          <w:p w14:paraId="2B25186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0.173</w:t>
            </w:r>
          </w:p>
        </w:tc>
      </w:tr>
      <w:tr w:rsidR="005675A1" w14:paraId="53DC2373" w14:textId="77777777">
        <w:trPr>
          <w:cantSplit/>
          <w:tblCellSpacing w:w="15" w:type="dxa"/>
          <w:jc w:val="center"/>
        </w:trPr>
        <w:tc>
          <w:tcPr>
            <w:tcW w:w="3842" w:type="dxa"/>
            <w:tcMar>
              <w:top w:w="40" w:type="dxa"/>
              <w:left w:w="110" w:type="dxa"/>
              <w:bottom w:w="40" w:type="dxa"/>
              <w:right w:w="110" w:type="dxa"/>
            </w:tcMar>
            <w:vAlign w:val="center"/>
          </w:tcPr>
          <w:p w14:paraId="3666110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04A8E4E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(33.0, 41.0)</w:t>
            </w:r>
          </w:p>
        </w:tc>
        <w:tc>
          <w:tcPr>
            <w:tcW w:w="2200" w:type="dxa"/>
            <w:tcMar>
              <w:top w:w="40" w:type="dxa"/>
              <w:left w:w="110" w:type="dxa"/>
              <w:bottom w:w="40" w:type="dxa"/>
              <w:right w:w="110" w:type="dxa"/>
            </w:tcMar>
            <w:vAlign w:val="center"/>
          </w:tcPr>
          <w:p w14:paraId="5E617EA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45.0 (41.0, 49.0)</w:t>
            </w:r>
          </w:p>
        </w:tc>
        <w:tc>
          <w:tcPr>
            <w:tcW w:w="1000" w:type="dxa"/>
            <w:tcMar>
              <w:top w:w="40" w:type="dxa"/>
              <w:left w:w="110" w:type="dxa"/>
              <w:bottom w:w="40" w:type="dxa"/>
              <w:right w:w="110" w:type="dxa"/>
            </w:tcMar>
            <w:vAlign w:val="center"/>
          </w:tcPr>
          <w:p w14:paraId="5D45A5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DC977C9" w14:textId="77777777">
        <w:trPr>
          <w:cantSplit/>
          <w:tblCellSpacing w:w="15" w:type="dxa"/>
          <w:jc w:val="center"/>
        </w:trPr>
        <w:tc>
          <w:tcPr>
            <w:tcW w:w="3842" w:type="dxa"/>
            <w:tcMar>
              <w:top w:w="40" w:type="dxa"/>
              <w:left w:w="110" w:type="dxa"/>
              <w:bottom w:w="40" w:type="dxa"/>
              <w:right w:w="110" w:type="dxa"/>
            </w:tcMar>
            <w:vAlign w:val="center"/>
          </w:tcPr>
          <w:p w14:paraId="3F48CB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66B09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0893CA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4BE9A77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FB5464A" w14:textId="77777777">
        <w:trPr>
          <w:cantSplit/>
          <w:tblCellSpacing w:w="15" w:type="dxa"/>
          <w:jc w:val="center"/>
        </w:trPr>
        <w:tc>
          <w:tcPr>
            <w:tcW w:w="3842" w:type="dxa"/>
            <w:tcMar>
              <w:top w:w="40" w:type="dxa"/>
              <w:left w:w="110" w:type="dxa"/>
              <w:bottom w:w="40" w:type="dxa"/>
              <w:right w:w="110" w:type="dxa"/>
            </w:tcMar>
            <w:vAlign w:val="center"/>
          </w:tcPr>
          <w:p w14:paraId="15053CC7"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04F961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65 (60, 70)</w:t>
            </w:r>
          </w:p>
        </w:tc>
        <w:tc>
          <w:tcPr>
            <w:tcW w:w="2200" w:type="dxa"/>
            <w:tcMar>
              <w:top w:w="40" w:type="dxa"/>
              <w:left w:w="110" w:type="dxa"/>
              <w:bottom w:w="40" w:type="dxa"/>
              <w:right w:w="110" w:type="dxa"/>
            </w:tcMar>
            <w:vAlign w:val="center"/>
          </w:tcPr>
          <w:p w14:paraId="6E12E99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(57, 67)</w:t>
            </w:r>
          </w:p>
        </w:tc>
        <w:tc>
          <w:tcPr>
            <w:tcW w:w="1000" w:type="dxa"/>
            <w:tcMar>
              <w:top w:w="40" w:type="dxa"/>
              <w:left w:w="110" w:type="dxa"/>
              <w:bottom w:w="40" w:type="dxa"/>
              <w:right w:w="110" w:type="dxa"/>
            </w:tcMar>
            <w:vAlign w:val="center"/>
          </w:tcPr>
          <w:p w14:paraId="6698670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7799695" w14:textId="77777777">
        <w:trPr>
          <w:cantSplit/>
          <w:tblCellSpacing w:w="15" w:type="dxa"/>
          <w:jc w:val="center"/>
        </w:trPr>
        <w:tc>
          <w:tcPr>
            <w:tcW w:w="3842" w:type="dxa"/>
            <w:tcMar>
              <w:top w:w="40" w:type="dxa"/>
              <w:left w:w="110" w:type="dxa"/>
              <w:bottom w:w="40" w:type="dxa"/>
              <w:right w:w="110" w:type="dxa"/>
            </w:tcMar>
            <w:vAlign w:val="center"/>
          </w:tcPr>
          <w:p w14:paraId="685681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TRV, m/s</w:t>
            </w:r>
          </w:p>
        </w:tc>
        <w:tc>
          <w:tcPr>
            <w:tcW w:w="2200" w:type="dxa"/>
            <w:tcMar>
              <w:top w:w="40" w:type="dxa"/>
              <w:left w:w="110" w:type="dxa"/>
              <w:bottom w:w="40" w:type="dxa"/>
              <w:right w:w="110" w:type="dxa"/>
            </w:tcMar>
            <w:vAlign w:val="center"/>
          </w:tcPr>
          <w:p w14:paraId="59AF950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(2.40, 2.80)</w:t>
            </w:r>
          </w:p>
        </w:tc>
        <w:tc>
          <w:tcPr>
            <w:tcW w:w="2200" w:type="dxa"/>
            <w:tcMar>
              <w:top w:w="40" w:type="dxa"/>
              <w:left w:w="110" w:type="dxa"/>
              <w:bottom w:w="40" w:type="dxa"/>
              <w:right w:w="110" w:type="dxa"/>
            </w:tcMar>
            <w:vAlign w:val="center"/>
          </w:tcPr>
          <w:p w14:paraId="3FF404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(2.30, 2.80)</w:t>
            </w:r>
          </w:p>
        </w:tc>
        <w:tc>
          <w:tcPr>
            <w:tcW w:w="1000" w:type="dxa"/>
            <w:tcMar>
              <w:top w:w="40" w:type="dxa"/>
              <w:left w:w="110" w:type="dxa"/>
              <w:bottom w:w="40" w:type="dxa"/>
              <w:right w:w="110" w:type="dxa"/>
            </w:tcMar>
            <w:vAlign w:val="center"/>
          </w:tcPr>
          <w:p w14:paraId="0F5DAB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0.596</w:t>
            </w:r>
          </w:p>
        </w:tc>
      </w:tr>
      <w:tr w:rsidR="005675A1" w14:paraId="10C23D20" w14:textId="77777777">
        <w:trPr>
          <w:cantSplit/>
          <w:tblCellSpacing w:w="15" w:type="dxa"/>
          <w:jc w:val="center"/>
        </w:trPr>
        <w:tc>
          <w:tcPr>
            <w:tcW w:w="3842" w:type="dxa"/>
            <w:tcMar>
              <w:top w:w="40" w:type="dxa"/>
              <w:left w:w="110" w:type="dxa"/>
              <w:bottom w:w="40" w:type="dxa"/>
              <w:right w:w="110" w:type="dxa"/>
            </w:tcMar>
            <w:vAlign w:val="center"/>
          </w:tcPr>
          <w:p w14:paraId="2E9283F5"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45DD1F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76 (22.2%)</w:t>
            </w:r>
          </w:p>
        </w:tc>
        <w:tc>
          <w:tcPr>
            <w:tcW w:w="2200" w:type="dxa"/>
            <w:tcMar>
              <w:top w:w="40" w:type="dxa"/>
              <w:left w:w="110" w:type="dxa"/>
              <w:bottom w:w="40" w:type="dxa"/>
              <w:right w:w="110" w:type="dxa"/>
            </w:tcMar>
            <w:vAlign w:val="center"/>
          </w:tcPr>
          <w:p w14:paraId="4F1AC8F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156 (31.1%)</w:t>
            </w:r>
          </w:p>
        </w:tc>
        <w:tc>
          <w:tcPr>
            <w:tcW w:w="1000" w:type="dxa"/>
            <w:tcMar>
              <w:top w:w="40" w:type="dxa"/>
              <w:left w:w="110" w:type="dxa"/>
              <w:bottom w:w="40" w:type="dxa"/>
              <w:right w:w="110" w:type="dxa"/>
            </w:tcMar>
            <w:vAlign w:val="center"/>
          </w:tcPr>
          <w:p w14:paraId="519D0B2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0.004</w:t>
            </w:r>
          </w:p>
        </w:tc>
      </w:tr>
      <w:tr w:rsidR="005675A1" w14:paraId="4B0306E6" w14:textId="77777777">
        <w:trPr>
          <w:cantSplit/>
          <w:tblCellSpacing w:w="15" w:type="dxa"/>
          <w:jc w:val="center"/>
        </w:trPr>
        <w:tc>
          <w:tcPr>
            <w:tcW w:w="3842" w:type="dxa"/>
            <w:tcMar>
              <w:top w:w="40" w:type="dxa"/>
              <w:left w:w="110" w:type="dxa"/>
              <w:bottom w:w="40" w:type="dxa"/>
              <w:right w:w="110" w:type="dxa"/>
            </w:tcMar>
            <w:vAlign w:val="center"/>
          </w:tcPr>
          <w:p w14:paraId="06AFB99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Ablation energy</w:t>
            </w:r>
          </w:p>
        </w:tc>
        <w:tc>
          <w:tcPr>
            <w:tcW w:w="2200" w:type="dxa"/>
            <w:tcMar>
              <w:top w:w="40" w:type="dxa"/>
              <w:left w:w="110" w:type="dxa"/>
              <w:bottom w:w="40" w:type="dxa"/>
              <w:right w:w="110" w:type="dxa"/>
            </w:tcMar>
            <w:vAlign w:val="center"/>
          </w:tcPr>
          <w:p w14:paraId="1E6E80FD"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0571BD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78D2D35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75DF424" w14:textId="77777777">
        <w:trPr>
          <w:cantSplit/>
          <w:tblCellSpacing w:w="15" w:type="dxa"/>
          <w:jc w:val="center"/>
        </w:trPr>
        <w:tc>
          <w:tcPr>
            <w:tcW w:w="3842" w:type="dxa"/>
            <w:tcMar>
              <w:top w:w="40" w:type="dxa"/>
              <w:left w:w="110" w:type="dxa"/>
              <w:bottom w:w="40" w:type="dxa"/>
              <w:right w:w="110" w:type="dxa"/>
            </w:tcMar>
            <w:vAlign w:val="center"/>
          </w:tcPr>
          <w:p w14:paraId="4E2C9246"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RFA</w:t>
            </w:r>
          </w:p>
        </w:tc>
        <w:tc>
          <w:tcPr>
            <w:tcW w:w="2200" w:type="dxa"/>
            <w:tcMar>
              <w:top w:w="40" w:type="dxa"/>
              <w:left w:w="110" w:type="dxa"/>
              <w:bottom w:w="40" w:type="dxa"/>
              <w:right w:w="110" w:type="dxa"/>
            </w:tcMar>
            <w:vAlign w:val="center"/>
          </w:tcPr>
          <w:p w14:paraId="1EF476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303 (88.3%)</w:t>
            </w:r>
          </w:p>
        </w:tc>
        <w:tc>
          <w:tcPr>
            <w:tcW w:w="2200" w:type="dxa"/>
            <w:tcMar>
              <w:top w:w="40" w:type="dxa"/>
              <w:left w:w="110" w:type="dxa"/>
              <w:bottom w:w="40" w:type="dxa"/>
              <w:right w:w="110" w:type="dxa"/>
            </w:tcMar>
            <w:vAlign w:val="center"/>
          </w:tcPr>
          <w:p w14:paraId="237D60A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473 (94.4%)</w:t>
            </w:r>
          </w:p>
        </w:tc>
        <w:tc>
          <w:tcPr>
            <w:tcW w:w="1000" w:type="dxa"/>
            <w:tcMar>
              <w:top w:w="40" w:type="dxa"/>
              <w:left w:w="110" w:type="dxa"/>
              <w:bottom w:w="40" w:type="dxa"/>
              <w:right w:w="110" w:type="dxa"/>
            </w:tcMar>
            <w:vAlign w:val="center"/>
          </w:tcPr>
          <w:p w14:paraId="1BF093AC"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13F0C8CC" w14:textId="77777777">
        <w:trPr>
          <w:cantSplit/>
          <w:tblCellSpacing w:w="15" w:type="dxa"/>
          <w:jc w:val="center"/>
        </w:trPr>
        <w:tc>
          <w:tcPr>
            <w:tcW w:w="3842" w:type="dxa"/>
            <w:tcMar>
              <w:top w:w="40" w:type="dxa"/>
              <w:left w:w="110" w:type="dxa"/>
              <w:bottom w:w="40" w:type="dxa"/>
              <w:right w:w="110" w:type="dxa"/>
            </w:tcMar>
            <w:vAlign w:val="center"/>
          </w:tcPr>
          <w:p w14:paraId="6A6BEDEE"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CBA</w:t>
            </w:r>
          </w:p>
        </w:tc>
        <w:tc>
          <w:tcPr>
            <w:tcW w:w="2200" w:type="dxa"/>
            <w:tcMar>
              <w:top w:w="40" w:type="dxa"/>
              <w:left w:w="110" w:type="dxa"/>
              <w:bottom w:w="40" w:type="dxa"/>
              <w:right w:w="110" w:type="dxa"/>
            </w:tcMar>
            <w:vAlign w:val="center"/>
          </w:tcPr>
          <w:p w14:paraId="4993B0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(8.5%)</w:t>
            </w:r>
          </w:p>
        </w:tc>
        <w:tc>
          <w:tcPr>
            <w:tcW w:w="2200" w:type="dxa"/>
            <w:tcMar>
              <w:top w:w="40" w:type="dxa"/>
              <w:left w:w="110" w:type="dxa"/>
              <w:bottom w:w="40" w:type="dxa"/>
              <w:right w:w="110" w:type="dxa"/>
            </w:tcMar>
            <w:vAlign w:val="center"/>
          </w:tcPr>
          <w:p w14:paraId="41D504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 (2.0%)</w:t>
            </w:r>
          </w:p>
        </w:tc>
        <w:tc>
          <w:tcPr>
            <w:tcW w:w="1000" w:type="dxa"/>
            <w:tcMar>
              <w:top w:w="40" w:type="dxa"/>
              <w:left w:w="110" w:type="dxa"/>
              <w:bottom w:w="40" w:type="dxa"/>
              <w:right w:w="110" w:type="dxa"/>
            </w:tcMar>
            <w:vAlign w:val="center"/>
          </w:tcPr>
          <w:p w14:paraId="2413500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0E171350" w14:textId="77777777">
        <w:trPr>
          <w:cantSplit/>
          <w:tblCellSpacing w:w="15" w:type="dxa"/>
          <w:jc w:val="center"/>
        </w:trPr>
        <w:tc>
          <w:tcPr>
            <w:tcW w:w="3842" w:type="dxa"/>
            <w:tcMar>
              <w:top w:w="40" w:type="dxa"/>
              <w:left w:w="110" w:type="dxa"/>
              <w:bottom w:w="40" w:type="dxa"/>
              <w:right w:w="110" w:type="dxa"/>
            </w:tcMar>
            <w:vAlign w:val="center"/>
          </w:tcPr>
          <w:p w14:paraId="175407D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PFA</w:t>
            </w:r>
          </w:p>
        </w:tc>
        <w:tc>
          <w:tcPr>
            <w:tcW w:w="2200" w:type="dxa"/>
            <w:tcMar>
              <w:top w:w="40" w:type="dxa"/>
              <w:left w:w="110" w:type="dxa"/>
              <w:bottom w:w="40" w:type="dxa"/>
              <w:right w:w="110" w:type="dxa"/>
            </w:tcMar>
            <w:vAlign w:val="center"/>
          </w:tcPr>
          <w:p w14:paraId="0DBC77E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11 (3.2%)</w:t>
            </w:r>
          </w:p>
        </w:tc>
        <w:tc>
          <w:tcPr>
            <w:tcW w:w="2200" w:type="dxa"/>
            <w:tcMar>
              <w:top w:w="40" w:type="dxa"/>
              <w:left w:w="110" w:type="dxa"/>
              <w:bottom w:w="40" w:type="dxa"/>
              <w:right w:w="110" w:type="dxa"/>
            </w:tcMar>
            <w:vAlign w:val="center"/>
          </w:tcPr>
          <w:p w14:paraId="12509B6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18 (3.6%)</w:t>
            </w:r>
          </w:p>
        </w:tc>
        <w:tc>
          <w:tcPr>
            <w:tcW w:w="1000" w:type="dxa"/>
            <w:tcMar>
              <w:top w:w="40" w:type="dxa"/>
              <w:left w:w="110" w:type="dxa"/>
              <w:bottom w:w="40" w:type="dxa"/>
              <w:right w:w="110" w:type="dxa"/>
            </w:tcMar>
            <w:vAlign w:val="center"/>
          </w:tcPr>
          <w:p w14:paraId="3965B68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99DF550" w14:textId="77777777">
        <w:trPr>
          <w:cantSplit/>
          <w:tblCellSpacing w:w="15" w:type="dxa"/>
          <w:jc w:val="center"/>
        </w:trPr>
        <w:tc>
          <w:tcPr>
            <w:tcW w:w="3842" w:type="dxa"/>
            <w:tcMar>
              <w:top w:w="40" w:type="dxa"/>
              <w:left w:w="110" w:type="dxa"/>
              <w:bottom w:w="40" w:type="dxa"/>
              <w:right w:w="110" w:type="dxa"/>
            </w:tcMar>
            <w:vAlign w:val="center"/>
          </w:tcPr>
          <w:p w14:paraId="264C8A2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Additional non-PVI ablation</w:t>
            </w:r>
          </w:p>
        </w:tc>
        <w:tc>
          <w:tcPr>
            <w:tcW w:w="2200" w:type="dxa"/>
            <w:tcMar>
              <w:top w:w="40" w:type="dxa"/>
              <w:left w:w="110" w:type="dxa"/>
              <w:bottom w:w="40" w:type="dxa"/>
              <w:right w:w="110" w:type="dxa"/>
            </w:tcMar>
            <w:vAlign w:val="center"/>
          </w:tcPr>
          <w:p w14:paraId="615BD1F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82 (23.9%)</w:t>
            </w:r>
          </w:p>
        </w:tc>
        <w:tc>
          <w:tcPr>
            <w:tcW w:w="2200" w:type="dxa"/>
            <w:tcMar>
              <w:top w:w="40" w:type="dxa"/>
              <w:left w:w="110" w:type="dxa"/>
              <w:bottom w:w="40" w:type="dxa"/>
              <w:right w:w="110" w:type="dxa"/>
            </w:tcMar>
            <w:vAlign w:val="center"/>
          </w:tcPr>
          <w:p w14:paraId="1A925FC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269 (53.7%)</w:t>
            </w:r>
          </w:p>
        </w:tc>
        <w:tc>
          <w:tcPr>
            <w:tcW w:w="1000" w:type="dxa"/>
            <w:tcMar>
              <w:top w:w="40" w:type="dxa"/>
              <w:left w:w="110" w:type="dxa"/>
              <w:bottom w:w="40" w:type="dxa"/>
              <w:right w:w="110" w:type="dxa"/>
            </w:tcMar>
            <w:vAlign w:val="center"/>
          </w:tcPr>
          <w:p w14:paraId="7C71EC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2D3C49F6" w14:textId="77777777">
        <w:trPr>
          <w:cantSplit/>
          <w:tblCellSpacing w:w="15" w:type="dxa"/>
          <w:jc w:val="center"/>
        </w:trPr>
        <w:tc>
          <w:tcPr>
            <w:tcW w:w="3842" w:type="dxa"/>
            <w:tcMar>
              <w:top w:w="40" w:type="dxa"/>
              <w:left w:w="110" w:type="dxa"/>
              <w:bottom w:w="40" w:type="dxa"/>
              <w:right w:w="110" w:type="dxa"/>
            </w:tcMar>
            <w:vAlign w:val="center"/>
          </w:tcPr>
          <w:p w14:paraId="7BD8CF8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SR on 24-hour Holter monitoring near the 1-month TTE</w:t>
            </w:r>
          </w:p>
        </w:tc>
        <w:tc>
          <w:tcPr>
            <w:tcW w:w="2200" w:type="dxa"/>
            <w:tcMar>
              <w:top w:w="40" w:type="dxa"/>
              <w:left w:w="110" w:type="dxa"/>
              <w:bottom w:w="40" w:type="dxa"/>
              <w:right w:w="110" w:type="dxa"/>
            </w:tcMar>
            <w:vAlign w:val="center"/>
          </w:tcPr>
          <w:p w14:paraId="479D991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311 (90.7%)</w:t>
            </w:r>
          </w:p>
        </w:tc>
        <w:tc>
          <w:tcPr>
            <w:tcW w:w="2200" w:type="dxa"/>
            <w:tcMar>
              <w:top w:w="40" w:type="dxa"/>
              <w:left w:w="110" w:type="dxa"/>
              <w:bottom w:w="40" w:type="dxa"/>
              <w:right w:w="110" w:type="dxa"/>
            </w:tcMar>
            <w:vAlign w:val="center"/>
          </w:tcPr>
          <w:p w14:paraId="0406487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335 (66.9%)</w:t>
            </w:r>
          </w:p>
        </w:tc>
        <w:tc>
          <w:tcPr>
            <w:tcW w:w="1000" w:type="dxa"/>
            <w:tcMar>
              <w:top w:w="40" w:type="dxa"/>
              <w:left w:w="110" w:type="dxa"/>
              <w:bottom w:w="40" w:type="dxa"/>
              <w:right w:w="110" w:type="dxa"/>
            </w:tcMar>
            <w:vAlign w:val="center"/>
          </w:tcPr>
          <w:p w14:paraId="0017D4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bl>
    <w:p w14:paraId="7CEE3456" w14:textId="77777777" w:rsidR="00870F3C" w:rsidRDefault="00000000">
      <w:pPr>
        <w:pStyle w:val="3"/>
        <w:keepNext/>
        <w:widowControl/>
        <w:spacing w:beforeAutospacing="0" w:afterAutospacing="0"/>
        <w:rPr>
          <w:rFonts w:eastAsia="sans-serif" w:hint="default"/>
          <w:color w:val="1B1C1D"/>
        </w:rPr>
      </w:pPr>
      <w:r>
        <w:rPr>
          <w:rFonts w:hint="default"/>
          <w:color w:val="000000"/>
        </w:rPr>
        <w:t xml:space="preserve">Paired response </w:t>
      </w:r>
      <w:del w:id="91331" w:author="Claude (E30 修订)" w:date="2026-10-09T12:00:00Z">
        <w:r>
          <w:rPr>
            <w:rFonts w:hint="default"/>
            <w:color w:val="000000"/>
          </w:rPr>
          <w:delText xml:space="preserve">population</w:delText>
        </w:r>
      </w:del>
      <w:ins w:id="91332" w:author="Claude (E30 修订)" w:date="2026-10-09T12:00:00Z">
        <w:r>
          <w:rPr>
            <w:rFonts w:hint="default"/>
            <w:color w:val="000000"/>
          </w:rPr>
          <w:t xml:space="preserve">analysis set</w:t>
        </w:r>
      </w:ins>
    </w:p>
    <w:p w14:paraId="595ACA24"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w:t>
      </w:r>
      <w:del w:id="91333" w:author="Claude (E30 修订)" w:date="2026-10-09T12:00:00Z">
        <w:r>
          <w:rPr>
            <w:rFonts w:ascii="Times New Roman" w:eastAsia="Times New Roman" w:hAnsi="Times New Roman" w:cs="Times New Roman"/>
            <w:color w:val="1B1C1D"/>
            <w:kern w:val="0"/>
            <w:lang w:bidi="ar"/>
          </w:rPr>
          <w:delText xml:space="preserve"> separately assembled</w:delText>
        </w:r>
      </w:del>
      <w:r>
        <w:rPr>
          <w:rFonts w:ascii="Times New Roman" w:eastAsia="Times New Roman" w:hAnsi="Times New Roman" w:cs="Times New Roman"/>
          <w:color w:val="1B1C1D"/>
          <w:kern w:val="0"/>
          <w:lang w:bidi="ar"/>
        </w:rPr>
        <w:t xml:space="preserve"> paired response </w:t>
      </w:r>
      <w:del w:id="91334" w:author="Claude (E30 修订)" w:date="2026-10-09T12:00:00Z">
        <w:r>
          <w:rPr>
            <w:rFonts w:ascii="Times New Roman" w:eastAsia="Times New Roman" w:hAnsi="Times New Roman" w:cs="Times New Roman"/>
            <w:color w:val="1B1C1D"/>
            <w:kern w:val="0"/>
            <w:lang w:bidi="ar"/>
          </w:rPr>
          <w:delText xml:space="preserve">cohort</w:delText>
        </w:r>
      </w:del>
      <w:ins w:id="91335"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comprised 844 procedures in 837 patients: 132 with isolated MR, 325 with isolated TR, and 387 with both. Thus, isolated disease contributed 457 procedures, and the valve-level analyses included 519 MR and 712 TR series. There were 343 paroxysmal and 501 persistent AF procedures, including 109 and 278 with both valves affected. Compared with paroxysmal AF, persistent AF procedures more often involved combined disease (55.5% vs 31.8%) and study-defined moderate-or-greater TR (47.3% vs 20.4%), had larger atria, and were less often in sinus rhythm near the 1-month TTE (66.9% vs 90.7%; Table 1). The </w:t>
      </w:r>
      <w:del w:id="91336" w:author="Claude (E30 修订)" w:date="2026-10-09T12:00:00Z">
        <w:r>
          <w:rPr>
            <w:rFonts w:ascii="Times New Roman" w:eastAsia="Times New Roman" w:hAnsi="Times New Roman" w:cs="Times New Roman"/>
            <w:color w:val="1B1C1D"/>
            <w:kern w:val="0"/>
            <w:lang w:bidi="ar"/>
          </w:rPr>
          <w:delText xml:space="preserve">627</w:delText>
        </w:r>
      </w:del>
      <w:ins w:id="91337" w:author="Claude (E30 修订)" w:date="2026-10-09T12:00:00Z">
        <w:r>
          <w:rPr>
            <w:rFonts w:ascii="Times New Roman" w:eastAsia="Times New Roman" w:hAnsi="Times New Roman" w:cs="Times New Roman"/>
            <w:color w:val="1B1C1D"/>
            <w:kern w:val="0"/>
            <w:lang w:bidi="ar"/>
          </w:rPr>
          <w:t xml:space="preserve">601</w:t>
        </w:r>
      </w:ins>
      <w:r>
        <w:rPr>
          <w:rFonts w:ascii="Times New Roman" w:eastAsia="Times New Roman" w:hAnsi="Times New Roman" w:cs="Times New Roman"/>
          <w:color w:val="1B1C1D"/>
          <w:kern w:val="0"/>
          <w:lang w:bidi="ar"/>
        </w:rPr>
        <w:t xml:space="preserve"> eligible admissions without a 1-month TTE had broadly similar baseline characteristics, apart from less frequent persistent AF; weighting for follow-up changed improvement rates by </w:t>
      </w:r>
      <w:del w:id="91338" w:author="Claude (E30 修订)" w:date="2026-10-09T12:00:00Z">
        <w:r>
          <w:rPr>
            <w:rFonts w:ascii="Times New Roman" w:eastAsia="Times New Roman" w:hAnsi="Times New Roman" w:cs="Times New Roman"/>
            <w:color w:val="1B1C1D"/>
            <w:kern w:val="0"/>
            <w:lang w:bidi="ar"/>
          </w:rPr>
          <w:delText xml:space="preserve">≤0.9</w:delText>
        </w:r>
      </w:del>
      <w:ins w:id="91339" w:author="Claude (E30 修订)" w:date="2026-10-09T12:00:00Z">
        <w:r>
          <w:rPr>
            <w:rFonts w:ascii="Times New Roman" w:eastAsia="Times New Roman" w:hAnsi="Times New Roman" w:cs="Times New Roman"/>
            <w:color w:val="1B1C1D"/>
            <w:kern w:val="0"/>
            <w:lang w:bidi="ar"/>
          </w:rPr>
          <w:t xml:space="preserve">≤0.5</w:t>
        </w:r>
      </w:ins>
      <w:r>
        <w:rPr>
          <w:rFonts w:ascii="Times New Roman" w:eastAsia="Times New Roman" w:hAnsi="Times New Roman" w:cs="Times New Roman"/>
          <w:color w:val="1B1C1D"/>
          <w:kern w:val="0"/>
          <w:lang w:bidi="ar"/>
        </w:rPr>
        <w:t xml:space="preserve"> percentage points (Supplementary Table S1B).</w:t>
      </w:r>
    </w:p>
    <w:p w14:paraId="0B09AD82"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Combined regurgitation was associated with older age, more frequent persistent AF and HF, greater biatrial enlargement, and higher TR grades than isolated TR (Table </w:t>
      </w:r>
      <w:r>
        <w:rPr>
          <w:rFonts w:ascii="Times New Roman" w:eastAsia="Times New Roman" w:hAnsi="Times New Roman" w:cs="Times New Roman"/>
          <w:color w:val="1B1C1D"/>
          <w:kern w:val="0"/>
          <w:lang w:bidi="ar"/>
        </w:rPr>
        <w:t>2</w:t>
      </w:r>
      <w:r>
        <w:rPr>
          <w:rFonts w:ascii="Times New Roman" w:eastAsia="Times New Roman" w:hAnsi="Times New Roman" w:cs="Times New Roman"/>
          <w:color w:val="1B1C1D"/>
          <w:kern w:val="0"/>
          <w:lang w:bidi="ar"/>
        </w:rPr>
        <w:t xml:space="preserve">). Parallel analyses used the same definitions across the two AF types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0D521352" w14:textId="77777777" w:rsidR="00870F3C" w:rsidRDefault="00000000">
      <w:pPr>
        <w:keepNext/>
        <w:rPr>
          <w:rFonts w:ascii="Times New Roman" w:eastAsia="宋体" w:hAnsi="Times New Roman" w:cs="Times New Roman"/>
          <w:color w:val="1B1C1D"/>
        </w:rPr>
      </w:pPr>
      <w:r>
        <w:rPr>
          <w:rFonts w:ascii="Times New Roman" w:eastAsia="Times New Roman" w:hAnsi="Times New Roman" w:cs="Times New Roman"/>
          <w:b/>
          <w:bCs/>
          <w:color w:val="1B1C1D"/>
        </w:rPr>
        <w:t xml:space="preserve">Table 2. </w:t>
      </w:r>
      <w:r>
        <w:rPr>
          <w:rFonts w:ascii="Times New Roman" w:eastAsia="Times New Roman" w:hAnsi="Times New Roman" w:cs="Times New Roman"/>
          <w:color w:val="1B1C1D"/>
        </w:rPr>
        <w:t xml:space="preserve">Baseline clinical, echocardiographic, and procedural characteristics of the paired response </w:t>
      </w:r>
      <w:del w:id="91122" w:author="Claude (E30 修订)" w:date="2026-10-09T12:00:00Z">
        <w:r>
          <w:rPr>
            <w:rFonts w:ascii="Times New Roman" w:eastAsia="Times New Roman" w:hAnsi="Times New Roman" w:cs="Times New Roman"/>
            <w:color w:val="1B1C1D"/>
          </w:rPr>
          <w:delText xml:space="preserve">cohort</w:delText>
        </w:r>
      </w:del>
      <w:ins w:id="91123" w:author="Claude (E30 修订)" w:date="2026-10-09T12:00:00Z">
        <w:r>
          <w:rPr>
            <w:rFonts w:ascii="Times New Roman" w:eastAsia="Times New Roman" w:hAnsi="Times New Roman" w:cs="Times New Roman"/>
            <w:color w:val="1B1C1D"/>
          </w:rPr>
          <w:t xml:space="preserve">set</w:t>
        </w:r>
      </w:ins>
      <w:r>
        <w:rPr>
          <w:rFonts w:ascii="Times New Roman" w:eastAsia="Times New Roman" w:hAnsi="Times New Roman" w:cs="Times New Roman"/>
          <w:color w:val="1B1C1D"/>
        </w:rPr>
        <w:t xml:space="preserve"> by regurgitation phenotype.</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52"/>
        <w:gridCol w:w="1718"/>
        <w:gridCol w:w="1707"/>
        <w:gridCol w:w="1718"/>
        <w:gridCol w:w="947"/>
      </w:tblGrid>
      <w:tr w:rsidR="00870F3C" w14:paraId="498FC541" w14:textId="77777777">
        <w:trPr>
          <w:cantSplit/>
          <w:tblHeader/>
          <w:tblCellSpacing w:w="15" w:type="dxa"/>
          <w:jc w:val="center"/>
        </w:trPr>
        <w:tc>
          <w:tcPr>
            <w:tcW w:w="3107" w:type="dxa"/>
            <w:tcBorders>
              <w:bottom w:val="single" w:sz="4" w:space="0" w:color="auto"/>
            </w:tcBorders>
            <w:tcMar>
              <w:top w:w="96" w:type="dxa"/>
              <w:left w:w="144" w:type="dxa"/>
              <w:bottom w:w="96" w:type="dxa"/>
              <w:right w:w="144" w:type="dxa"/>
            </w:tcMar>
            <w:vAlign w:val="center"/>
          </w:tcPr>
          <w:p w14:paraId="20BBE20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Variable</w:t>
            </w:r>
          </w:p>
        </w:tc>
        <w:tc>
          <w:tcPr>
            <w:tcW w:w="1688" w:type="dxa"/>
            <w:tcBorders>
              <w:bottom w:val="single" w:sz="4" w:space="0" w:color="auto"/>
            </w:tcBorders>
            <w:tcMar>
              <w:top w:w="96" w:type="dxa"/>
              <w:left w:w="144" w:type="dxa"/>
              <w:bottom w:w="96" w:type="dxa"/>
              <w:right w:w="144" w:type="dxa"/>
            </w:tcMar>
            <w:vAlign w:val="center"/>
          </w:tcPr>
          <w:p w14:paraId="62DA9A4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MR </w:t>
            </w:r>
          </w:p>
          <w:p w14:paraId="775C918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(n=132)</w:t>
            </w:r>
          </w:p>
        </w:tc>
        <w:tc>
          <w:tcPr>
            <w:tcW w:w="1677" w:type="dxa"/>
            <w:tcBorders>
              <w:bottom w:val="single" w:sz="4" w:space="0" w:color="auto"/>
            </w:tcBorders>
            <w:tcMar>
              <w:top w:w="96" w:type="dxa"/>
              <w:left w:w="144" w:type="dxa"/>
              <w:bottom w:w="96" w:type="dxa"/>
              <w:right w:w="144" w:type="dxa"/>
            </w:tcMar>
            <w:vAlign w:val="center"/>
          </w:tcPr>
          <w:p w14:paraId="35486AD9"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TR </w:t>
            </w:r>
          </w:p>
          <w:p w14:paraId="3637C92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(n=325)</w:t>
            </w:r>
          </w:p>
        </w:tc>
        <w:tc>
          <w:tcPr>
            <w:tcW w:w="1688" w:type="dxa"/>
            <w:tcBorders>
              <w:bottom w:val="single" w:sz="4" w:space="0" w:color="auto"/>
            </w:tcBorders>
            <w:tcMar>
              <w:top w:w="96" w:type="dxa"/>
              <w:left w:w="144" w:type="dxa"/>
              <w:bottom w:w="96" w:type="dxa"/>
              <w:right w:w="144" w:type="dxa"/>
            </w:tcMar>
            <w:vAlign w:val="center"/>
          </w:tcPr>
          <w:p w14:paraId="152C60C4"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combined MR/TR </w:t>
            </w:r>
          </w:p>
          <w:p w14:paraId="62890E4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(n=387)</w:t>
            </w:r>
          </w:p>
        </w:tc>
        <w:tc>
          <w:tcPr>
            <w:tcW w:w="902" w:type="dxa"/>
            <w:tcBorders>
              <w:bottom w:val="single" w:sz="4" w:space="0" w:color="auto"/>
            </w:tcBorders>
            <w:tcMar>
              <w:top w:w="96" w:type="dxa"/>
              <w:left w:w="144" w:type="dxa"/>
              <w:bottom w:w="96" w:type="dxa"/>
              <w:right w:w="144" w:type="dxa"/>
            </w:tcMar>
            <w:vAlign w:val="center"/>
          </w:tcPr>
          <w:p w14:paraId="3EF49F4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P value</w:t>
            </w:r>
          </w:p>
        </w:tc>
      </w:tr>
      <w:tr w:rsidR="00870F3C" w14:paraId="68F68974" w14:textId="77777777">
        <w:trPr>
          <w:cantSplit/>
          <w:tblCellSpacing w:w="15" w:type="dxa"/>
          <w:jc w:val="center"/>
        </w:trPr>
        <w:tc>
          <w:tcPr>
            <w:tcW w:w="3107" w:type="dxa"/>
            <w:tcMar>
              <w:top w:w="96" w:type="dxa"/>
              <w:left w:w="144" w:type="dxa"/>
              <w:bottom w:w="96" w:type="dxa"/>
              <w:right w:w="144" w:type="dxa"/>
            </w:tcMar>
            <w:vAlign w:val="center"/>
          </w:tcPr>
          <w:p w14:paraId="2B8F33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Baseline characteristics</w:t>
            </w:r>
          </w:p>
        </w:tc>
        <w:tc>
          <w:tcPr>
            <w:tcW w:w="1688" w:type="dxa"/>
            <w:tcMar>
              <w:top w:w="96" w:type="dxa"/>
              <w:left w:w="144" w:type="dxa"/>
              <w:bottom w:w="96" w:type="dxa"/>
              <w:right w:w="144" w:type="dxa"/>
            </w:tcMar>
            <w:vAlign w:val="center"/>
          </w:tcPr>
          <w:p w14:paraId="2FBC088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5BA095A9"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A9A541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D985B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E429C63" w14:textId="77777777">
        <w:trPr>
          <w:cantSplit/>
          <w:tblCellSpacing w:w="15" w:type="dxa"/>
          <w:jc w:val="center"/>
        </w:trPr>
        <w:tc>
          <w:tcPr>
            <w:tcW w:w="3107" w:type="dxa"/>
            <w:tcMar>
              <w:top w:w="96" w:type="dxa"/>
              <w:left w:w="144" w:type="dxa"/>
              <w:bottom w:w="96" w:type="dxa"/>
              <w:right w:w="144" w:type="dxa"/>
            </w:tcMar>
            <w:vAlign w:val="center"/>
          </w:tcPr>
          <w:p w14:paraId="55041296"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Age, years</w:t>
            </w:r>
          </w:p>
        </w:tc>
        <w:tc>
          <w:tcPr>
            <w:tcW w:w="1688" w:type="dxa"/>
            <w:tcMar>
              <w:top w:w="96" w:type="dxa"/>
              <w:left w:w="144" w:type="dxa"/>
              <w:bottom w:w="96" w:type="dxa"/>
              <w:right w:w="144" w:type="dxa"/>
            </w:tcMar>
            <w:vAlign w:val="center"/>
          </w:tcPr>
          <w:p w14:paraId="1849F07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(57, 72)</w:t>
            </w:r>
          </w:p>
        </w:tc>
        <w:tc>
          <w:tcPr>
            <w:tcW w:w="1677" w:type="dxa"/>
            <w:tcMar>
              <w:top w:w="96" w:type="dxa"/>
              <w:left w:w="144" w:type="dxa"/>
              <w:bottom w:w="96" w:type="dxa"/>
              <w:right w:w="144" w:type="dxa"/>
            </w:tcMar>
            <w:vAlign w:val="center"/>
          </w:tcPr>
          <w:p w14:paraId="679AD54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(58, 72)</w:t>
            </w:r>
          </w:p>
        </w:tc>
        <w:tc>
          <w:tcPr>
            <w:tcW w:w="1688" w:type="dxa"/>
            <w:tcMar>
              <w:top w:w="96" w:type="dxa"/>
              <w:left w:w="144" w:type="dxa"/>
              <w:bottom w:w="96" w:type="dxa"/>
              <w:right w:w="144" w:type="dxa"/>
            </w:tcMar>
            <w:vAlign w:val="center"/>
          </w:tcPr>
          <w:p w14:paraId="39F3F82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68 (61, 75)</w:t>
            </w:r>
          </w:p>
        </w:tc>
        <w:tc>
          <w:tcPr>
            <w:tcW w:w="902" w:type="dxa"/>
            <w:tcMar>
              <w:top w:w="96" w:type="dxa"/>
              <w:left w:w="144" w:type="dxa"/>
              <w:bottom w:w="96" w:type="dxa"/>
              <w:right w:w="144" w:type="dxa"/>
            </w:tcMar>
            <w:vAlign w:val="center"/>
          </w:tcPr>
          <w:p w14:paraId="5F83CC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44FC4E30" w14:textId="77777777">
        <w:trPr>
          <w:cantSplit/>
          <w:tblCellSpacing w:w="15" w:type="dxa"/>
          <w:jc w:val="center"/>
        </w:trPr>
        <w:tc>
          <w:tcPr>
            <w:tcW w:w="3107" w:type="dxa"/>
            <w:tcMar>
              <w:top w:w="96" w:type="dxa"/>
              <w:left w:w="144" w:type="dxa"/>
              <w:bottom w:w="96" w:type="dxa"/>
              <w:right w:w="144" w:type="dxa"/>
            </w:tcMar>
            <w:vAlign w:val="center"/>
          </w:tcPr>
          <w:p w14:paraId="3C76750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BMI, kg/m²</w:t>
            </w:r>
          </w:p>
        </w:tc>
        <w:tc>
          <w:tcPr>
            <w:tcW w:w="1688" w:type="dxa"/>
            <w:tcMar>
              <w:top w:w="96" w:type="dxa"/>
              <w:left w:w="144" w:type="dxa"/>
              <w:bottom w:w="96" w:type="dxa"/>
              <w:right w:w="144" w:type="dxa"/>
            </w:tcMar>
            <w:vAlign w:val="center"/>
          </w:tcPr>
          <w:p w14:paraId="277573E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24.3 (22.6, 27.0)</w:t>
            </w:r>
          </w:p>
        </w:tc>
        <w:tc>
          <w:tcPr>
            <w:tcW w:w="1677" w:type="dxa"/>
            <w:tcMar>
              <w:top w:w="96" w:type="dxa"/>
              <w:left w:w="144" w:type="dxa"/>
              <w:bottom w:w="96" w:type="dxa"/>
              <w:right w:w="144" w:type="dxa"/>
            </w:tcMar>
            <w:vAlign w:val="center"/>
          </w:tcPr>
          <w:p w14:paraId="5FED1CC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26.6)</w:t>
            </w:r>
          </w:p>
        </w:tc>
        <w:tc>
          <w:tcPr>
            <w:tcW w:w="1688" w:type="dxa"/>
            <w:tcMar>
              <w:top w:w="96" w:type="dxa"/>
              <w:left w:w="144" w:type="dxa"/>
              <w:bottom w:w="96" w:type="dxa"/>
              <w:right w:w="144" w:type="dxa"/>
            </w:tcMar>
            <w:vAlign w:val="center"/>
          </w:tcPr>
          <w:p w14:paraId="26758AF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25.9)</w:t>
            </w:r>
          </w:p>
        </w:tc>
        <w:tc>
          <w:tcPr>
            <w:tcW w:w="902" w:type="dxa"/>
            <w:tcMar>
              <w:top w:w="96" w:type="dxa"/>
              <w:left w:w="144" w:type="dxa"/>
              <w:bottom w:w="96" w:type="dxa"/>
              <w:right w:w="144" w:type="dxa"/>
            </w:tcMar>
            <w:vAlign w:val="center"/>
          </w:tcPr>
          <w:p w14:paraId="0660A73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0.250</w:t>
            </w:r>
          </w:p>
        </w:tc>
      </w:tr>
      <w:tr w:rsidR="00870F3C" w14:paraId="4891CE0B" w14:textId="77777777">
        <w:trPr>
          <w:cantSplit/>
          <w:tblCellSpacing w:w="15" w:type="dxa"/>
          <w:jc w:val="center"/>
        </w:trPr>
        <w:tc>
          <w:tcPr>
            <w:tcW w:w="3107" w:type="dxa"/>
            <w:tcMar>
              <w:top w:w="96" w:type="dxa"/>
              <w:left w:w="144" w:type="dxa"/>
              <w:bottom w:w="96" w:type="dxa"/>
              <w:right w:w="144" w:type="dxa"/>
            </w:tcMar>
            <w:vAlign w:val="center"/>
          </w:tcPr>
          <w:p w14:paraId="1E50536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hint="eastAsia"/>
                <w:color w:val="1B1C1D"/>
                <w:kern w:val="0"/>
                <w:sz w:val="20"/>
                <w:szCs w:val="20"/>
                <w:lang w:bidi="ar"/>
              </w:rPr>
              <w:t>S</w:t>
            </w:r>
            <w:r>
              <w:rPr>
                <w:rFonts w:ascii="Times New Roman" w:eastAsia="Times New Roman" w:hAnsi="Times New Roman" w:cs="Times New Roman"/>
                <w:color w:val="1B1C1D"/>
                <w:kern w:val="0"/>
                <w:sz w:val="20"/>
                <w:szCs w:val="20"/>
                <w:lang w:bidi="ar"/>
              </w:rPr>
              <w:t>ex, female</w:t>
            </w:r>
          </w:p>
        </w:tc>
        <w:tc>
          <w:tcPr>
            <w:tcW w:w="1688" w:type="dxa"/>
            <w:tcMar>
              <w:top w:w="96" w:type="dxa"/>
              <w:left w:w="144" w:type="dxa"/>
              <w:bottom w:w="96" w:type="dxa"/>
              <w:right w:w="144" w:type="dxa"/>
            </w:tcMar>
            <w:vAlign w:val="center"/>
          </w:tcPr>
          <w:p w14:paraId="0A9CEA6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71 (53.8%)</w:t>
            </w:r>
          </w:p>
        </w:tc>
        <w:tc>
          <w:tcPr>
            <w:tcW w:w="1677" w:type="dxa"/>
            <w:tcMar>
              <w:top w:w="96" w:type="dxa"/>
              <w:left w:w="144" w:type="dxa"/>
              <w:bottom w:w="96" w:type="dxa"/>
              <w:right w:w="144" w:type="dxa"/>
            </w:tcMar>
            <w:vAlign w:val="center"/>
          </w:tcPr>
          <w:p w14:paraId="40D8D2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125 (38.5%)</w:t>
            </w:r>
          </w:p>
        </w:tc>
        <w:tc>
          <w:tcPr>
            <w:tcW w:w="1688" w:type="dxa"/>
            <w:tcMar>
              <w:top w:w="96" w:type="dxa"/>
              <w:left w:w="144" w:type="dxa"/>
              <w:bottom w:w="96" w:type="dxa"/>
              <w:right w:w="144" w:type="dxa"/>
            </w:tcMar>
            <w:vAlign w:val="center"/>
          </w:tcPr>
          <w:p w14:paraId="591DA47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212 (54.8%)</w:t>
            </w:r>
          </w:p>
        </w:tc>
        <w:tc>
          <w:tcPr>
            <w:tcW w:w="902" w:type="dxa"/>
            <w:tcMar>
              <w:top w:w="96" w:type="dxa"/>
              <w:left w:w="144" w:type="dxa"/>
              <w:bottom w:w="96" w:type="dxa"/>
              <w:right w:w="144" w:type="dxa"/>
            </w:tcMar>
            <w:vAlign w:val="center"/>
          </w:tcPr>
          <w:p w14:paraId="613BA76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237CB3EB" w14:textId="77777777">
        <w:trPr>
          <w:cantSplit/>
          <w:tblCellSpacing w:w="15" w:type="dxa"/>
          <w:jc w:val="center"/>
        </w:trPr>
        <w:tc>
          <w:tcPr>
            <w:tcW w:w="3107" w:type="dxa"/>
            <w:tcMar>
              <w:top w:w="96" w:type="dxa"/>
              <w:left w:w="144" w:type="dxa"/>
              <w:bottom w:w="96" w:type="dxa"/>
              <w:right w:w="144" w:type="dxa"/>
            </w:tcMar>
            <w:vAlign w:val="center"/>
          </w:tcPr>
          <w:p w14:paraId="1C9A5B9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AF type</w:t>
            </w:r>
          </w:p>
        </w:tc>
        <w:tc>
          <w:tcPr>
            <w:tcW w:w="1688" w:type="dxa"/>
            <w:tcMar>
              <w:top w:w="96" w:type="dxa"/>
              <w:left w:w="144" w:type="dxa"/>
              <w:bottom w:w="96" w:type="dxa"/>
              <w:right w:w="144" w:type="dxa"/>
            </w:tcMar>
            <w:vAlign w:val="center"/>
          </w:tcPr>
          <w:p w14:paraId="68B91A7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2038C97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D963865"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6FE4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10AC6F26" w14:textId="77777777">
        <w:trPr>
          <w:cantSplit/>
          <w:tblCellSpacing w:w="15" w:type="dxa"/>
          <w:jc w:val="center"/>
        </w:trPr>
        <w:tc>
          <w:tcPr>
            <w:tcW w:w="3107" w:type="dxa"/>
            <w:tcMar>
              <w:top w:w="96" w:type="dxa"/>
              <w:left w:w="144" w:type="dxa"/>
              <w:bottom w:w="96" w:type="dxa"/>
              <w:right w:w="144" w:type="dxa"/>
            </w:tcMar>
            <w:vAlign w:val="center"/>
          </w:tcPr>
          <w:p w14:paraId="020F160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Paroxysmal</w:t>
            </w:r>
          </w:p>
        </w:tc>
        <w:tc>
          <w:tcPr>
            <w:tcW w:w="1688" w:type="dxa"/>
            <w:tcMar>
              <w:top w:w="96" w:type="dxa"/>
              <w:left w:w="144" w:type="dxa"/>
              <w:bottom w:w="96" w:type="dxa"/>
              <w:right w:w="144" w:type="dxa"/>
            </w:tcMar>
            <w:vAlign w:val="center"/>
          </w:tcPr>
          <w:p w14:paraId="17CD450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(65.2%)</w:t>
            </w:r>
          </w:p>
        </w:tc>
        <w:tc>
          <w:tcPr>
            <w:tcW w:w="1677" w:type="dxa"/>
            <w:tcMar>
              <w:top w:w="96" w:type="dxa"/>
              <w:left w:w="144" w:type="dxa"/>
              <w:bottom w:w="96" w:type="dxa"/>
              <w:right w:w="144" w:type="dxa"/>
            </w:tcMar>
            <w:vAlign w:val="center"/>
          </w:tcPr>
          <w:p w14:paraId="38DE6E7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83FE5C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109 (28.2%)</w:t>
            </w:r>
          </w:p>
        </w:tc>
        <w:tc>
          <w:tcPr>
            <w:tcW w:w="902" w:type="dxa"/>
            <w:tcMar>
              <w:top w:w="96" w:type="dxa"/>
              <w:left w:w="144" w:type="dxa"/>
              <w:bottom w:w="96" w:type="dxa"/>
              <w:right w:w="144" w:type="dxa"/>
            </w:tcMar>
            <w:vAlign w:val="center"/>
          </w:tcPr>
          <w:p w14:paraId="565EDF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4CC12E4" w14:textId="77777777">
        <w:trPr>
          <w:cantSplit/>
          <w:tblCellSpacing w:w="15" w:type="dxa"/>
          <w:jc w:val="center"/>
        </w:trPr>
        <w:tc>
          <w:tcPr>
            <w:tcW w:w="3107" w:type="dxa"/>
            <w:tcMar>
              <w:top w:w="96" w:type="dxa"/>
              <w:left w:w="144" w:type="dxa"/>
              <w:bottom w:w="96" w:type="dxa"/>
              <w:right w:w="144" w:type="dxa"/>
            </w:tcMar>
            <w:vAlign w:val="center"/>
          </w:tcPr>
          <w:p w14:paraId="4230AF4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Persistent</w:t>
            </w:r>
          </w:p>
        </w:tc>
        <w:tc>
          <w:tcPr>
            <w:tcW w:w="1688" w:type="dxa"/>
            <w:tcMar>
              <w:top w:w="96" w:type="dxa"/>
              <w:left w:w="144" w:type="dxa"/>
              <w:bottom w:w="96" w:type="dxa"/>
              <w:right w:w="144" w:type="dxa"/>
            </w:tcMar>
            <w:vAlign w:val="center"/>
          </w:tcPr>
          <w:p w14:paraId="60C1835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 (34.8%)</w:t>
            </w:r>
          </w:p>
        </w:tc>
        <w:tc>
          <w:tcPr>
            <w:tcW w:w="1677" w:type="dxa"/>
            <w:tcMar>
              <w:top w:w="96" w:type="dxa"/>
              <w:left w:w="144" w:type="dxa"/>
              <w:bottom w:w="96" w:type="dxa"/>
              <w:right w:w="144" w:type="dxa"/>
            </w:tcMar>
            <w:vAlign w:val="center"/>
          </w:tcPr>
          <w:p w14:paraId="7AD8C28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177 (54.5%)</w:t>
            </w:r>
          </w:p>
        </w:tc>
        <w:tc>
          <w:tcPr>
            <w:tcW w:w="1688" w:type="dxa"/>
            <w:tcMar>
              <w:top w:w="96" w:type="dxa"/>
              <w:left w:w="144" w:type="dxa"/>
              <w:bottom w:w="96" w:type="dxa"/>
              <w:right w:w="144" w:type="dxa"/>
            </w:tcMar>
            <w:vAlign w:val="center"/>
          </w:tcPr>
          <w:p w14:paraId="68AB7CA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278 (71.8%)</w:t>
            </w:r>
          </w:p>
        </w:tc>
        <w:tc>
          <w:tcPr>
            <w:tcW w:w="902" w:type="dxa"/>
            <w:tcMar>
              <w:top w:w="96" w:type="dxa"/>
              <w:left w:w="144" w:type="dxa"/>
              <w:bottom w:w="96" w:type="dxa"/>
              <w:right w:w="144" w:type="dxa"/>
            </w:tcMar>
            <w:vAlign w:val="center"/>
          </w:tcPr>
          <w:p w14:paraId="15DAC53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CE22FAF" w14:textId="77777777">
        <w:trPr>
          <w:cantSplit/>
          <w:tblCellSpacing w:w="15" w:type="dxa"/>
          <w:jc w:val="center"/>
        </w:trPr>
        <w:tc>
          <w:tcPr>
            <w:tcW w:w="3107" w:type="dxa"/>
            <w:tcMar>
              <w:top w:w="96" w:type="dxa"/>
              <w:left w:w="144" w:type="dxa"/>
              <w:bottom w:w="96" w:type="dxa"/>
              <w:right w:w="144" w:type="dxa"/>
            </w:tcMar>
            <w:vAlign w:val="center"/>
          </w:tcPr>
          <w:p w14:paraId="23FD74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Hypertension</w:t>
            </w:r>
          </w:p>
        </w:tc>
        <w:tc>
          <w:tcPr>
            <w:tcW w:w="1688" w:type="dxa"/>
            <w:tcMar>
              <w:top w:w="96" w:type="dxa"/>
              <w:left w:w="144" w:type="dxa"/>
              <w:bottom w:w="96" w:type="dxa"/>
              <w:right w:w="144" w:type="dxa"/>
            </w:tcMar>
            <w:vAlign w:val="center"/>
          </w:tcPr>
          <w:p w14:paraId="4D74748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67 (50.8%)</w:t>
            </w:r>
          </w:p>
        </w:tc>
        <w:tc>
          <w:tcPr>
            <w:tcW w:w="1677" w:type="dxa"/>
            <w:tcMar>
              <w:top w:w="96" w:type="dxa"/>
              <w:left w:w="144" w:type="dxa"/>
              <w:bottom w:w="96" w:type="dxa"/>
              <w:right w:w="144" w:type="dxa"/>
            </w:tcMar>
            <w:vAlign w:val="center"/>
          </w:tcPr>
          <w:p w14:paraId="07A7B1F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76336C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193 (49.9%)</w:t>
            </w:r>
          </w:p>
        </w:tc>
        <w:tc>
          <w:tcPr>
            <w:tcW w:w="902" w:type="dxa"/>
            <w:tcMar>
              <w:top w:w="96" w:type="dxa"/>
              <w:left w:w="144" w:type="dxa"/>
              <w:bottom w:w="96" w:type="dxa"/>
              <w:right w:w="144" w:type="dxa"/>
            </w:tcMar>
            <w:vAlign w:val="center"/>
          </w:tcPr>
          <w:p w14:paraId="44397F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0.429</w:t>
            </w:r>
          </w:p>
        </w:tc>
      </w:tr>
      <w:tr w:rsidR="00870F3C" w14:paraId="03DCE2AA" w14:textId="77777777">
        <w:trPr>
          <w:cantSplit/>
          <w:tblCellSpacing w:w="15" w:type="dxa"/>
          <w:jc w:val="center"/>
        </w:trPr>
        <w:tc>
          <w:tcPr>
            <w:tcW w:w="3107" w:type="dxa"/>
            <w:tcMar>
              <w:top w:w="96" w:type="dxa"/>
              <w:left w:w="144" w:type="dxa"/>
              <w:bottom w:w="96" w:type="dxa"/>
              <w:right w:w="144" w:type="dxa"/>
            </w:tcMar>
            <w:vAlign w:val="center"/>
          </w:tcPr>
          <w:p w14:paraId="3C4C318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DM</w:t>
            </w:r>
          </w:p>
        </w:tc>
        <w:tc>
          <w:tcPr>
            <w:tcW w:w="1688" w:type="dxa"/>
            <w:tcMar>
              <w:top w:w="96" w:type="dxa"/>
              <w:left w:w="144" w:type="dxa"/>
              <w:bottom w:w="96" w:type="dxa"/>
              <w:right w:w="144" w:type="dxa"/>
            </w:tcMar>
            <w:vAlign w:val="center"/>
          </w:tcPr>
          <w:p w14:paraId="5213EF1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 (22.0%)</w:t>
            </w:r>
          </w:p>
        </w:tc>
        <w:tc>
          <w:tcPr>
            <w:tcW w:w="1677" w:type="dxa"/>
            <w:tcMar>
              <w:top w:w="96" w:type="dxa"/>
              <w:left w:w="144" w:type="dxa"/>
              <w:bottom w:w="96" w:type="dxa"/>
              <w:right w:w="144" w:type="dxa"/>
            </w:tcMar>
            <w:vAlign w:val="center"/>
          </w:tcPr>
          <w:p w14:paraId="61C90FC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 (11.7%)</w:t>
            </w:r>
          </w:p>
        </w:tc>
        <w:tc>
          <w:tcPr>
            <w:tcW w:w="1688" w:type="dxa"/>
            <w:tcMar>
              <w:top w:w="96" w:type="dxa"/>
              <w:left w:w="144" w:type="dxa"/>
              <w:bottom w:w="96" w:type="dxa"/>
              <w:right w:w="144" w:type="dxa"/>
            </w:tcMar>
            <w:vAlign w:val="center"/>
          </w:tcPr>
          <w:p w14:paraId="796F939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(18.6%)</w:t>
            </w:r>
          </w:p>
        </w:tc>
        <w:tc>
          <w:tcPr>
            <w:tcW w:w="902" w:type="dxa"/>
            <w:tcMar>
              <w:top w:w="96" w:type="dxa"/>
              <w:left w:w="144" w:type="dxa"/>
              <w:bottom w:w="96" w:type="dxa"/>
              <w:right w:w="144" w:type="dxa"/>
            </w:tcMar>
            <w:vAlign w:val="center"/>
          </w:tcPr>
          <w:p w14:paraId="487D24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0.008</w:t>
            </w:r>
          </w:p>
        </w:tc>
      </w:tr>
      <w:tr w:rsidR="00870F3C" w14:paraId="63EEFAA2" w14:textId="77777777">
        <w:trPr>
          <w:cantSplit/>
          <w:tblCellSpacing w:w="15" w:type="dxa"/>
          <w:jc w:val="center"/>
        </w:trPr>
        <w:tc>
          <w:tcPr>
            <w:tcW w:w="3107" w:type="dxa"/>
            <w:tcMar>
              <w:top w:w="96" w:type="dxa"/>
              <w:left w:w="144" w:type="dxa"/>
              <w:bottom w:w="96" w:type="dxa"/>
              <w:right w:w="144" w:type="dxa"/>
            </w:tcMar>
            <w:vAlign w:val="center"/>
          </w:tcPr>
          <w:p w14:paraId="4BF0425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CAD</w:t>
            </w:r>
          </w:p>
        </w:tc>
        <w:tc>
          <w:tcPr>
            <w:tcW w:w="1688" w:type="dxa"/>
            <w:tcMar>
              <w:top w:w="96" w:type="dxa"/>
              <w:left w:w="144" w:type="dxa"/>
              <w:bottom w:w="96" w:type="dxa"/>
              <w:right w:w="144" w:type="dxa"/>
            </w:tcMar>
            <w:vAlign w:val="center"/>
          </w:tcPr>
          <w:p w14:paraId="5B2EC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23 (17.4%)</w:t>
            </w:r>
          </w:p>
        </w:tc>
        <w:tc>
          <w:tcPr>
            <w:tcW w:w="1677" w:type="dxa"/>
            <w:tcMar>
              <w:top w:w="96" w:type="dxa"/>
              <w:left w:w="144" w:type="dxa"/>
              <w:bottom w:w="96" w:type="dxa"/>
              <w:right w:w="144" w:type="dxa"/>
            </w:tcMar>
            <w:vAlign w:val="center"/>
          </w:tcPr>
          <w:p w14:paraId="2BF6E41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25 (7.7%)</w:t>
            </w:r>
          </w:p>
        </w:tc>
        <w:tc>
          <w:tcPr>
            <w:tcW w:w="1688" w:type="dxa"/>
            <w:tcMar>
              <w:top w:w="96" w:type="dxa"/>
              <w:left w:w="144" w:type="dxa"/>
              <w:bottom w:w="96" w:type="dxa"/>
              <w:right w:w="144" w:type="dxa"/>
            </w:tcMar>
            <w:vAlign w:val="center"/>
          </w:tcPr>
          <w:p w14:paraId="3999229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35 (9.0%)</w:t>
            </w:r>
          </w:p>
        </w:tc>
        <w:tc>
          <w:tcPr>
            <w:tcW w:w="902" w:type="dxa"/>
            <w:tcMar>
              <w:top w:w="96" w:type="dxa"/>
              <w:left w:w="144" w:type="dxa"/>
              <w:bottom w:w="96" w:type="dxa"/>
              <w:right w:w="144" w:type="dxa"/>
            </w:tcMar>
            <w:vAlign w:val="center"/>
          </w:tcPr>
          <w:p w14:paraId="42D0EBB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0.005</w:t>
            </w:r>
          </w:p>
        </w:tc>
      </w:tr>
      <w:tr w:rsidR="00870F3C" w14:paraId="2580ED67" w14:textId="77777777">
        <w:trPr>
          <w:cantSplit/>
          <w:tblCellSpacing w:w="15" w:type="dxa"/>
          <w:jc w:val="center"/>
        </w:trPr>
        <w:tc>
          <w:tcPr>
            <w:tcW w:w="3107" w:type="dxa"/>
            <w:tcMar>
              <w:top w:w="96" w:type="dxa"/>
              <w:left w:w="144" w:type="dxa"/>
              <w:bottom w:w="96" w:type="dxa"/>
              <w:right w:w="144" w:type="dxa"/>
            </w:tcMar>
            <w:vAlign w:val="center"/>
          </w:tcPr>
          <w:p w14:paraId="6211F31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HF</w:t>
            </w:r>
          </w:p>
        </w:tc>
        <w:tc>
          <w:tcPr>
            <w:tcW w:w="1688" w:type="dxa"/>
            <w:tcMar>
              <w:top w:w="96" w:type="dxa"/>
              <w:left w:w="144" w:type="dxa"/>
              <w:bottom w:w="96" w:type="dxa"/>
              <w:right w:w="144" w:type="dxa"/>
            </w:tcMar>
            <w:vAlign w:val="center"/>
          </w:tcPr>
          <w:p w14:paraId="65A6A1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 (20.5%)</w:t>
            </w:r>
          </w:p>
        </w:tc>
        <w:tc>
          <w:tcPr>
            <w:tcW w:w="1677" w:type="dxa"/>
            <w:tcMar>
              <w:top w:w="96" w:type="dxa"/>
              <w:left w:w="144" w:type="dxa"/>
              <w:bottom w:w="96" w:type="dxa"/>
              <w:right w:w="144" w:type="dxa"/>
            </w:tcMar>
            <w:vAlign w:val="center"/>
          </w:tcPr>
          <w:p w14:paraId="4487D8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 (9.8%)</w:t>
            </w:r>
          </w:p>
        </w:tc>
        <w:tc>
          <w:tcPr>
            <w:tcW w:w="1688" w:type="dxa"/>
            <w:tcMar>
              <w:top w:w="96" w:type="dxa"/>
              <w:left w:w="144" w:type="dxa"/>
              <w:bottom w:w="96" w:type="dxa"/>
              <w:right w:w="144" w:type="dxa"/>
            </w:tcMar>
            <w:vAlign w:val="center"/>
          </w:tcPr>
          <w:p w14:paraId="2A81D21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79 (20.4%)</w:t>
            </w:r>
          </w:p>
        </w:tc>
        <w:tc>
          <w:tcPr>
            <w:tcW w:w="902" w:type="dxa"/>
            <w:tcMar>
              <w:top w:w="96" w:type="dxa"/>
              <w:left w:w="144" w:type="dxa"/>
              <w:bottom w:w="96" w:type="dxa"/>
              <w:right w:w="144" w:type="dxa"/>
            </w:tcMar>
            <w:vAlign w:val="center"/>
          </w:tcPr>
          <w:p w14:paraId="5164DD0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7750D084" w14:textId="77777777">
        <w:trPr>
          <w:cantSplit/>
          <w:tblCellSpacing w:w="15" w:type="dxa"/>
          <w:jc w:val="center"/>
        </w:trPr>
        <w:tc>
          <w:tcPr>
            <w:tcW w:w="3107" w:type="dxa"/>
            <w:tcMar>
              <w:top w:w="96" w:type="dxa"/>
              <w:left w:w="144" w:type="dxa"/>
              <w:bottom w:w="96" w:type="dxa"/>
              <w:right w:w="144" w:type="dxa"/>
            </w:tcMar>
            <w:vAlign w:val="center"/>
          </w:tcPr>
          <w:p w14:paraId="5E204C4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Stroke</w:t>
            </w:r>
          </w:p>
        </w:tc>
        <w:tc>
          <w:tcPr>
            <w:tcW w:w="1688" w:type="dxa"/>
            <w:tcMar>
              <w:top w:w="96" w:type="dxa"/>
              <w:left w:w="144" w:type="dxa"/>
              <w:bottom w:w="96" w:type="dxa"/>
              <w:right w:w="144" w:type="dxa"/>
            </w:tcMar>
            <w:vAlign w:val="center"/>
          </w:tcPr>
          <w:p w14:paraId="181C158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(8.3%)</w:t>
            </w:r>
          </w:p>
        </w:tc>
        <w:tc>
          <w:tcPr>
            <w:tcW w:w="1677" w:type="dxa"/>
            <w:tcMar>
              <w:top w:w="96" w:type="dxa"/>
              <w:left w:w="144" w:type="dxa"/>
              <w:bottom w:w="96" w:type="dxa"/>
              <w:right w:w="144" w:type="dxa"/>
            </w:tcMar>
            <w:vAlign w:val="center"/>
          </w:tcPr>
          <w:p w14:paraId="08733AB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(9.5%)</w:t>
            </w:r>
          </w:p>
        </w:tc>
        <w:tc>
          <w:tcPr>
            <w:tcW w:w="1688" w:type="dxa"/>
            <w:tcMar>
              <w:top w:w="96" w:type="dxa"/>
              <w:left w:w="144" w:type="dxa"/>
              <w:bottom w:w="96" w:type="dxa"/>
              <w:right w:w="144" w:type="dxa"/>
            </w:tcMar>
            <w:vAlign w:val="center"/>
          </w:tcPr>
          <w:p w14:paraId="47A0EB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(8.0%)</w:t>
            </w:r>
          </w:p>
        </w:tc>
        <w:tc>
          <w:tcPr>
            <w:tcW w:w="902" w:type="dxa"/>
            <w:tcMar>
              <w:top w:w="96" w:type="dxa"/>
              <w:left w:w="144" w:type="dxa"/>
              <w:bottom w:w="96" w:type="dxa"/>
              <w:right w:w="144" w:type="dxa"/>
            </w:tcMar>
            <w:vAlign w:val="center"/>
          </w:tcPr>
          <w:p w14:paraId="0376957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0.763</w:t>
            </w:r>
          </w:p>
        </w:tc>
      </w:tr>
      <w:tr w:rsidR="00870F3C" w14:paraId="52E8CB35" w14:textId="77777777">
        <w:trPr>
          <w:cantSplit/>
          <w:tblCellSpacing w:w="15" w:type="dxa"/>
          <w:jc w:val="center"/>
        </w:trPr>
        <w:tc>
          <w:tcPr>
            <w:tcW w:w="3107" w:type="dxa"/>
            <w:tcMar>
              <w:top w:w="96" w:type="dxa"/>
              <w:left w:w="144" w:type="dxa"/>
              <w:bottom w:w="96" w:type="dxa"/>
              <w:right w:w="144" w:type="dxa"/>
            </w:tcMar>
            <w:vAlign w:val="center"/>
          </w:tcPr>
          <w:p w14:paraId="725C536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CKD</w:t>
            </w:r>
          </w:p>
        </w:tc>
        <w:tc>
          <w:tcPr>
            <w:tcW w:w="1688" w:type="dxa"/>
            <w:tcMar>
              <w:top w:w="96" w:type="dxa"/>
              <w:left w:w="144" w:type="dxa"/>
              <w:bottom w:w="96" w:type="dxa"/>
              <w:right w:w="144" w:type="dxa"/>
            </w:tcMar>
            <w:vAlign w:val="center"/>
          </w:tcPr>
          <w:p w14:paraId="5AF9B05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 (4.5%)</w:t>
            </w:r>
          </w:p>
        </w:tc>
        <w:tc>
          <w:tcPr>
            <w:tcW w:w="1677" w:type="dxa"/>
            <w:tcMar>
              <w:top w:w="96" w:type="dxa"/>
              <w:left w:w="144" w:type="dxa"/>
              <w:bottom w:w="96" w:type="dxa"/>
              <w:right w:w="144" w:type="dxa"/>
            </w:tcMar>
            <w:vAlign w:val="center"/>
          </w:tcPr>
          <w:p w14:paraId="37EF3D3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 (4.9%)</w:t>
            </w:r>
          </w:p>
        </w:tc>
        <w:tc>
          <w:tcPr>
            <w:tcW w:w="1688" w:type="dxa"/>
            <w:tcMar>
              <w:top w:w="96" w:type="dxa"/>
              <w:left w:w="144" w:type="dxa"/>
              <w:bottom w:w="96" w:type="dxa"/>
              <w:right w:w="144" w:type="dxa"/>
            </w:tcMar>
            <w:vAlign w:val="center"/>
          </w:tcPr>
          <w:p w14:paraId="700D57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 (5.4%)</w:t>
            </w:r>
          </w:p>
        </w:tc>
        <w:tc>
          <w:tcPr>
            <w:tcW w:w="902" w:type="dxa"/>
            <w:tcMar>
              <w:top w:w="96" w:type="dxa"/>
              <w:left w:w="144" w:type="dxa"/>
              <w:bottom w:w="96" w:type="dxa"/>
              <w:right w:w="144" w:type="dxa"/>
            </w:tcMar>
            <w:vAlign w:val="center"/>
          </w:tcPr>
          <w:p w14:paraId="4AE1C8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0.909</w:t>
            </w:r>
          </w:p>
        </w:tc>
      </w:tr>
      <w:tr w:rsidR="00870F3C" w14:paraId="1C15D2C7" w14:textId="77777777">
        <w:trPr>
          <w:cantSplit/>
          <w:tblCellSpacing w:w="15" w:type="dxa"/>
          <w:jc w:val="center"/>
        </w:trPr>
        <w:tc>
          <w:tcPr>
            <w:tcW w:w="3107" w:type="dxa"/>
            <w:tcMar>
              <w:top w:w="96" w:type="dxa"/>
              <w:left w:w="144" w:type="dxa"/>
              <w:bottom w:w="96" w:type="dxa"/>
              <w:right w:w="144" w:type="dxa"/>
            </w:tcMar>
            <w:vAlign w:val="center"/>
          </w:tcPr>
          <w:p w14:paraId="47C891A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COPD</w:t>
            </w:r>
          </w:p>
        </w:tc>
        <w:tc>
          <w:tcPr>
            <w:tcW w:w="1688" w:type="dxa"/>
            <w:tcMar>
              <w:top w:w="96" w:type="dxa"/>
              <w:left w:w="144" w:type="dxa"/>
              <w:bottom w:w="96" w:type="dxa"/>
              <w:right w:w="144" w:type="dxa"/>
            </w:tcMar>
            <w:vAlign w:val="center"/>
          </w:tcPr>
          <w:p w14:paraId="7488DF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 (3.8%)</w:t>
            </w:r>
          </w:p>
        </w:tc>
        <w:tc>
          <w:tcPr>
            <w:tcW w:w="1677" w:type="dxa"/>
            <w:tcMar>
              <w:top w:w="96" w:type="dxa"/>
              <w:left w:w="144" w:type="dxa"/>
              <w:bottom w:w="96" w:type="dxa"/>
              <w:right w:w="144" w:type="dxa"/>
            </w:tcMar>
            <w:vAlign w:val="center"/>
          </w:tcPr>
          <w:p w14:paraId="41EC78A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 (3.1%)</w:t>
            </w:r>
          </w:p>
        </w:tc>
        <w:tc>
          <w:tcPr>
            <w:tcW w:w="1688" w:type="dxa"/>
            <w:tcMar>
              <w:top w:w="96" w:type="dxa"/>
              <w:left w:w="144" w:type="dxa"/>
              <w:bottom w:w="96" w:type="dxa"/>
              <w:right w:w="144" w:type="dxa"/>
            </w:tcMar>
            <w:vAlign w:val="center"/>
          </w:tcPr>
          <w:p w14:paraId="27DE52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(3.6%)</w:t>
            </w:r>
          </w:p>
        </w:tc>
        <w:tc>
          <w:tcPr>
            <w:tcW w:w="902" w:type="dxa"/>
            <w:tcMar>
              <w:top w:w="96" w:type="dxa"/>
              <w:left w:w="144" w:type="dxa"/>
              <w:bottom w:w="96" w:type="dxa"/>
              <w:right w:w="144" w:type="dxa"/>
            </w:tcMar>
            <w:vAlign w:val="center"/>
          </w:tcPr>
          <w:p w14:paraId="1711AC9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0.911</w:t>
            </w:r>
          </w:p>
        </w:tc>
      </w:tr>
      <w:tr w:rsidR="00870F3C" w14:paraId="712F65DC" w14:textId="77777777">
        <w:trPr>
          <w:cantSplit/>
          <w:tblCellSpacing w:w="15" w:type="dxa"/>
          <w:jc w:val="center"/>
        </w:trPr>
        <w:tc>
          <w:tcPr>
            <w:tcW w:w="3107" w:type="dxa"/>
            <w:tcMar>
              <w:top w:w="96" w:type="dxa"/>
              <w:left w:w="144" w:type="dxa"/>
              <w:bottom w:w="96" w:type="dxa"/>
              <w:right w:w="144" w:type="dxa"/>
            </w:tcMar>
            <w:vAlign w:val="center"/>
          </w:tcPr>
          <w:p w14:paraId="0C43D43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Pulmonary hypertension on TTE</w:t>
            </w:r>
          </w:p>
        </w:tc>
        <w:tc>
          <w:tcPr>
            <w:tcW w:w="1688" w:type="dxa"/>
            <w:tcMar>
              <w:top w:w="96" w:type="dxa"/>
              <w:left w:w="144" w:type="dxa"/>
              <w:bottom w:w="96" w:type="dxa"/>
              <w:right w:w="144" w:type="dxa"/>
            </w:tcMar>
            <w:vAlign w:val="center"/>
          </w:tcPr>
          <w:p w14:paraId="2130229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 (2.3%)</w:t>
            </w:r>
          </w:p>
        </w:tc>
        <w:tc>
          <w:tcPr>
            <w:tcW w:w="1677" w:type="dxa"/>
            <w:tcMar>
              <w:top w:w="96" w:type="dxa"/>
              <w:left w:w="144" w:type="dxa"/>
              <w:bottom w:w="96" w:type="dxa"/>
              <w:right w:w="144" w:type="dxa"/>
            </w:tcMar>
            <w:vAlign w:val="center"/>
          </w:tcPr>
          <w:p w14:paraId="4EAC871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(4.3%)</w:t>
            </w:r>
          </w:p>
        </w:tc>
        <w:tc>
          <w:tcPr>
            <w:tcW w:w="1688" w:type="dxa"/>
            <w:tcMar>
              <w:top w:w="96" w:type="dxa"/>
              <w:left w:w="144" w:type="dxa"/>
              <w:bottom w:w="96" w:type="dxa"/>
              <w:right w:w="144" w:type="dxa"/>
            </w:tcMar>
            <w:vAlign w:val="center"/>
          </w:tcPr>
          <w:p w14:paraId="4BC7AE6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47 (12.1%)</w:t>
            </w:r>
          </w:p>
        </w:tc>
        <w:tc>
          <w:tcPr>
            <w:tcW w:w="902" w:type="dxa"/>
            <w:tcMar>
              <w:top w:w="96" w:type="dxa"/>
              <w:left w:w="144" w:type="dxa"/>
              <w:bottom w:w="96" w:type="dxa"/>
              <w:right w:w="144" w:type="dxa"/>
            </w:tcMar>
            <w:vAlign w:val="center"/>
          </w:tcPr>
          <w:p w14:paraId="467AD4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6CC1A78A" w14:textId="77777777">
        <w:trPr>
          <w:cantSplit/>
          <w:tblCellSpacing w:w="15" w:type="dxa"/>
          <w:jc w:val="center"/>
        </w:trPr>
        <w:tc>
          <w:tcPr>
            <w:tcW w:w="3107" w:type="dxa"/>
            <w:tcMar>
              <w:top w:w="96" w:type="dxa"/>
              <w:left w:w="144" w:type="dxa"/>
              <w:bottom w:w="96" w:type="dxa"/>
              <w:right w:w="144" w:type="dxa"/>
            </w:tcMar>
            <w:vAlign w:val="center"/>
          </w:tcPr>
          <w:p w14:paraId="4263AB99" w14:textId="77777777" w:rsidR="00870F3C" w:rsidRDefault="00000000">
            <w:pPr>
              <w:widowControl/>
              <w:snapToGrid w:val="0"/>
              <w:spacing w:line="240" w:lineRule="auto"/>
              <w:rPr>
                <w:rFonts w:ascii="Times New Roman" w:eastAsia="sans-serif" w:hAnsi="Times New Roman" w:cs="Times New Roman"/>
                <w:color w:val="1B1C1D"/>
                <w:kern w:val="0"/>
                <w:sz w:val="20"/>
                <w:szCs w:val="20"/>
                <w:lang w:bidi="ar"/>
              </w:rPr>
            </w:pPr>
            <w:r>
              <w:rPr>
                <w:rFonts w:ascii="Times New Roman" w:eastAsia="Times New Roman" w:hAnsi="Times New Roman" w:cs="Times New Roman"/>
                <w:b/>
                <w:bCs/>
                <w:color w:val="1B1C1D"/>
                <w:kern w:val="0"/>
                <w:sz w:val="20"/>
                <w:szCs w:val="20"/>
                <w:lang w:bidi="ar"/>
              </w:rPr>
              <w:t>Echocardiographic Characteristics</w:t>
            </w:r>
          </w:p>
        </w:tc>
        <w:tc>
          <w:tcPr>
            <w:tcW w:w="1688" w:type="dxa"/>
            <w:tcMar>
              <w:top w:w="96" w:type="dxa"/>
              <w:left w:w="144" w:type="dxa"/>
              <w:bottom w:w="96" w:type="dxa"/>
              <w:right w:w="144" w:type="dxa"/>
            </w:tcMar>
            <w:vAlign w:val="center"/>
          </w:tcPr>
          <w:p w14:paraId="04BADE08"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0FE49D65"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5076DFEA"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7B7904FF"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r>
      <w:tr w:rsidR="00870F3C" w14:paraId="62B47AB8" w14:textId="77777777">
        <w:trPr>
          <w:cantSplit/>
          <w:tblCellSpacing w:w="15" w:type="dxa"/>
          <w:jc w:val="center"/>
        </w:trPr>
        <w:tc>
          <w:tcPr>
            <w:tcW w:w="3107" w:type="dxa"/>
            <w:tcMar>
              <w:top w:w="96" w:type="dxa"/>
              <w:left w:w="144" w:type="dxa"/>
              <w:bottom w:w="96" w:type="dxa"/>
              <w:right w:w="144" w:type="dxa"/>
            </w:tcMar>
            <w:vAlign w:val="center"/>
          </w:tcPr>
          <w:p w14:paraId="5C45518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LAD, mm</w:t>
            </w:r>
          </w:p>
        </w:tc>
        <w:tc>
          <w:tcPr>
            <w:tcW w:w="1688" w:type="dxa"/>
            <w:tcMar>
              <w:top w:w="96" w:type="dxa"/>
              <w:left w:w="144" w:type="dxa"/>
              <w:bottom w:w="96" w:type="dxa"/>
              <w:right w:w="144" w:type="dxa"/>
            </w:tcMar>
            <w:vAlign w:val="center"/>
          </w:tcPr>
          <w:p w14:paraId="6A56177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(37.8, 44.0)</w:t>
            </w:r>
          </w:p>
        </w:tc>
        <w:tc>
          <w:tcPr>
            <w:tcW w:w="1677" w:type="dxa"/>
            <w:tcMar>
              <w:top w:w="96" w:type="dxa"/>
              <w:left w:w="144" w:type="dxa"/>
              <w:bottom w:w="96" w:type="dxa"/>
              <w:right w:w="144" w:type="dxa"/>
            </w:tcMar>
            <w:vAlign w:val="center"/>
          </w:tcPr>
          <w:p w14:paraId="03CE0AA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(36.0, 44.0)</w:t>
            </w:r>
          </w:p>
        </w:tc>
        <w:tc>
          <w:tcPr>
            <w:tcW w:w="1688" w:type="dxa"/>
            <w:tcMar>
              <w:top w:w="96" w:type="dxa"/>
              <w:left w:w="144" w:type="dxa"/>
              <w:bottom w:w="96" w:type="dxa"/>
              <w:right w:w="144" w:type="dxa"/>
            </w:tcMar>
            <w:vAlign w:val="center"/>
          </w:tcPr>
          <w:p w14:paraId="127AFF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43.0 (40.0, 47.0)</w:t>
            </w:r>
          </w:p>
        </w:tc>
        <w:tc>
          <w:tcPr>
            <w:tcW w:w="902" w:type="dxa"/>
            <w:tcMar>
              <w:top w:w="96" w:type="dxa"/>
              <w:left w:w="144" w:type="dxa"/>
              <w:bottom w:w="96" w:type="dxa"/>
              <w:right w:w="144" w:type="dxa"/>
            </w:tcMar>
            <w:vAlign w:val="center"/>
          </w:tcPr>
          <w:p w14:paraId="1398A9B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74890ECA" w14:textId="77777777">
        <w:trPr>
          <w:cantSplit/>
          <w:tblCellSpacing w:w="15" w:type="dxa"/>
          <w:jc w:val="center"/>
        </w:trPr>
        <w:tc>
          <w:tcPr>
            <w:tcW w:w="3107" w:type="dxa"/>
            <w:tcMar>
              <w:top w:w="96" w:type="dxa"/>
              <w:left w:w="144" w:type="dxa"/>
              <w:bottom w:w="96" w:type="dxa"/>
              <w:right w:w="144" w:type="dxa"/>
            </w:tcMar>
            <w:vAlign w:val="center"/>
          </w:tcPr>
          <w:p w14:paraId="40D4D47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proofErr w:type="spellStart"/>
            <w:r>
              <w:rPr>
                <w:rFonts w:ascii="Times New Roman" w:eastAsia="Times New Roman" w:hAnsi="Times New Roman" w:cs="Times New Roman" w:hint="eastAsia"/>
                <w:color w:val="1B1C1D"/>
                <w:kern w:val="0"/>
                <w:sz w:val="20"/>
                <w:szCs w:val="20"/>
                <w:lang w:bidi="ar"/>
              </w:rPr>
              <w:t>LVEDd</w:t>
            </w:r>
            <w:proofErr w:type="spellEnd"/>
            <w:r>
              <w:rPr>
                <w:rFonts w:ascii="Times New Roman" w:eastAsia="Times New Roman" w:hAnsi="Times New Roman" w:cs="Times New Roman" w:hint="eastAsia"/>
                <w:color w:val="1B1C1D"/>
                <w:kern w:val="0"/>
                <w:sz w:val="20"/>
                <w:szCs w:val="20"/>
                <w:lang w:bidi="ar"/>
              </w:rPr>
              <w:t>, mm</w:t>
            </w:r>
          </w:p>
        </w:tc>
        <w:tc>
          <w:tcPr>
            <w:tcW w:w="1688" w:type="dxa"/>
            <w:tcMar>
              <w:top w:w="96" w:type="dxa"/>
              <w:left w:w="144" w:type="dxa"/>
              <w:bottom w:w="96" w:type="dxa"/>
              <w:right w:w="144" w:type="dxa"/>
            </w:tcMar>
            <w:vAlign w:val="center"/>
          </w:tcPr>
          <w:p w14:paraId="3FE88B9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49.0 (46.0, 53.0)</w:t>
            </w:r>
          </w:p>
        </w:tc>
        <w:tc>
          <w:tcPr>
            <w:tcW w:w="1677" w:type="dxa"/>
            <w:tcMar>
              <w:top w:w="96" w:type="dxa"/>
              <w:left w:w="144" w:type="dxa"/>
              <w:bottom w:w="96" w:type="dxa"/>
              <w:right w:w="144" w:type="dxa"/>
            </w:tcMar>
            <w:vAlign w:val="center"/>
          </w:tcPr>
          <w:p w14:paraId="5740D57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47.0 (45.0, 50.0)</w:t>
            </w:r>
          </w:p>
        </w:tc>
        <w:tc>
          <w:tcPr>
            <w:tcW w:w="1688" w:type="dxa"/>
            <w:tcMar>
              <w:top w:w="96" w:type="dxa"/>
              <w:left w:w="144" w:type="dxa"/>
              <w:bottom w:w="96" w:type="dxa"/>
              <w:right w:w="144" w:type="dxa"/>
            </w:tcMar>
            <w:vAlign w:val="center"/>
          </w:tcPr>
          <w:p w14:paraId="6D49D80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48.0 (45.0, 50.1)</w:t>
            </w:r>
          </w:p>
        </w:tc>
        <w:tc>
          <w:tcPr>
            <w:tcW w:w="902" w:type="dxa"/>
            <w:tcMar>
              <w:top w:w="96" w:type="dxa"/>
              <w:left w:w="144" w:type="dxa"/>
              <w:bottom w:w="96" w:type="dxa"/>
              <w:right w:w="144" w:type="dxa"/>
            </w:tcMar>
            <w:vAlign w:val="center"/>
          </w:tcPr>
          <w:p w14:paraId="44F134F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3C009EF8" w14:textId="77777777">
        <w:trPr>
          <w:cantSplit/>
          <w:tblCellSpacing w:w="15" w:type="dxa"/>
          <w:jc w:val="center"/>
        </w:trPr>
        <w:tc>
          <w:tcPr>
            <w:tcW w:w="3107" w:type="dxa"/>
            <w:tcMar>
              <w:top w:w="96" w:type="dxa"/>
              <w:left w:w="144" w:type="dxa"/>
              <w:bottom w:w="96" w:type="dxa"/>
              <w:right w:w="144" w:type="dxa"/>
            </w:tcMar>
            <w:vAlign w:val="center"/>
          </w:tcPr>
          <w:p w14:paraId="4909444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RAD, mm</w:t>
            </w:r>
          </w:p>
        </w:tc>
        <w:tc>
          <w:tcPr>
            <w:tcW w:w="1688" w:type="dxa"/>
            <w:tcMar>
              <w:top w:w="96" w:type="dxa"/>
              <w:left w:w="144" w:type="dxa"/>
              <w:bottom w:w="96" w:type="dxa"/>
              <w:right w:w="144" w:type="dxa"/>
            </w:tcMar>
            <w:vAlign w:val="center"/>
          </w:tcPr>
          <w:p w14:paraId="038D636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37.0 (33.0, 41.0)</w:t>
            </w:r>
          </w:p>
        </w:tc>
        <w:tc>
          <w:tcPr>
            <w:tcW w:w="1677" w:type="dxa"/>
            <w:tcMar>
              <w:top w:w="96" w:type="dxa"/>
              <w:left w:w="144" w:type="dxa"/>
              <w:bottom w:w="96" w:type="dxa"/>
              <w:right w:w="144" w:type="dxa"/>
            </w:tcMar>
            <w:vAlign w:val="center"/>
          </w:tcPr>
          <w:p w14:paraId="622A8FA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41.0 (36.0, 46.0)</w:t>
            </w:r>
          </w:p>
        </w:tc>
        <w:tc>
          <w:tcPr>
            <w:tcW w:w="1688" w:type="dxa"/>
            <w:tcMar>
              <w:top w:w="96" w:type="dxa"/>
              <w:left w:w="144" w:type="dxa"/>
              <w:bottom w:w="96" w:type="dxa"/>
              <w:right w:w="144" w:type="dxa"/>
            </w:tcMar>
            <w:vAlign w:val="center"/>
          </w:tcPr>
          <w:p w14:paraId="15D5C679"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44.0 (40.0, 48.0)</w:t>
            </w:r>
          </w:p>
        </w:tc>
        <w:tc>
          <w:tcPr>
            <w:tcW w:w="902" w:type="dxa"/>
            <w:tcMar>
              <w:top w:w="96" w:type="dxa"/>
              <w:left w:w="144" w:type="dxa"/>
              <w:bottom w:w="96" w:type="dxa"/>
              <w:right w:w="144" w:type="dxa"/>
            </w:tcMar>
            <w:vAlign w:val="center"/>
          </w:tcPr>
          <w:p w14:paraId="452BCA6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4E549890" w14:textId="77777777">
        <w:trPr>
          <w:cantSplit/>
          <w:tblCellSpacing w:w="15" w:type="dxa"/>
          <w:jc w:val="center"/>
        </w:trPr>
        <w:tc>
          <w:tcPr>
            <w:tcW w:w="3107" w:type="dxa"/>
            <w:tcMar>
              <w:top w:w="96" w:type="dxa"/>
              <w:left w:w="144" w:type="dxa"/>
              <w:bottom w:w="96" w:type="dxa"/>
              <w:right w:w="144" w:type="dxa"/>
            </w:tcMar>
            <w:vAlign w:val="center"/>
          </w:tcPr>
          <w:p w14:paraId="7EDF69D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RVD, mm</w:t>
            </w:r>
          </w:p>
        </w:tc>
        <w:tc>
          <w:tcPr>
            <w:tcW w:w="1688" w:type="dxa"/>
            <w:tcMar>
              <w:top w:w="96" w:type="dxa"/>
              <w:left w:w="144" w:type="dxa"/>
              <w:bottom w:w="96" w:type="dxa"/>
              <w:right w:w="144" w:type="dxa"/>
            </w:tcMar>
            <w:vAlign w:val="center"/>
          </w:tcPr>
          <w:p w14:paraId="5BECE7A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21.0 (20.0, 23.0)</w:t>
            </w:r>
          </w:p>
        </w:tc>
        <w:tc>
          <w:tcPr>
            <w:tcW w:w="1677" w:type="dxa"/>
            <w:tcMar>
              <w:top w:w="96" w:type="dxa"/>
              <w:left w:w="144" w:type="dxa"/>
              <w:bottom w:w="96" w:type="dxa"/>
              <w:right w:w="144" w:type="dxa"/>
            </w:tcMar>
            <w:vAlign w:val="center"/>
          </w:tcPr>
          <w:p w14:paraId="2A7EC2B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22.0 (21.0, 24.0)</w:t>
            </w:r>
          </w:p>
        </w:tc>
        <w:tc>
          <w:tcPr>
            <w:tcW w:w="1688" w:type="dxa"/>
            <w:tcMar>
              <w:top w:w="96" w:type="dxa"/>
              <w:left w:w="144" w:type="dxa"/>
              <w:bottom w:w="96" w:type="dxa"/>
              <w:right w:w="144" w:type="dxa"/>
            </w:tcMar>
            <w:vAlign w:val="center"/>
          </w:tcPr>
          <w:p w14:paraId="5C0094EF"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23.0 (21.0, 24.0)</w:t>
            </w:r>
          </w:p>
        </w:tc>
        <w:tc>
          <w:tcPr>
            <w:tcW w:w="902" w:type="dxa"/>
            <w:tcMar>
              <w:top w:w="96" w:type="dxa"/>
              <w:left w:w="144" w:type="dxa"/>
              <w:bottom w:w="96" w:type="dxa"/>
              <w:right w:w="144" w:type="dxa"/>
            </w:tcMar>
            <w:vAlign w:val="center"/>
          </w:tcPr>
          <w:p w14:paraId="1D5E865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0B7594F2" w14:textId="77777777">
        <w:trPr>
          <w:cantSplit/>
          <w:tblCellSpacing w:w="15" w:type="dxa"/>
          <w:jc w:val="center"/>
        </w:trPr>
        <w:tc>
          <w:tcPr>
            <w:tcW w:w="3107" w:type="dxa"/>
            <w:tcMar>
              <w:top w:w="96" w:type="dxa"/>
              <w:left w:w="144" w:type="dxa"/>
              <w:bottom w:w="96" w:type="dxa"/>
              <w:right w:w="144" w:type="dxa"/>
            </w:tcMar>
            <w:vAlign w:val="center"/>
          </w:tcPr>
          <w:p w14:paraId="1E6DA7C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LVEF, %</w:t>
            </w:r>
          </w:p>
        </w:tc>
        <w:tc>
          <w:tcPr>
            <w:tcW w:w="1688" w:type="dxa"/>
            <w:tcMar>
              <w:top w:w="96" w:type="dxa"/>
              <w:left w:w="144" w:type="dxa"/>
              <w:bottom w:w="96" w:type="dxa"/>
              <w:right w:w="144" w:type="dxa"/>
            </w:tcMar>
            <w:vAlign w:val="center"/>
          </w:tcPr>
          <w:p w14:paraId="6FCB34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63 (58, 68)</w:t>
            </w:r>
          </w:p>
        </w:tc>
        <w:tc>
          <w:tcPr>
            <w:tcW w:w="1677" w:type="dxa"/>
            <w:tcMar>
              <w:top w:w="96" w:type="dxa"/>
              <w:left w:w="144" w:type="dxa"/>
              <w:bottom w:w="96" w:type="dxa"/>
              <w:right w:w="144" w:type="dxa"/>
            </w:tcMar>
            <w:vAlign w:val="center"/>
          </w:tcPr>
          <w:p w14:paraId="61BCE6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65 (60, 69)</w:t>
            </w:r>
          </w:p>
        </w:tc>
        <w:tc>
          <w:tcPr>
            <w:tcW w:w="1688" w:type="dxa"/>
            <w:tcMar>
              <w:top w:w="96" w:type="dxa"/>
              <w:left w:w="144" w:type="dxa"/>
              <w:bottom w:w="96" w:type="dxa"/>
              <w:right w:w="144" w:type="dxa"/>
            </w:tcMar>
            <w:vAlign w:val="center"/>
          </w:tcPr>
          <w:p w14:paraId="26D3D6E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62 (56, 68)</w:t>
            </w:r>
          </w:p>
        </w:tc>
        <w:tc>
          <w:tcPr>
            <w:tcW w:w="902" w:type="dxa"/>
            <w:tcMar>
              <w:top w:w="96" w:type="dxa"/>
              <w:left w:w="144" w:type="dxa"/>
              <w:bottom w:w="96" w:type="dxa"/>
              <w:right w:w="144" w:type="dxa"/>
            </w:tcMar>
            <w:vAlign w:val="center"/>
          </w:tcPr>
          <w:p w14:paraId="27E8078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2CE8EA3" w14:textId="77777777">
        <w:trPr>
          <w:cantSplit/>
          <w:tblCellSpacing w:w="15" w:type="dxa"/>
          <w:jc w:val="center"/>
        </w:trPr>
        <w:tc>
          <w:tcPr>
            <w:tcW w:w="3107" w:type="dxa"/>
            <w:tcMar>
              <w:top w:w="96" w:type="dxa"/>
              <w:left w:w="144" w:type="dxa"/>
              <w:bottom w:w="96" w:type="dxa"/>
              <w:right w:w="144" w:type="dxa"/>
            </w:tcMar>
            <w:vAlign w:val="center"/>
          </w:tcPr>
          <w:p w14:paraId="38DFC5A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TRV, m/s</w:t>
            </w:r>
          </w:p>
        </w:tc>
        <w:tc>
          <w:tcPr>
            <w:tcW w:w="1688" w:type="dxa"/>
            <w:tcMar>
              <w:top w:w="96" w:type="dxa"/>
              <w:left w:w="144" w:type="dxa"/>
              <w:bottom w:w="96" w:type="dxa"/>
              <w:right w:w="144" w:type="dxa"/>
            </w:tcMar>
            <w:vAlign w:val="center"/>
          </w:tcPr>
          <w:p w14:paraId="7BAE8B4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2.40 (2.20, 2.60)</w:t>
            </w:r>
          </w:p>
        </w:tc>
        <w:tc>
          <w:tcPr>
            <w:tcW w:w="1677" w:type="dxa"/>
            <w:tcMar>
              <w:top w:w="96" w:type="dxa"/>
              <w:left w:w="144" w:type="dxa"/>
              <w:bottom w:w="96" w:type="dxa"/>
              <w:right w:w="144" w:type="dxa"/>
            </w:tcMar>
            <w:vAlign w:val="center"/>
          </w:tcPr>
          <w:p w14:paraId="72222D6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2.50 (2.30, 2.70)</w:t>
            </w:r>
          </w:p>
        </w:tc>
        <w:tc>
          <w:tcPr>
            <w:tcW w:w="1688" w:type="dxa"/>
            <w:tcMar>
              <w:top w:w="96" w:type="dxa"/>
              <w:left w:w="144" w:type="dxa"/>
              <w:bottom w:w="96" w:type="dxa"/>
              <w:right w:w="144" w:type="dxa"/>
            </w:tcMar>
            <w:vAlign w:val="center"/>
          </w:tcPr>
          <w:p w14:paraId="2434F05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2.70 (2.40, 3.00)</w:t>
            </w:r>
          </w:p>
        </w:tc>
        <w:tc>
          <w:tcPr>
            <w:tcW w:w="902" w:type="dxa"/>
            <w:tcMar>
              <w:top w:w="96" w:type="dxa"/>
              <w:left w:w="144" w:type="dxa"/>
              <w:bottom w:w="96" w:type="dxa"/>
              <w:right w:w="144" w:type="dxa"/>
            </w:tcMar>
            <w:vAlign w:val="center"/>
          </w:tcPr>
          <w:p w14:paraId="1DF4C8F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6673F015" w14:textId="77777777">
        <w:trPr>
          <w:cantSplit/>
          <w:tblCellSpacing w:w="15" w:type="dxa"/>
          <w:jc w:val="center"/>
        </w:trPr>
        <w:tc>
          <w:tcPr>
            <w:tcW w:w="3107" w:type="dxa"/>
            <w:tcMar>
              <w:top w:w="96" w:type="dxa"/>
              <w:left w:w="144" w:type="dxa"/>
              <w:bottom w:w="96" w:type="dxa"/>
              <w:right w:w="144" w:type="dxa"/>
            </w:tcMar>
            <w:vAlign w:val="center"/>
          </w:tcPr>
          <w:p w14:paraId="5942D410"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MR</w:t>
            </w:r>
          </w:p>
        </w:tc>
        <w:tc>
          <w:tcPr>
            <w:tcW w:w="1688" w:type="dxa"/>
            <w:tcMar>
              <w:top w:w="96" w:type="dxa"/>
              <w:left w:w="144" w:type="dxa"/>
              <w:bottom w:w="96" w:type="dxa"/>
              <w:right w:w="144" w:type="dxa"/>
            </w:tcMar>
            <w:vAlign w:val="center"/>
          </w:tcPr>
          <w:p w14:paraId="73CE4346"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4AF7CFFC"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1FF2E49E"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443954B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0.032</w:t>
            </w:r>
          </w:p>
        </w:tc>
      </w:tr>
      <w:tr w:rsidR="00870F3C" w14:paraId="06F8B81B" w14:textId="77777777">
        <w:trPr>
          <w:cantSplit/>
          <w:tblCellSpacing w:w="15" w:type="dxa"/>
          <w:jc w:val="center"/>
        </w:trPr>
        <w:tc>
          <w:tcPr>
            <w:tcW w:w="3107" w:type="dxa"/>
            <w:tcMar>
              <w:top w:w="96" w:type="dxa"/>
              <w:left w:w="144" w:type="dxa"/>
              <w:bottom w:w="96" w:type="dxa"/>
              <w:right w:w="144" w:type="dxa"/>
            </w:tcMar>
            <w:vAlign w:val="center"/>
          </w:tcPr>
          <w:p w14:paraId="08CE3C49"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6AEB6A2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96 (72.7%)</w:t>
            </w:r>
          </w:p>
        </w:tc>
        <w:tc>
          <w:tcPr>
            <w:tcW w:w="1677" w:type="dxa"/>
            <w:tcMar>
              <w:top w:w="96" w:type="dxa"/>
              <w:left w:w="144" w:type="dxa"/>
              <w:bottom w:w="96" w:type="dxa"/>
              <w:right w:w="144" w:type="dxa"/>
            </w:tcMar>
            <w:vAlign w:val="center"/>
          </w:tcPr>
          <w:p w14:paraId="6454256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0B2B7B9F"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245 (63.3%)</w:t>
            </w:r>
          </w:p>
        </w:tc>
        <w:tc>
          <w:tcPr>
            <w:tcW w:w="902" w:type="dxa"/>
            <w:tcMar>
              <w:top w:w="96" w:type="dxa"/>
              <w:left w:w="144" w:type="dxa"/>
              <w:bottom w:w="96" w:type="dxa"/>
              <w:right w:w="144" w:type="dxa"/>
            </w:tcMar>
            <w:vAlign w:val="center"/>
          </w:tcPr>
          <w:p w14:paraId="1E3233C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94628F3" w14:textId="77777777">
        <w:trPr>
          <w:cantSplit/>
          <w:tblCellSpacing w:w="15" w:type="dxa"/>
          <w:jc w:val="center"/>
        </w:trPr>
        <w:tc>
          <w:tcPr>
            <w:tcW w:w="3107" w:type="dxa"/>
            <w:tcMar>
              <w:top w:w="96" w:type="dxa"/>
              <w:left w:w="144" w:type="dxa"/>
              <w:bottom w:w="96" w:type="dxa"/>
              <w:right w:w="144" w:type="dxa"/>
            </w:tcMar>
            <w:vAlign w:val="center"/>
          </w:tcPr>
          <w:p w14:paraId="0EBB856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2</w:t>
            </w:r>
          </w:p>
        </w:tc>
        <w:tc>
          <w:tcPr>
            <w:tcW w:w="1688" w:type="dxa"/>
            <w:tcMar>
              <w:top w:w="96" w:type="dxa"/>
              <w:left w:w="144" w:type="dxa"/>
              <w:bottom w:w="96" w:type="dxa"/>
              <w:right w:w="144" w:type="dxa"/>
            </w:tcMar>
            <w:vAlign w:val="center"/>
          </w:tcPr>
          <w:p w14:paraId="4AF89C1A"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35 (26.5%)</w:t>
            </w:r>
          </w:p>
        </w:tc>
        <w:tc>
          <w:tcPr>
            <w:tcW w:w="1677" w:type="dxa"/>
            <w:tcMar>
              <w:top w:w="96" w:type="dxa"/>
              <w:left w:w="144" w:type="dxa"/>
              <w:bottom w:w="96" w:type="dxa"/>
              <w:right w:w="144" w:type="dxa"/>
            </w:tcMar>
            <w:vAlign w:val="center"/>
          </w:tcPr>
          <w:p w14:paraId="3E895E5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36F45791"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125 (32.3%)</w:t>
            </w:r>
          </w:p>
        </w:tc>
        <w:tc>
          <w:tcPr>
            <w:tcW w:w="902" w:type="dxa"/>
            <w:tcMar>
              <w:top w:w="96" w:type="dxa"/>
              <w:left w:w="144" w:type="dxa"/>
              <w:bottom w:w="96" w:type="dxa"/>
              <w:right w:w="144" w:type="dxa"/>
            </w:tcMar>
            <w:vAlign w:val="center"/>
          </w:tcPr>
          <w:p w14:paraId="56D01F1B"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744E112" w14:textId="77777777">
        <w:trPr>
          <w:cantSplit/>
          <w:tblCellSpacing w:w="15" w:type="dxa"/>
          <w:jc w:val="center"/>
        </w:trPr>
        <w:tc>
          <w:tcPr>
            <w:tcW w:w="3107" w:type="dxa"/>
            <w:tcMar>
              <w:top w:w="96" w:type="dxa"/>
              <w:left w:w="144" w:type="dxa"/>
              <w:bottom w:w="96" w:type="dxa"/>
              <w:right w:w="144" w:type="dxa"/>
            </w:tcMar>
            <w:vAlign w:val="center"/>
          </w:tcPr>
          <w:p w14:paraId="639DB97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lastRenderedPageBreak/>
              <w:t>Grade 3</w:t>
            </w:r>
          </w:p>
        </w:tc>
        <w:tc>
          <w:tcPr>
            <w:tcW w:w="1688" w:type="dxa"/>
            <w:tcMar>
              <w:top w:w="96" w:type="dxa"/>
              <w:left w:w="144" w:type="dxa"/>
              <w:bottom w:w="96" w:type="dxa"/>
              <w:right w:w="144" w:type="dxa"/>
            </w:tcMar>
            <w:vAlign w:val="center"/>
          </w:tcPr>
          <w:p w14:paraId="34E0ACC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 (0.8%)</w:t>
            </w:r>
          </w:p>
        </w:tc>
        <w:tc>
          <w:tcPr>
            <w:tcW w:w="1677" w:type="dxa"/>
            <w:tcMar>
              <w:top w:w="96" w:type="dxa"/>
              <w:left w:w="144" w:type="dxa"/>
              <w:bottom w:w="96" w:type="dxa"/>
              <w:right w:w="144" w:type="dxa"/>
            </w:tcMar>
            <w:vAlign w:val="center"/>
          </w:tcPr>
          <w:p w14:paraId="2A50F7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7F39A5B2"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17 (4.4%)</w:t>
            </w:r>
          </w:p>
        </w:tc>
        <w:tc>
          <w:tcPr>
            <w:tcW w:w="902" w:type="dxa"/>
            <w:tcMar>
              <w:top w:w="96" w:type="dxa"/>
              <w:left w:w="144" w:type="dxa"/>
              <w:bottom w:w="96" w:type="dxa"/>
              <w:right w:w="144" w:type="dxa"/>
            </w:tcMar>
            <w:vAlign w:val="center"/>
          </w:tcPr>
          <w:p w14:paraId="61968A4F"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4C0755B0" w14:textId="77777777">
        <w:trPr>
          <w:cantSplit/>
          <w:tblCellSpacing w:w="15" w:type="dxa"/>
          <w:jc w:val="center"/>
        </w:trPr>
        <w:tc>
          <w:tcPr>
            <w:tcW w:w="3107" w:type="dxa"/>
            <w:tcMar>
              <w:top w:w="96" w:type="dxa"/>
              <w:left w:w="144" w:type="dxa"/>
              <w:bottom w:w="96" w:type="dxa"/>
              <w:right w:w="144" w:type="dxa"/>
            </w:tcMar>
            <w:vAlign w:val="center"/>
          </w:tcPr>
          <w:p w14:paraId="587B70B7"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w:t>
            </w:r>
          </w:p>
        </w:tc>
        <w:tc>
          <w:tcPr>
            <w:tcW w:w="1688" w:type="dxa"/>
            <w:tcMar>
              <w:top w:w="96" w:type="dxa"/>
              <w:left w:w="144" w:type="dxa"/>
              <w:bottom w:w="96" w:type="dxa"/>
              <w:right w:w="144" w:type="dxa"/>
            </w:tcMar>
            <w:vAlign w:val="center"/>
          </w:tcPr>
          <w:p w14:paraId="129FFC0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1E93EFA2"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2C5CECF3"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03FAEA9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8FD94EF" w14:textId="77777777">
        <w:trPr>
          <w:cantSplit/>
          <w:tblCellSpacing w:w="15" w:type="dxa"/>
          <w:jc w:val="center"/>
        </w:trPr>
        <w:tc>
          <w:tcPr>
            <w:tcW w:w="3107" w:type="dxa"/>
            <w:tcMar>
              <w:top w:w="96" w:type="dxa"/>
              <w:left w:w="144" w:type="dxa"/>
              <w:bottom w:w="96" w:type="dxa"/>
              <w:right w:w="144" w:type="dxa"/>
            </w:tcMar>
            <w:vAlign w:val="center"/>
          </w:tcPr>
          <w:p w14:paraId="506F13CF"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5057C1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51BA064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231 (71.1%)</w:t>
            </w:r>
          </w:p>
        </w:tc>
        <w:tc>
          <w:tcPr>
            <w:tcW w:w="1688" w:type="dxa"/>
            <w:tcMar>
              <w:top w:w="96" w:type="dxa"/>
              <w:left w:w="144" w:type="dxa"/>
              <w:bottom w:w="96" w:type="dxa"/>
              <w:right w:w="144" w:type="dxa"/>
            </w:tcMar>
            <w:vAlign w:val="center"/>
          </w:tcPr>
          <w:p w14:paraId="689016A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174 (45.0%)</w:t>
            </w:r>
          </w:p>
        </w:tc>
        <w:tc>
          <w:tcPr>
            <w:tcW w:w="902" w:type="dxa"/>
            <w:tcMar>
              <w:top w:w="96" w:type="dxa"/>
              <w:left w:w="144" w:type="dxa"/>
              <w:bottom w:w="96" w:type="dxa"/>
              <w:right w:w="144" w:type="dxa"/>
            </w:tcMar>
            <w:vAlign w:val="center"/>
          </w:tcPr>
          <w:p w14:paraId="7AC0FED8"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1207F96" w14:textId="77777777">
        <w:trPr>
          <w:cantSplit/>
          <w:tblCellSpacing w:w="15" w:type="dxa"/>
          <w:jc w:val="center"/>
        </w:trPr>
        <w:tc>
          <w:tcPr>
            <w:tcW w:w="3107" w:type="dxa"/>
            <w:tcMar>
              <w:top w:w="96" w:type="dxa"/>
              <w:left w:w="144" w:type="dxa"/>
              <w:bottom w:w="96" w:type="dxa"/>
              <w:right w:w="144" w:type="dxa"/>
            </w:tcMar>
            <w:vAlign w:val="center"/>
          </w:tcPr>
          <w:p w14:paraId="1347876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 xml:space="preserve">Grade 2 </w:t>
            </w:r>
          </w:p>
        </w:tc>
        <w:tc>
          <w:tcPr>
            <w:tcW w:w="1688" w:type="dxa"/>
            <w:tcMar>
              <w:top w:w="96" w:type="dxa"/>
              <w:left w:w="144" w:type="dxa"/>
              <w:bottom w:w="96" w:type="dxa"/>
              <w:right w:w="144" w:type="dxa"/>
            </w:tcMar>
            <w:vAlign w:val="center"/>
          </w:tcPr>
          <w:p w14:paraId="3A21D6C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3F38724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76 (23.4%)</w:t>
            </w:r>
          </w:p>
        </w:tc>
        <w:tc>
          <w:tcPr>
            <w:tcW w:w="1688" w:type="dxa"/>
            <w:tcMar>
              <w:top w:w="96" w:type="dxa"/>
              <w:left w:w="144" w:type="dxa"/>
              <w:bottom w:w="96" w:type="dxa"/>
              <w:right w:w="144" w:type="dxa"/>
            </w:tcMar>
            <w:vAlign w:val="center"/>
          </w:tcPr>
          <w:p w14:paraId="738497D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157 (40.6%)</w:t>
            </w:r>
          </w:p>
        </w:tc>
        <w:tc>
          <w:tcPr>
            <w:tcW w:w="902" w:type="dxa"/>
            <w:tcMar>
              <w:top w:w="96" w:type="dxa"/>
              <w:left w:w="144" w:type="dxa"/>
              <w:bottom w:w="96" w:type="dxa"/>
              <w:right w:w="144" w:type="dxa"/>
            </w:tcMar>
            <w:vAlign w:val="center"/>
          </w:tcPr>
          <w:p w14:paraId="40C1AD41"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7DFFE2C5" w14:textId="77777777">
        <w:trPr>
          <w:cantSplit/>
          <w:tblCellSpacing w:w="15" w:type="dxa"/>
          <w:jc w:val="center"/>
        </w:trPr>
        <w:tc>
          <w:tcPr>
            <w:tcW w:w="3107" w:type="dxa"/>
            <w:tcMar>
              <w:top w:w="96" w:type="dxa"/>
              <w:left w:w="144" w:type="dxa"/>
              <w:bottom w:w="96" w:type="dxa"/>
              <w:right w:w="144" w:type="dxa"/>
            </w:tcMar>
            <w:vAlign w:val="center"/>
          </w:tcPr>
          <w:p w14:paraId="36CB89B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3</w:t>
            </w:r>
          </w:p>
        </w:tc>
        <w:tc>
          <w:tcPr>
            <w:tcW w:w="1688" w:type="dxa"/>
            <w:tcMar>
              <w:top w:w="96" w:type="dxa"/>
              <w:left w:w="144" w:type="dxa"/>
              <w:bottom w:w="96" w:type="dxa"/>
              <w:right w:w="144" w:type="dxa"/>
            </w:tcMar>
            <w:vAlign w:val="center"/>
          </w:tcPr>
          <w:p w14:paraId="396E09D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4D7D56D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18 (5.5%)</w:t>
            </w:r>
          </w:p>
        </w:tc>
        <w:tc>
          <w:tcPr>
            <w:tcW w:w="1688" w:type="dxa"/>
            <w:tcMar>
              <w:top w:w="96" w:type="dxa"/>
              <w:left w:w="144" w:type="dxa"/>
              <w:bottom w:w="96" w:type="dxa"/>
              <w:right w:w="144" w:type="dxa"/>
            </w:tcMar>
            <w:vAlign w:val="center"/>
          </w:tcPr>
          <w:p w14:paraId="5C78B9F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55 (14.2%)</w:t>
            </w:r>
          </w:p>
        </w:tc>
        <w:tc>
          <w:tcPr>
            <w:tcW w:w="902" w:type="dxa"/>
            <w:tcMar>
              <w:top w:w="96" w:type="dxa"/>
              <w:left w:w="144" w:type="dxa"/>
              <w:bottom w:w="96" w:type="dxa"/>
              <w:right w:w="144" w:type="dxa"/>
            </w:tcMar>
            <w:vAlign w:val="center"/>
          </w:tcPr>
          <w:p w14:paraId="1E820B80"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46F245F" w14:textId="77777777">
        <w:trPr>
          <w:cantSplit/>
          <w:tblCellSpacing w:w="15" w:type="dxa"/>
          <w:jc w:val="center"/>
        </w:trPr>
        <w:tc>
          <w:tcPr>
            <w:tcW w:w="3107" w:type="dxa"/>
            <w:tcMar>
              <w:top w:w="96" w:type="dxa"/>
              <w:left w:w="144" w:type="dxa"/>
              <w:bottom w:w="96" w:type="dxa"/>
              <w:right w:w="144" w:type="dxa"/>
            </w:tcMar>
            <w:vAlign w:val="center"/>
          </w:tcPr>
          <w:p w14:paraId="5CABA563"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4</w:t>
            </w:r>
          </w:p>
        </w:tc>
        <w:tc>
          <w:tcPr>
            <w:tcW w:w="1688" w:type="dxa"/>
            <w:tcMar>
              <w:top w:w="96" w:type="dxa"/>
              <w:left w:w="144" w:type="dxa"/>
              <w:bottom w:w="96" w:type="dxa"/>
              <w:right w:w="144" w:type="dxa"/>
            </w:tcMar>
            <w:vAlign w:val="center"/>
          </w:tcPr>
          <w:p w14:paraId="3FF4B08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2925755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0 (0.0%)</w:t>
            </w:r>
          </w:p>
        </w:tc>
        <w:tc>
          <w:tcPr>
            <w:tcW w:w="1688" w:type="dxa"/>
            <w:tcMar>
              <w:top w:w="96" w:type="dxa"/>
              <w:left w:w="144" w:type="dxa"/>
              <w:bottom w:w="96" w:type="dxa"/>
              <w:right w:w="144" w:type="dxa"/>
            </w:tcMar>
            <w:vAlign w:val="center"/>
          </w:tcPr>
          <w:p w14:paraId="1D13C1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 (0.3%)</w:t>
            </w:r>
          </w:p>
        </w:tc>
        <w:tc>
          <w:tcPr>
            <w:tcW w:w="902" w:type="dxa"/>
            <w:tcMar>
              <w:top w:w="96" w:type="dxa"/>
              <w:left w:w="144" w:type="dxa"/>
              <w:bottom w:w="96" w:type="dxa"/>
              <w:right w:w="144" w:type="dxa"/>
            </w:tcMar>
            <w:vAlign w:val="center"/>
          </w:tcPr>
          <w:p w14:paraId="19F91A35"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310BCC9F" w14:textId="77777777">
        <w:trPr>
          <w:cantSplit/>
          <w:tblCellSpacing w:w="15" w:type="dxa"/>
          <w:jc w:val="center"/>
        </w:trPr>
        <w:tc>
          <w:tcPr>
            <w:tcW w:w="3107" w:type="dxa"/>
            <w:tcMar>
              <w:top w:w="96" w:type="dxa"/>
              <w:left w:w="144" w:type="dxa"/>
              <w:bottom w:w="96" w:type="dxa"/>
              <w:right w:w="144" w:type="dxa"/>
            </w:tcMar>
            <w:vAlign w:val="center"/>
          </w:tcPr>
          <w:p w14:paraId="36D2FE12" w14:textId="77777777" w:rsidR="00870F3C" w:rsidRDefault="00000000">
            <w:pPr>
              <w:widowControl/>
              <w:snapToGrid w:val="0"/>
              <w:spacing w:line="240" w:lineRule="auto"/>
              <w:rPr>
                <w:rFonts w:ascii="Times New Roman" w:eastAsia="sans-serif"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Procedural Characteristics</w:t>
            </w:r>
          </w:p>
        </w:tc>
        <w:tc>
          <w:tcPr>
            <w:tcW w:w="1688" w:type="dxa"/>
            <w:tcMar>
              <w:top w:w="96" w:type="dxa"/>
              <w:left w:w="144" w:type="dxa"/>
              <w:bottom w:w="96" w:type="dxa"/>
              <w:right w:w="144" w:type="dxa"/>
            </w:tcMar>
            <w:vAlign w:val="center"/>
          </w:tcPr>
          <w:p w14:paraId="5769BCCC"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77" w:type="dxa"/>
            <w:tcMar>
              <w:top w:w="96" w:type="dxa"/>
              <w:left w:w="144" w:type="dxa"/>
              <w:bottom w:w="96" w:type="dxa"/>
              <w:right w:w="144" w:type="dxa"/>
            </w:tcMar>
            <w:vAlign w:val="center"/>
          </w:tcPr>
          <w:p w14:paraId="0E7CCA29"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88" w:type="dxa"/>
            <w:tcMar>
              <w:top w:w="96" w:type="dxa"/>
              <w:left w:w="144" w:type="dxa"/>
              <w:bottom w:w="96" w:type="dxa"/>
              <w:right w:w="144" w:type="dxa"/>
            </w:tcMar>
            <w:vAlign w:val="center"/>
          </w:tcPr>
          <w:p w14:paraId="64643785"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902" w:type="dxa"/>
            <w:tcMar>
              <w:top w:w="96" w:type="dxa"/>
              <w:left w:w="144" w:type="dxa"/>
              <w:bottom w:w="96" w:type="dxa"/>
              <w:right w:w="144" w:type="dxa"/>
            </w:tcMar>
            <w:vAlign w:val="center"/>
          </w:tcPr>
          <w:p w14:paraId="73B2E518"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r>
      <w:tr w:rsidR="00870F3C" w14:paraId="18F6C8C3" w14:textId="77777777">
        <w:trPr>
          <w:cantSplit/>
          <w:tblCellSpacing w:w="15" w:type="dxa"/>
          <w:jc w:val="center"/>
        </w:trPr>
        <w:tc>
          <w:tcPr>
            <w:tcW w:w="3107" w:type="dxa"/>
            <w:tcMar>
              <w:top w:w="96" w:type="dxa"/>
              <w:left w:w="144" w:type="dxa"/>
              <w:bottom w:w="96" w:type="dxa"/>
              <w:right w:w="144" w:type="dxa"/>
            </w:tcMar>
            <w:vAlign w:val="center"/>
          </w:tcPr>
          <w:p w14:paraId="2CB5AFD4"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Ablation energy type</w:t>
            </w:r>
          </w:p>
        </w:tc>
        <w:tc>
          <w:tcPr>
            <w:tcW w:w="1688" w:type="dxa"/>
            <w:tcMar>
              <w:top w:w="96" w:type="dxa"/>
              <w:left w:w="144" w:type="dxa"/>
              <w:bottom w:w="96" w:type="dxa"/>
              <w:right w:w="144" w:type="dxa"/>
            </w:tcMar>
            <w:vAlign w:val="center"/>
          </w:tcPr>
          <w:p w14:paraId="5127171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63AE3E6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2E9CB5DC"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CF9747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0.240</w:t>
            </w:r>
          </w:p>
        </w:tc>
      </w:tr>
      <w:tr w:rsidR="00870F3C" w14:paraId="56767F78" w14:textId="77777777">
        <w:trPr>
          <w:cantSplit/>
          <w:tblCellSpacing w:w="15" w:type="dxa"/>
          <w:jc w:val="center"/>
        </w:trPr>
        <w:tc>
          <w:tcPr>
            <w:tcW w:w="3107" w:type="dxa"/>
            <w:tcMar>
              <w:top w:w="96" w:type="dxa"/>
              <w:left w:w="144" w:type="dxa"/>
              <w:bottom w:w="96" w:type="dxa"/>
              <w:right w:w="144" w:type="dxa"/>
            </w:tcMar>
            <w:vAlign w:val="center"/>
          </w:tcPr>
          <w:p w14:paraId="4E80A327"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RFA</w:t>
            </w:r>
          </w:p>
        </w:tc>
        <w:tc>
          <w:tcPr>
            <w:tcW w:w="1688" w:type="dxa"/>
            <w:tcMar>
              <w:top w:w="96" w:type="dxa"/>
              <w:left w:w="144" w:type="dxa"/>
              <w:bottom w:w="96" w:type="dxa"/>
              <w:right w:w="144" w:type="dxa"/>
            </w:tcMar>
            <w:vAlign w:val="center"/>
          </w:tcPr>
          <w:p w14:paraId="37FFDF7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116 (87.9%)</w:t>
            </w:r>
          </w:p>
        </w:tc>
        <w:tc>
          <w:tcPr>
            <w:tcW w:w="1677" w:type="dxa"/>
            <w:tcMar>
              <w:top w:w="96" w:type="dxa"/>
              <w:left w:w="144" w:type="dxa"/>
              <w:bottom w:w="96" w:type="dxa"/>
              <w:right w:w="144" w:type="dxa"/>
            </w:tcMar>
            <w:vAlign w:val="center"/>
          </w:tcPr>
          <w:p w14:paraId="6E2DB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299 (92.0%)</w:t>
            </w:r>
          </w:p>
        </w:tc>
        <w:tc>
          <w:tcPr>
            <w:tcW w:w="1688" w:type="dxa"/>
            <w:tcMar>
              <w:top w:w="96" w:type="dxa"/>
              <w:left w:w="144" w:type="dxa"/>
              <w:bottom w:w="96" w:type="dxa"/>
              <w:right w:w="144" w:type="dxa"/>
            </w:tcMar>
            <w:vAlign w:val="center"/>
          </w:tcPr>
          <w:p w14:paraId="6A5871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361 (93.3%)</w:t>
            </w:r>
          </w:p>
        </w:tc>
        <w:tc>
          <w:tcPr>
            <w:tcW w:w="902" w:type="dxa"/>
            <w:tcMar>
              <w:top w:w="96" w:type="dxa"/>
              <w:left w:w="144" w:type="dxa"/>
              <w:bottom w:w="96" w:type="dxa"/>
              <w:right w:w="144" w:type="dxa"/>
            </w:tcMar>
            <w:vAlign w:val="center"/>
          </w:tcPr>
          <w:p w14:paraId="5E008EE3"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137DA658" w14:textId="77777777">
        <w:trPr>
          <w:cantSplit/>
          <w:tblCellSpacing w:w="15" w:type="dxa"/>
          <w:jc w:val="center"/>
        </w:trPr>
        <w:tc>
          <w:tcPr>
            <w:tcW w:w="3107" w:type="dxa"/>
            <w:tcMar>
              <w:top w:w="96" w:type="dxa"/>
              <w:left w:w="144" w:type="dxa"/>
              <w:bottom w:w="96" w:type="dxa"/>
              <w:right w:w="144" w:type="dxa"/>
            </w:tcMar>
            <w:vAlign w:val="center"/>
          </w:tcPr>
          <w:p w14:paraId="1B04F2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CBA</w:t>
            </w:r>
          </w:p>
        </w:tc>
        <w:tc>
          <w:tcPr>
            <w:tcW w:w="1688" w:type="dxa"/>
            <w:tcMar>
              <w:top w:w="96" w:type="dxa"/>
              <w:left w:w="144" w:type="dxa"/>
              <w:bottom w:w="96" w:type="dxa"/>
              <w:right w:w="144" w:type="dxa"/>
            </w:tcMar>
            <w:vAlign w:val="center"/>
          </w:tcPr>
          <w:p w14:paraId="27E115D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(6.8%)</w:t>
            </w:r>
          </w:p>
        </w:tc>
        <w:tc>
          <w:tcPr>
            <w:tcW w:w="1677" w:type="dxa"/>
            <w:tcMar>
              <w:top w:w="96" w:type="dxa"/>
              <w:left w:w="144" w:type="dxa"/>
              <w:bottom w:w="96" w:type="dxa"/>
              <w:right w:w="144" w:type="dxa"/>
            </w:tcMar>
            <w:vAlign w:val="center"/>
          </w:tcPr>
          <w:p w14:paraId="010F1F5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3C31FE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 (4.4%)</w:t>
            </w:r>
          </w:p>
        </w:tc>
        <w:tc>
          <w:tcPr>
            <w:tcW w:w="902" w:type="dxa"/>
            <w:tcMar>
              <w:top w:w="96" w:type="dxa"/>
              <w:left w:w="144" w:type="dxa"/>
              <w:bottom w:w="96" w:type="dxa"/>
              <w:right w:w="144" w:type="dxa"/>
            </w:tcMar>
            <w:vAlign w:val="center"/>
          </w:tcPr>
          <w:p w14:paraId="64F7DA4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AE9BBE9" w14:textId="77777777">
        <w:trPr>
          <w:cantSplit/>
          <w:tblCellSpacing w:w="15" w:type="dxa"/>
          <w:jc w:val="center"/>
        </w:trPr>
        <w:tc>
          <w:tcPr>
            <w:tcW w:w="3107" w:type="dxa"/>
            <w:tcMar>
              <w:top w:w="96" w:type="dxa"/>
              <w:left w:w="144" w:type="dxa"/>
              <w:bottom w:w="96" w:type="dxa"/>
              <w:right w:w="144" w:type="dxa"/>
            </w:tcMar>
            <w:vAlign w:val="center"/>
          </w:tcPr>
          <w:p w14:paraId="56633B8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PFA</w:t>
            </w:r>
          </w:p>
        </w:tc>
        <w:tc>
          <w:tcPr>
            <w:tcW w:w="1688" w:type="dxa"/>
            <w:tcMar>
              <w:top w:w="96" w:type="dxa"/>
              <w:left w:w="144" w:type="dxa"/>
              <w:bottom w:w="96" w:type="dxa"/>
              <w:right w:w="144" w:type="dxa"/>
            </w:tcMar>
            <w:vAlign w:val="center"/>
          </w:tcPr>
          <w:p w14:paraId="37F0C2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 (5.3%)</w:t>
            </w:r>
          </w:p>
        </w:tc>
        <w:tc>
          <w:tcPr>
            <w:tcW w:w="1677" w:type="dxa"/>
            <w:tcMar>
              <w:top w:w="96" w:type="dxa"/>
              <w:left w:w="144" w:type="dxa"/>
              <w:bottom w:w="96" w:type="dxa"/>
              <w:right w:w="144" w:type="dxa"/>
            </w:tcMar>
            <w:vAlign w:val="center"/>
          </w:tcPr>
          <w:p w14:paraId="2A67609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5AF28E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(2.3%)</w:t>
            </w:r>
          </w:p>
        </w:tc>
        <w:tc>
          <w:tcPr>
            <w:tcW w:w="902" w:type="dxa"/>
            <w:tcMar>
              <w:top w:w="96" w:type="dxa"/>
              <w:left w:w="144" w:type="dxa"/>
              <w:bottom w:w="96" w:type="dxa"/>
              <w:right w:w="144" w:type="dxa"/>
            </w:tcMar>
            <w:vAlign w:val="center"/>
          </w:tcPr>
          <w:p w14:paraId="26461D9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B80F0A8" w14:textId="77777777">
        <w:trPr>
          <w:cantSplit/>
          <w:tblCellSpacing w:w="15" w:type="dxa"/>
          <w:jc w:val="center"/>
        </w:trPr>
        <w:tc>
          <w:tcPr>
            <w:tcW w:w="3107" w:type="dxa"/>
            <w:tcMar>
              <w:top w:w="96" w:type="dxa"/>
              <w:left w:w="144" w:type="dxa"/>
              <w:bottom w:w="96" w:type="dxa"/>
              <w:right w:w="144" w:type="dxa"/>
            </w:tcMar>
            <w:vAlign w:val="center"/>
          </w:tcPr>
          <w:p w14:paraId="23DAD13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i/>
                <w:color w:val="1B1C1D"/>
                <w:kern w:val="0"/>
                <w:sz w:val="20"/>
                <w:szCs w:val="20"/>
                <w:lang w:bidi="ar"/>
              </w:rPr>
              <w:t>Concomitant LAAO</w:t>
            </w:r>
          </w:p>
        </w:tc>
        <w:tc>
          <w:tcPr>
            <w:tcW w:w="1688" w:type="dxa"/>
            <w:tcMar>
              <w:top w:w="96" w:type="dxa"/>
              <w:left w:w="144" w:type="dxa"/>
              <w:bottom w:w="96" w:type="dxa"/>
              <w:right w:w="144" w:type="dxa"/>
            </w:tcMar>
            <w:vAlign w:val="center"/>
          </w:tcPr>
          <w:p w14:paraId="1C999A6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(23.5%)</w:t>
            </w:r>
          </w:p>
        </w:tc>
        <w:tc>
          <w:tcPr>
            <w:tcW w:w="1677" w:type="dxa"/>
            <w:tcMar>
              <w:top w:w="96" w:type="dxa"/>
              <w:left w:w="144" w:type="dxa"/>
              <w:bottom w:w="96" w:type="dxa"/>
              <w:right w:w="144" w:type="dxa"/>
            </w:tcMar>
            <w:vAlign w:val="center"/>
          </w:tcPr>
          <w:p w14:paraId="4BC43BD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77 (23.7%)</w:t>
            </w:r>
          </w:p>
        </w:tc>
        <w:tc>
          <w:tcPr>
            <w:tcW w:w="1688" w:type="dxa"/>
            <w:tcMar>
              <w:top w:w="96" w:type="dxa"/>
              <w:left w:w="144" w:type="dxa"/>
              <w:bottom w:w="96" w:type="dxa"/>
              <w:right w:w="144" w:type="dxa"/>
            </w:tcMar>
            <w:vAlign w:val="center"/>
          </w:tcPr>
          <w:p w14:paraId="4237FD8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124 (32.0%)</w:t>
            </w:r>
          </w:p>
        </w:tc>
        <w:tc>
          <w:tcPr>
            <w:tcW w:w="902" w:type="dxa"/>
            <w:tcMar>
              <w:top w:w="96" w:type="dxa"/>
              <w:left w:w="144" w:type="dxa"/>
              <w:bottom w:w="96" w:type="dxa"/>
              <w:right w:w="144" w:type="dxa"/>
            </w:tcMar>
            <w:vAlign w:val="center"/>
          </w:tcPr>
          <w:p w14:paraId="7905B86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0.024</w:t>
            </w:r>
          </w:p>
        </w:tc>
      </w:tr>
      <w:tr w:rsidR="00870F3C" w14:paraId="450AAD81" w14:textId="77777777">
        <w:trPr>
          <w:cantSplit/>
          <w:tblCellSpacing w:w="15" w:type="dxa"/>
          <w:jc w:val="center"/>
        </w:trPr>
        <w:tc>
          <w:tcPr>
            <w:tcW w:w="3107" w:type="dxa"/>
            <w:tcMar>
              <w:top w:w="96" w:type="dxa"/>
              <w:left w:w="144" w:type="dxa"/>
              <w:bottom w:w="96" w:type="dxa"/>
              <w:right w:w="144" w:type="dxa"/>
            </w:tcMar>
            <w:vAlign w:val="center"/>
          </w:tcPr>
          <w:p w14:paraId="4C9D4CC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Additional non-PVI ablation</w:t>
            </w:r>
          </w:p>
        </w:tc>
        <w:tc>
          <w:tcPr>
            <w:tcW w:w="1688" w:type="dxa"/>
            <w:tcMar>
              <w:top w:w="96" w:type="dxa"/>
              <w:left w:w="144" w:type="dxa"/>
              <w:bottom w:w="96" w:type="dxa"/>
              <w:right w:w="144" w:type="dxa"/>
            </w:tcMar>
            <w:vAlign w:val="center"/>
          </w:tcPr>
          <w:p w14:paraId="499634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43 (32.6%)</w:t>
            </w:r>
          </w:p>
        </w:tc>
        <w:tc>
          <w:tcPr>
            <w:tcW w:w="1677" w:type="dxa"/>
            <w:tcMar>
              <w:top w:w="96" w:type="dxa"/>
              <w:left w:w="144" w:type="dxa"/>
              <w:bottom w:w="96" w:type="dxa"/>
              <w:right w:w="144" w:type="dxa"/>
            </w:tcMar>
            <w:vAlign w:val="center"/>
          </w:tcPr>
          <w:p w14:paraId="227BECE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119 (36.6%)</w:t>
            </w:r>
          </w:p>
        </w:tc>
        <w:tc>
          <w:tcPr>
            <w:tcW w:w="1688" w:type="dxa"/>
            <w:tcMar>
              <w:top w:w="96" w:type="dxa"/>
              <w:left w:w="144" w:type="dxa"/>
              <w:bottom w:w="96" w:type="dxa"/>
              <w:right w:w="144" w:type="dxa"/>
            </w:tcMar>
            <w:vAlign w:val="center"/>
          </w:tcPr>
          <w:p w14:paraId="073C6B0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189 (48.8%)</w:t>
            </w:r>
          </w:p>
        </w:tc>
        <w:tc>
          <w:tcPr>
            <w:tcW w:w="902" w:type="dxa"/>
            <w:tcMar>
              <w:top w:w="96" w:type="dxa"/>
              <w:left w:w="144" w:type="dxa"/>
              <w:bottom w:w="96" w:type="dxa"/>
              <w:right w:w="144" w:type="dxa"/>
            </w:tcMar>
            <w:vAlign w:val="center"/>
          </w:tcPr>
          <w:p w14:paraId="33E3CBB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bl>
    <w:p w14:paraId="45AF0408" w14:textId="77777777" w:rsidR="00870F3C" w:rsidRDefault="00000000">
      <w:pPr>
        <w:pStyle w:val="3"/>
        <w:keepNext/>
        <w:widowControl/>
        <w:spacing w:beforeAutospacing="0" w:afterAutospacing="0"/>
        <w:rPr>
          <w:rFonts w:eastAsia="sans-serif" w:hint="default"/>
          <w:color w:val="1B1C1D"/>
        </w:rPr>
      </w:pPr>
      <w:r>
        <w:rPr>
          <w:color w:val="000000"/>
        </w:rPr>
        <w:t>Individual-valve responses in both AF types</w:t>
      </w:r>
    </w:p>
    <w:p w14:paraId="663A7C66"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The paroxysmal AF </w:t>
      </w:r>
      <w:ins w:id="91126" w:author="Claude (E30 修订)" w:date="2026-10-09T12:00:00Z">
        <w:r>
          <w:rPr>
            <w:rFonts w:ascii="Times New Roman" w:eastAsia="Times New Roman" w:hAnsi="Times New Roman" w:cs="Times New Roman"/>
            <w:color w:val="1B1C1D"/>
            <w:kern w:val="0"/>
            <w:lang w:bidi="ar"/>
          </w:rPr>
          <w:t xml:space="preserve">group of the paired </w:t>
        </w:r>
      </w:ins>
      <w:r>
        <w:rPr>
          <w:rFonts w:ascii="Times New Roman" w:eastAsia="Times New Roman" w:hAnsi="Times New Roman" w:cs="Times New Roman"/>
          <w:color w:val="1B1C1D"/>
          <w:kern w:val="0"/>
          <w:lang w:bidi="ar"/>
        </w:rPr>
        <w:t xml:space="preserve">response </w:t>
      </w:r>
      <w:del w:id="91127" w:author="Claude (E30 修订)" w:date="2026-10-09T12:00:00Z">
        <w:r>
          <w:rPr>
            <w:rFonts w:ascii="Times New Roman" w:eastAsia="Times New Roman" w:hAnsi="Times New Roman" w:cs="Times New Roman"/>
            <w:color w:val="1B1C1D"/>
            <w:kern w:val="0"/>
            <w:lang w:bidi="ar"/>
          </w:rPr>
          <w:delText xml:space="preserve">cohort</w:delText>
        </w:r>
      </w:del>
      <w:ins w:id="91128" w:author="Claude (E30 修订)" w:date="2026-10-09T12:00:00Z">
        <w:r>
          <w:rPr>
            <w:rFonts w:ascii="Times New Roman" w:eastAsia="Times New Roman" w:hAnsi="Times New Roman" w:cs="Times New Roman"/>
            <w:color w:val="1B1C1D"/>
            <w:kern w:val="0"/>
            <w:lang w:bidi="ar"/>
          </w:rPr>
          <w:t xml:space="preserve">set</w:t>
        </w:r>
      </w:ins>
      <w:r>
        <w:rPr>
          <w:rFonts w:ascii="Times New Roman" w:eastAsia="Times New Roman" w:hAnsi="Times New Roman" w:cs="Times New Roman"/>
          <w:color w:val="1B1C1D"/>
          <w:kern w:val="0"/>
          <w:lang w:bidi="ar"/>
        </w:rPr>
        <w:t xml:space="preserve"> comprised 343 procedures: 86 with isolated MR, 148 with isolated TR, and 109 with both. At 1 month, MR improved in 93/195 valve series (47.7%) and TR in 125/257 (48.6%; Figure 2C). Adjusted isolated-versus-combined ORs were 0.98 (95% CI, 0.48–1.99) for MR and 1.00 (0.53–1.87) for TR. AR improved in 7/64 procedures (10.9%; Supplementary Table S11).</w:t>
      </w:r>
    </w:p>
    <w:p w14:paraId="6CC3388F"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The persistent AF </w:t>
      </w:r>
      <w:del w:id="91129" w:author="Claude (E30 修订)" w:date="2026-10-09T12:00:00Z">
        <w:r>
          <w:rPr>
            <w:rFonts w:ascii="Times New Roman" w:eastAsia="Times New Roman" w:hAnsi="Times New Roman" w:cs="Times New Roman"/>
            <w:color w:val="1B1C1D"/>
            <w:kern w:val="0"/>
            <w:lang w:bidi="ar"/>
          </w:rPr>
          <w:delText xml:space="preserve">response cohort</w:delText>
        </w:r>
      </w:del>
      <w:ins w:id="91130" w:author="Claude (E30 修订)" w:date="2026-10-09T12:00:00Z">
        <w:r>
          <w:rPr>
            <w:rFonts w:ascii="Times New Roman" w:eastAsia="Times New Roman" w:hAnsi="Times New Roman" w:cs="Times New Roman"/>
            <w:color w:val="1B1C1D"/>
            <w:kern w:val="0"/>
            <w:lang w:bidi="ar"/>
          </w:rPr>
          <w:t xml:space="preserve">group</w:t>
        </w:r>
      </w:ins>
      <w:r>
        <w:rPr>
          <w:rFonts w:ascii="Times New Roman" w:eastAsia="Times New Roman" w:hAnsi="Times New Roman" w:cs="Times New Roman"/>
          <w:color w:val="1B1C1D"/>
          <w:kern w:val="0"/>
          <w:lang w:bidi="ar"/>
        </w:rPr>
        <w:t xml:space="preserve"> comprised 501 procedures: 46 with isolated MR, 177 with isolated TR, and 278 with both. MR improved in 152/324 valve series (46.9%) and TR in 250/455 (54.9%). Adjusted isolated-versus-combined ORs were 0.77 (95% CI, 0.38–1.55) for MR and 0.91 (0.58–1.41) for TR. AR improved in 4/85 procedures (4.7%; Supplementary Table S11).</w:t>
      </w:r>
    </w:p>
    <w:p w14:paraId="185DA82F" w14:textId="77777777" w:rsidR="00870F3C" w:rsidRDefault="00000000">
      <w:pPr>
        <w:pStyle w:val="a9"/>
        <w:keepNext/>
        <w:widowControl/>
        <w:spacing w:beforeAutospacing="0" w:after="80" w:afterAutospacing="0" w:line="240" w:lineRule="auto"/>
        <w:jc w:val="center"/>
        <w:rPr>
          <w:rFonts w:ascii="Times New Roman" w:eastAsia="宋体" w:hAnsi="Times New Roman"/>
        </w:rPr>
      </w:pPr>
      <w:r>
        <w:rPr>
          <w:noProof/>
        </w:rPr>
        <w:drawing>
          <wp:inline distT="0" distB="0" distL="114300" distR="114300" wp14:anchorId="38E5B8D7" wp14:editId="5FF0DE67">
            <wp:extent cx="5733288" cy="5139034"/>
            <wp:effectExtent l="0" t="0" r="5080" b="21590"/>
            <wp:docPr id="91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33288" cy="5139034"/>
                    </a:xfrm>
                    <a:prstGeom prst="rect">
                      <a:avLst/>
                    </a:prstGeom>
                  </pic:spPr>
                </pic:pic>
              </a:graphicData>
            </a:graphic>
          </wp:inline>
        </w:drawing>
      </w:r>
    </w:p>
    <w:p w14:paraId="7ED65819" w14:textId="77777777" w:rsidR="00870F3C" w:rsidRDefault="00000000">
      <w:pPr>
        <w:keepNext/>
        <w:rPr/>
      </w:pPr>
      <w:r>
        <w:rPr>
          <w:rFonts w:ascii="Times New Roman" w:eastAsia="Times New Roman" w:hAnsi="Times New Roman" w:cs="Times New Roman"/>
          <w:b/>
          <w:color w:val="1B1C1D"/>
          <w:kern w:val="0"/>
          <w:lang w:bidi="ar"/>
        </w:rPr>
        <w:t>Figure 3. Individual-valve grade transitions and joint MR/TR responses in paroxysmal and persistent AF.</w:t>
      </w:r>
    </w:p>
    <w:p w14:paraId="7FFEAB24" w14:textId="77777777" w:rsidR="00870F3C"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Overall improvement rates were 47.7% for isolated MR, 47.0% for combined MR, 51.4% for isolated TR, and 53.7% for combined TR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 xml:space="preserve">). Grades decreased in all four series (all p&lt;0.001; Figure </w:t>
      </w:r>
      <w:r>
        <w:rPr>
          <w:rFonts w:ascii="Times New Roman" w:eastAsia="Times New Roman" w:hAnsi="Times New Roman" w:cs="Times New Roman"/>
          <w:color w:val="1B1C1D"/>
          <w:kern w:val="0"/>
          <w:lang w:bidi="ar"/>
        </w:rPr>
        <w:t>3A</w:t>
      </w:r>
      <w:r>
        <w:rPr>
          <w:rFonts w:ascii="Times New Roman" w:eastAsia="Times New Roman" w:hAnsi="Times New Roman" w:cs="Times New Roman"/>
          <w:color w:val="1B1C1D"/>
          <w:kern w:val="0"/>
          <w:lang w:bidi="ar"/>
        </w:rPr>
        <w:t xml:space="preserve">). IPTW estimates and alternative weighting, endpoints, and grading scales showed no clear isolated-versus-combined difference (Supplementary Figure S1 and Tables </w:t>
      </w:r>
      <w:r>
        <w:rPr>
          <w:rFonts w:ascii="Times New Roman" w:eastAsia="Times New Roman" w:hAnsi="Times New Roman" w:cs="Times New Roman"/>
          <w:color w:val="1B1C1D"/>
          <w:kern w:val="0"/>
          <w:lang w:bidi="ar"/>
        </w:rPr>
        <w:lastRenderedPageBreak/>
        <w:t xml:space="preserve">S3A–S4). AR improved less often than MR or TR within the same procedures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w:t>
      </w:r>
    </w:p>
    <w:p w14:paraId="67F89237" w14:textId="77777777" w:rsidR="00891D03" w:rsidRDefault="00000000">
      <w:pPr>
        <w:keepNext/>
      </w:pPr>
      <w:r>
        <w:rPr>
          <w:rFonts w:ascii="Times New Roman" w:eastAsia="Times New Roman" w:hAnsi="Times New Roman" w:cs="Times New Roman"/>
          <w:b/>
          <w:bCs/>
          <w:color w:val="1B1C1D"/>
        </w:rPr>
        <w:t xml:space="preserve">Table </w:t>
      </w:r>
      <w:r>
        <w:rPr>
          <w:rFonts w:ascii="Times New Roman" w:eastAsia="Times New Roman" w:hAnsi="Times New Roman" w:cs="Times New Roman"/>
          <w:b/>
          <w:bCs/>
          <w:color w:val="1B1C1D"/>
        </w:rPr>
        <w:t>3.</w:t>
      </w:r>
      <w:r>
        <w:rPr>
          <w:rFonts w:ascii="Times New Roman" w:eastAsia="Times New Roman" w:hAnsi="Times New Roman" w:cs="Times New Roman"/>
          <w:b/>
          <w:bCs/>
          <w:color w:val="1B1C1D"/>
        </w:rPr>
        <w:t xml:space="preserve"> One-month improvement by valve series, isolated versus combined disease, and the aortic regurgitation negative control.</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07"/>
        <w:gridCol w:w="850"/>
        <w:gridCol w:w="1584"/>
        <w:gridCol w:w="1388"/>
        <w:gridCol w:w="2313"/>
      </w:tblGrid>
      <w:tr w:rsidR="00870F3C" w14:paraId="0D7452EA" w14:textId="77777777">
        <w:trPr>
          <w:cantSplit/>
          <w:tblHeader/>
          <w:tblCellSpacing w:w="15" w:type="dxa"/>
          <w:jc w:val="center"/>
        </w:trPr>
        <w:tc>
          <w:tcPr>
            <w:tcW w:w="3142" w:type="dxa"/>
            <w:tcBorders>
              <w:bottom w:val="single" w:sz="4" w:space="0" w:color="auto"/>
            </w:tcBorders>
            <w:tcMar>
              <w:top w:w="96" w:type="dxa"/>
              <w:left w:w="144" w:type="dxa"/>
              <w:bottom w:w="96" w:type="dxa"/>
              <w:right w:w="144" w:type="dxa"/>
            </w:tcMar>
            <w:vAlign w:val="center"/>
          </w:tcPr>
          <w:p w14:paraId="460E37D9"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Valve series</w:t>
            </w:r>
          </w:p>
        </w:tc>
        <w:tc>
          <w:tcPr>
            <w:tcW w:w="831" w:type="dxa"/>
            <w:tcBorders>
              <w:bottom w:val="single" w:sz="4" w:space="0" w:color="auto"/>
            </w:tcBorders>
            <w:tcMar>
              <w:top w:w="96" w:type="dxa"/>
              <w:left w:w="144" w:type="dxa"/>
              <w:bottom w:w="96" w:type="dxa"/>
              <w:right w:w="144" w:type="dxa"/>
            </w:tcMar>
            <w:vAlign w:val="center"/>
          </w:tcPr>
          <w:p w14:paraId="2A8160F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n</w:t>
            </w:r>
          </w:p>
        </w:tc>
        <w:tc>
          <w:tcPr>
            <w:tcW w:w="1571" w:type="dxa"/>
            <w:tcBorders>
              <w:bottom w:val="single" w:sz="4" w:space="0" w:color="auto"/>
            </w:tcBorders>
            <w:tcMar>
              <w:top w:w="96" w:type="dxa"/>
              <w:left w:w="144" w:type="dxa"/>
              <w:bottom w:w="96" w:type="dxa"/>
              <w:right w:w="144" w:type="dxa"/>
            </w:tcMar>
            <w:vAlign w:val="center"/>
          </w:tcPr>
          <w:p w14:paraId="4070C09D"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Improved, n (%)</w:t>
            </w:r>
          </w:p>
        </w:tc>
        <w:tc>
          <w:tcPr>
            <w:tcW w:w="1386" w:type="dxa"/>
            <w:tcBorders>
              <w:bottom w:val="single" w:sz="4" w:space="0" w:color="auto"/>
            </w:tcBorders>
            <w:tcMar>
              <w:top w:w="96" w:type="dxa"/>
              <w:left w:w="144" w:type="dxa"/>
              <w:bottom w:w="96" w:type="dxa"/>
              <w:right w:w="144" w:type="dxa"/>
            </w:tcMar>
            <w:vAlign w:val="center"/>
          </w:tcPr>
          <w:p w14:paraId="409A105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95% CI</w:t>
            </w:r>
          </w:p>
        </w:tc>
        <w:tc>
          <w:tcPr>
            <w:tcW w:w="2310" w:type="dxa"/>
            <w:tcBorders>
              <w:bottom w:val="single" w:sz="4" w:space="0" w:color="auto"/>
            </w:tcBorders>
            <w:tcMar>
              <w:top w:w="96" w:type="dxa"/>
              <w:left w:w="144" w:type="dxa"/>
              <w:bottom w:w="96" w:type="dxa"/>
              <w:right w:w="144" w:type="dxa"/>
            </w:tcMar>
            <w:vAlign w:val="center"/>
          </w:tcPr>
          <w:p w14:paraId="7170BFA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Comparison</w:t>
            </w:r>
          </w:p>
        </w:tc>
      </w:tr>
      <w:tr w:rsidR="00870F3C" w14:paraId="20640FFB" w14:textId="77777777">
        <w:trPr>
          <w:cantSplit/>
          <w:tblCellSpacing w:w="15" w:type="dxa"/>
          <w:jc w:val="center"/>
        </w:trPr>
        <w:tc>
          <w:tcPr>
            <w:tcW w:w="3142" w:type="dxa"/>
            <w:tcMar>
              <w:top w:w="96" w:type="dxa"/>
              <w:left w:w="144" w:type="dxa"/>
              <w:bottom w:w="96" w:type="dxa"/>
              <w:right w:w="144" w:type="dxa"/>
            </w:tcMar>
            <w:vAlign w:val="center"/>
          </w:tcPr>
          <w:p w14:paraId="429DA32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All valve series</w:t>
            </w:r>
          </w:p>
        </w:tc>
        <w:tc>
          <w:tcPr>
            <w:tcW w:w="831" w:type="dxa"/>
            <w:tcMar>
              <w:top w:w="96" w:type="dxa"/>
              <w:left w:w="144" w:type="dxa"/>
              <w:bottom w:w="96" w:type="dxa"/>
              <w:right w:w="144" w:type="dxa"/>
            </w:tcMar>
            <w:vAlign w:val="center"/>
          </w:tcPr>
          <w:p w14:paraId="3489590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1429220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090C5BF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3A31B7C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04AF4BC" w14:textId="77777777">
        <w:trPr>
          <w:cantSplit/>
          <w:tblCellSpacing w:w="15" w:type="dxa"/>
          <w:jc w:val="center"/>
        </w:trPr>
        <w:tc>
          <w:tcPr>
            <w:tcW w:w="3142" w:type="dxa"/>
            <w:tcMar>
              <w:top w:w="96" w:type="dxa"/>
              <w:left w:w="144" w:type="dxa"/>
              <w:bottom w:w="96" w:type="dxa"/>
              <w:right w:w="144" w:type="dxa"/>
            </w:tcMar>
            <w:vAlign w:val="center"/>
          </w:tcPr>
          <w:p w14:paraId="39C5DC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isolated disease</w:t>
            </w:r>
          </w:p>
        </w:tc>
        <w:tc>
          <w:tcPr>
            <w:tcW w:w="831" w:type="dxa"/>
            <w:tcMar>
              <w:top w:w="96" w:type="dxa"/>
              <w:left w:w="144" w:type="dxa"/>
              <w:bottom w:w="96" w:type="dxa"/>
              <w:right w:w="144" w:type="dxa"/>
            </w:tcMar>
            <w:vAlign w:val="center"/>
          </w:tcPr>
          <w:p w14:paraId="76BB905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132</w:t>
            </w:r>
          </w:p>
        </w:tc>
        <w:tc>
          <w:tcPr>
            <w:tcW w:w="1571" w:type="dxa"/>
            <w:tcMar>
              <w:top w:w="96" w:type="dxa"/>
              <w:left w:w="144" w:type="dxa"/>
              <w:bottom w:w="96" w:type="dxa"/>
              <w:right w:w="144" w:type="dxa"/>
            </w:tcMar>
            <w:vAlign w:val="center"/>
          </w:tcPr>
          <w:p w14:paraId="149DC09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63 (47.7)</w:t>
            </w:r>
          </w:p>
        </w:tc>
        <w:tc>
          <w:tcPr>
            <w:tcW w:w="1386" w:type="dxa"/>
            <w:tcMar>
              <w:top w:w="96" w:type="dxa"/>
              <w:left w:w="144" w:type="dxa"/>
              <w:bottom w:w="96" w:type="dxa"/>
              <w:right w:w="144" w:type="dxa"/>
            </w:tcMar>
            <w:vAlign w:val="center"/>
          </w:tcPr>
          <w:p w14:paraId="02F2FA8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39.4–56.2</w:t>
            </w:r>
          </w:p>
        </w:tc>
        <w:tc>
          <w:tcPr>
            <w:tcW w:w="2310" w:type="dxa"/>
            <w:tcMar>
              <w:top w:w="96" w:type="dxa"/>
              <w:left w:w="144" w:type="dxa"/>
              <w:bottom w:w="96" w:type="dxa"/>
              <w:right w:w="144" w:type="dxa"/>
            </w:tcMar>
            <w:vAlign w:val="center"/>
          </w:tcPr>
          <w:p w14:paraId="3E8145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0.84 (0.51–1.</w:t>
            </w:r>
            <w:proofErr w:type="gramStart"/>
            <w:r>
              <w:rPr>
                <w:rFonts w:ascii="Times New Roman" w:eastAsia="Times New Roman" w:hAnsi="Times New Roman" w:cs="Times New Roman"/>
                <w:color w:val="1B1C1D"/>
                <w:kern w:val="0"/>
                <w:sz w:val="20"/>
                <w:szCs w:val="20"/>
                <w:lang w:bidi="ar"/>
              </w:rPr>
              <w:t>38)</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0CA23C06" w14:textId="77777777">
        <w:trPr>
          <w:cantSplit/>
          <w:tblCellSpacing w:w="15" w:type="dxa"/>
          <w:jc w:val="center"/>
        </w:trPr>
        <w:tc>
          <w:tcPr>
            <w:tcW w:w="3142" w:type="dxa"/>
            <w:tcMar>
              <w:top w:w="96" w:type="dxa"/>
              <w:left w:w="144" w:type="dxa"/>
              <w:bottom w:w="96" w:type="dxa"/>
              <w:right w:w="144" w:type="dxa"/>
            </w:tcMar>
            <w:vAlign w:val="center"/>
          </w:tcPr>
          <w:p w14:paraId="569B8F2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combined disease</w:t>
            </w:r>
          </w:p>
        </w:tc>
        <w:tc>
          <w:tcPr>
            <w:tcW w:w="831" w:type="dxa"/>
            <w:tcMar>
              <w:top w:w="96" w:type="dxa"/>
              <w:left w:w="144" w:type="dxa"/>
              <w:bottom w:w="96" w:type="dxa"/>
              <w:right w:w="144" w:type="dxa"/>
            </w:tcMar>
            <w:vAlign w:val="center"/>
          </w:tcPr>
          <w:p w14:paraId="28D000F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4EC11F1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182 (47.0)</w:t>
            </w:r>
          </w:p>
        </w:tc>
        <w:tc>
          <w:tcPr>
            <w:tcW w:w="1386" w:type="dxa"/>
            <w:tcMar>
              <w:top w:w="96" w:type="dxa"/>
              <w:left w:w="144" w:type="dxa"/>
              <w:bottom w:w="96" w:type="dxa"/>
              <w:right w:w="144" w:type="dxa"/>
            </w:tcMar>
            <w:vAlign w:val="center"/>
          </w:tcPr>
          <w:p w14:paraId="61D304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42.1–52.0</w:t>
            </w:r>
          </w:p>
        </w:tc>
        <w:tc>
          <w:tcPr>
            <w:tcW w:w="2310" w:type="dxa"/>
            <w:tcMar>
              <w:top w:w="96" w:type="dxa"/>
              <w:left w:w="144" w:type="dxa"/>
              <w:bottom w:w="96" w:type="dxa"/>
              <w:right w:w="144" w:type="dxa"/>
            </w:tcMar>
            <w:vAlign w:val="center"/>
          </w:tcPr>
          <w:p w14:paraId="775ED87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293D48B" w14:textId="77777777">
        <w:trPr>
          <w:cantSplit/>
          <w:tblCellSpacing w:w="15" w:type="dxa"/>
          <w:jc w:val="center"/>
        </w:trPr>
        <w:tc>
          <w:tcPr>
            <w:tcW w:w="3142" w:type="dxa"/>
            <w:tcMar>
              <w:top w:w="96" w:type="dxa"/>
              <w:left w:w="144" w:type="dxa"/>
              <w:bottom w:w="96" w:type="dxa"/>
              <w:right w:w="144" w:type="dxa"/>
            </w:tcMar>
            <w:vAlign w:val="center"/>
          </w:tcPr>
          <w:p w14:paraId="46E564E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isolated disease</w:t>
            </w:r>
          </w:p>
        </w:tc>
        <w:tc>
          <w:tcPr>
            <w:tcW w:w="831" w:type="dxa"/>
            <w:tcMar>
              <w:top w:w="96" w:type="dxa"/>
              <w:left w:w="144" w:type="dxa"/>
              <w:bottom w:w="96" w:type="dxa"/>
              <w:right w:w="144" w:type="dxa"/>
            </w:tcMar>
            <w:vAlign w:val="center"/>
          </w:tcPr>
          <w:p w14:paraId="695CF0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325</w:t>
            </w:r>
          </w:p>
        </w:tc>
        <w:tc>
          <w:tcPr>
            <w:tcW w:w="1571" w:type="dxa"/>
            <w:tcMar>
              <w:top w:w="96" w:type="dxa"/>
              <w:left w:w="144" w:type="dxa"/>
              <w:bottom w:w="96" w:type="dxa"/>
              <w:right w:w="144" w:type="dxa"/>
            </w:tcMar>
            <w:vAlign w:val="center"/>
          </w:tcPr>
          <w:p w14:paraId="2D964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167 (51.4)</w:t>
            </w:r>
          </w:p>
        </w:tc>
        <w:tc>
          <w:tcPr>
            <w:tcW w:w="1386" w:type="dxa"/>
            <w:tcMar>
              <w:top w:w="96" w:type="dxa"/>
              <w:left w:w="144" w:type="dxa"/>
              <w:bottom w:w="96" w:type="dxa"/>
              <w:right w:w="144" w:type="dxa"/>
            </w:tcMar>
            <w:vAlign w:val="center"/>
          </w:tcPr>
          <w:p w14:paraId="789055D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46.0–56.8</w:t>
            </w:r>
          </w:p>
        </w:tc>
        <w:tc>
          <w:tcPr>
            <w:tcW w:w="2310" w:type="dxa"/>
            <w:tcMar>
              <w:top w:w="96" w:type="dxa"/>
              <w:left w:w="144" w:type="dxa"/>
              <w:bottom w:w="96" w:type="dxa"/>
              <w:right w:w="144" w:type="dxa"/>
            </w:tcMar>
            <w:vAlign w:val="center"/>
          </w:tcPr>
          <w:p w14:paraId="543A7B2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1.08 (0.76–1.</w:t>
            </w:r>
            <w:proofErr w:type="gramStart"/>
            <w:r>
              <w:rPr>
                <w:rFonts w:ascii="Times New Roman" w:eastAsia="Times New Roman" w:hAnsi="Times New Roman" w:cs="Times New Roman"/>
                <w:color w:val="1B1C1D"/>
                <w:kern w:val="0"/>
                <w:sz w:val="20"/>
                <w:szCs w:val="20"/>
                <w:lang w:bidi="ar"/>
              </w:rPr>
              <w:t>51)</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68108F9D" w14:textId="77777777">
        <w:trPr>
          <w:cantSplit/>
          <w:tblCellSpacing w:w="15" w:type="dxa"/>
          <w:jc w:val="center"/>
        </w:trPr>
        <w:tc>
          <w:tcPr>
            <w:tcW w:w="3142" w:type="dxa"/>
            <w:tcMar>
              <w:top w:w="96" w:type="dxa"/>
              <w:left w:w="144" w:type="dxa"/>
              <w:bottom w:w="96" w:type="dxa"/>
              <w:right w:w="144" w:type="dxa"/>
            </w:tcMar>
            <w:vAlign w:val="center"/>
          </w:tcPr>
          <w:p w14:paraId="5C4DD3F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combined disease</w:t>
            </w:r>
          </w:p>
        </w:tc>
        <w:tc>
          <w:tcPr>
            <w:tcW w:w="831" w:type="dxa"/>
            <w:tcMar>
              <w:top w:w="96" w:type="dxa"/>
              <w:left w:w="144" w:type="dxa"/>
              <w:bottom w:w="96" w:type="dxa"/>
              <w:right w:w="144" w:type="dxa"/>
            </w:tcMar>
            <w:vAlign w:val="center"/>
          </w:tcPr>
          <w:p w14:paraId="30CA04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5128C94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208 (53.7)</w:t>
            </w:r>
          </w:p>
        </w:tc>
        <w:tc>
          <w:tcPr>
            <w:tcW w:w="1386" w:type="dxa"/>
            <w:tcMar>
              <w:top w:w="96" w:type="dxa"/>
              <w:left w:w="144" w:type="dxa"/>
              <w:bottom w:w="96" w:type="dxa"/>
              <w:right w:w="144" w:type="dxa"/>
            </w:tcMar>
            <w:vAlign w:val="center"/>
          </w:tcPr>
          <w:p w14:paraId="24BF92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48.8–58.7</w:t>
            </w:r>
          </w:p>
        </w:tc>
        <w:tc>
          <w:tcPr>
            <w:tcW w:w="2310" w:type="dxa"/>
            <w:tcMar>
              <w:top w:w="96" w:type="dxa"/>
              <w:left w:w="144" w:type="dxa"/>
              <w:bottom w:w="96" w:type="dxa"/>
              <w:right w:w="144" w:type="dxa"/>
            </w:tcMar>
            <w:vAlign w:val="center"/>
          </w:tcPr>
          <w:p w14:paraId="645D3D9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4347B3B" w14:textId="77777777">
        <w:trPr>
          <w:cantSplit/>
          <w:tblCellSpacing w:w="15" w:type="dxa"/>
          <w:jc w:val="center"/>
        </w:trPr>
        <w:tc>
          <w:tcPr>
            <w:tcW w:w="3142" w:type="dxa"/>
            <w:tcMar>
              <w:top w:w="96" w:type="dxa"/>
              <w:left w:w="144" w:type="dxa"/>
              <w:bottom w:w="96" w:type="dxa"/>
              <w:right w:w="144" w:type="dxa"/>
            </w:tcMar>
            <w:vAlign w:val="center"/>
          </w:tcPr>
          <w:p w14:paraId="5E6257F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Moderate or greater (analysis grade ≥2)</w:t>
            </w:r>
          </w:p>
        </w:tc>
        <w:tc>
          <w:tcPr>
            <w:tcW w:w="831" w:type="dxa"/>
            <w:tcMar>
              <w:top w:w="96" w:type="dxa"/>
              <w:left w:w="144" w:type="dxa"/>
              <w:bottom w:w="96" w:type="dxa"/>
              <w:right w:w="144" w:type="dxa"/>
            </w:tcMar>
            <w:vAlign w:val="center"/>
          </w:tcPr>
          <w:p w14:paraId="7DD6A2EE"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2E3587B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56A51A20"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16E82DD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006CB2D" w14:textId="77777777">
        <w:trPr>
          <w:cantSplit/>
          <w:tblCellSpacing w:w="15" w:type="dxa"/>
          <w:jc w:val="center"/>
        </w:trPr>
        <w:tc>
          <w:tcPr>
            <w:tcW w:w="3142" w:type="dxa"/>
            <w:tcMar>
              <w:top w:w="96" w:type="dxa"/>
              <w:left w:w="144" w:type="dxa"/>
              <w:bottom w:w="96" w:type="dxa"/>
              <w:right w:w="144" w:type="dxa"/>
            </w:tcMar>
            <w:vAlign w:val="center"/>
          </w:tcPr>
          <w:p w14:paraId="4C6881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grade ≥2</w:t>
            </w:r>
          </w:p>
        </w:tc>
        <w:tc>
          <w:tcPr>
            <w:tcW w:w="831" w:type="dxa"/>
            <w:tcMar>
              <w:top w:w="96" w:type="dxa"/>
              <w:left w:w="144" w:type="dxa"/>
              <w:bottom w:w="96" w:type="dxa"/>
              <w:right w:w="144" w:type="dxa"/>
            </w:tcMar>
            <w:vAlign w:val="center"/>
          </w:tcPr>
          <w:p w14:paraId="604155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178</w:t>
            </w:r>
          </w:p>
        </w:tc>
        <w:tc>
          <w:tcPr>
            <w:tcW w:w="1571" w:type="dxa"/>
            <w:tcMar>
              <w:top w:w="96" w:type="dxa"/>
              <w:left w:w="144" w:type="dxa"/>
              <w:bottom w:w="96" w:type="dxa"/>
              <w:right w:w="144" w:type="dxa"/>
            </w:tcMar>
            <w:vAlign w:val="center"/>
          </w:tcPr>
          <w:p w14:paraId="457BE3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(48.3)</w:t>
            </w:r>
          </w:p>
        </w:tc>
        <w:tc>
          <w:tcPr>
            <w:tcW w:w="1386" w:type="dxa"/>
            <w:tcMar>
              <w:top w:w="96" w:type="dxa"/>
              <w:left w:w="144" w:type="dxa"/>
              <w:bottom w:w="96" w:type="dxa"/>
              <w:right w:w="144" w:type="dxa"/>
            </w:tcMar>
            <w:vAlign w:val="center"/>
          </w:tcPr>
          <w:p w14:paraId="3CC737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41.1–55.6</w:t>
            </w:r>
          </w:p>
        </w:tc>
        <w:tc>
          <w:tcPr>
            <w:tcW w:w="2310" w:type="dxa"/>
            <w:tcMar>
              <w:top w:w="96" w:type="dxa"/>
              <w:left w:w="144" w:type="dxa"/>
              <w:bottom w:w="96" w:type="dxa"/>
              <w:right w:w="144" w:type="dxa"/>
            </w:tcMar>
            <w:vAlign w:val="center"/>
          </w:tcPr>
          <w:p w14:paraId="419D71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77 (43.3%)</w:t>
            </w:r>
          </w:p>
        </w:tc>
      </w:tr>
      <w:tr w:rsidR="00870F3C" w14:paraId="058329A8" w14:textId="77777777">
        <w:trPr>
          <w:cantSplit/>
          <w:tblCellSpacing w:w="15" w:type="dxa"/>
          <w:jc w:val="center"/>
        </w:trPr>
        <w:tc>
          <w:tcPr>
            <w:tcW w:w="3142" w:type="dxa"/>
            <w:tcMar>
              <w:top w:w="96" w:type="dxa"/>
              <w:left w:w="144" w:type="dxa"/>
              <w:bottom w:w="96" w:type="dxa"/>
              <w:right w:w="144" w:type="dxa"/>
            </w:tcMar>
            <w:vAlign w:val="center"/>
          </w:tcPr>
          <w:p w14:paraId="2FAD53D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grade ≥2</w:t>
            </w:r>
          </w:p>
        </w:tc>
        <w:tc>
          <w:tcPr>
            <w:tcW w:w="831" w:type="dxa"/>
            <w:tcMar>
              <w:top w:w="96" w:type="dxa"/>
              <w:left w:w="144" w:type="dxa"/>
              <w:bottom w:w="96" w:type="dxa"/>
              <w:right w:w="144" w:type="dxa"/>
            </w:tcMar>
            <w:vAlign w:val="center"/>
          </w:tcPr>
          <w:p w14:paraId="277543E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307</w:t>
            </w:r>
          </w:p>
        </w:tc>
        <w:tc>
          <w:tcPr>
            <w:tcW w:w="1571" w:type="dxa"/>
            <w:tcMar>
              <w:top w:w="96" w:type="dxa"/>
              <w:left w:w="144" w:type="dxa"/>
              <w:bottom w:w="96" w:type="dxa"/>
              <w:right w:w="144" w:type="dxa"/>
            </w:tcMar>
            <w:vAlign w:val="center"/>
          </w:tcPr>
          <w:p w14:paraId="58BBD47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176 (57.3)</w:t>
            </w:r>
          </w:p>
        </w:tc>
        <w:tc>
          <w:tcPr>
            <w:tcW w:w="1386" w:type="dxa"/>
            <w:tcMar>
              <w:top w:w="96" w:type="dxa"/>
              <w:left w:w="144" w:type="dxa"/>
              <w:bottom w:w="96" w:type="dxa"/>
              <w:right w:w="144" w:type="dxa"/>
            </w:tcMar>
            <w:vAlign w:val="center"/>
          </w:tcPr>
          <w:p w14:paraId="38D3566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51.7–62.7</w:t>
            </w:r>
          </w:p>
        </w:tc>
        <w:tc>
          <w:tcPr>
            <w:tcW w:w="2310" w:type="dxa"/>
            <w:tcMar>
              <w:top w:w="96" w:type="dxa"/>
              <w:left w:w="144" w:type="dxa"/>
              <w:bottom w:w="96" w:type="dxa"/>
              <w:right w:w="144" w:type="dxa"/>
            </w:tcMar>
            <w:vAlign w:val="center"/>
          </w:tcPr>
          <w:p w14:paraId="1EA6F14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150 (48.9%)</w:t>
            </w:r>
          </w:p>
        </w:tc>
      </w:tr>
      <w:tr w:rsidR="00870F3C" w14:paraId="57FB8903" w14:textId="77777777">
        <w:trPr>
          <w:cantSplit/>
          <w:tblCellSpacing w:w="15" w:type="dxa"/>
          <w:jc w:val="center"/>
        </w:trPr>
        <w:tc>
          <w:tcPr>
            <w:tcW w:w="3142" w:type="dxa"/>
            <w:tcMar>
              <w:top w:w="96" w:type="dxa"/>
              <w:left w:w="144" w:type="dxa"/>
              <w:bottom w:w="96" w:type="dxa"/>
              <w:right w:w="144" w:type="dxa"/>
            </w:tcMar>
            <w:vAlign w:val="center"/>
          </w:tcPr>
          <w:p w14:paraId="13E1C4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Negative control: procedures with baseline AR and AR documented at 1 month</w:t>
            </w:r>
          </w:p>
        </w:tc>
        <w:tc>
          <w:tcPr>
            <w:tcW w:w="831" w:type="dxa"/>
            <w:tcMar>
              <w:top w:w="96" w:type="dxa"/>
              <w:left w:w="144" w:type="dxa"/>
              <w:bottom w:w="96" w:type="dxa"/>
              <w:right w:w="144" w:type="dxa"/>
            </w:tcMar>
            <w:vAlign w:val="center"/>
          </w:tcPr>
          <w:p w14:paraId="574EBEC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02FAB4B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66F375B8"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24F7F84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22EAC53B" w14:textId="77777777">
        <w:trPr>
          <w:cantSplit/>
          <w:tblCellSpacing w:w="15" w:type="dxa"/>
          <w:jc w:val="center"/>
        </w:trPr>
        <w:tc>
          <w:tcPr>
            <w:tcW w:w="3142" w:type="dxa"/>
            <w:tcMar>
              <w:top w:w="96" w:type="dxa"/>
              <w:left w:w="144" w:type="dxa"/>
              <w:bottom w:w="96" w:type="dxa"/>
              <w:right w:w="144" w:type="dxa"/>
            </w:tcMar>
            <w:vAlign w:val="center"/>
          </w:tcPr>
          <w:p w14:paraId="67C4292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AR</w:t>
            </w:r>
          </w:p>
        </w:tc>
        <w:tc>
          <w:tcPr>
            <w:tcW w:w="831" w:type="dxa"/>
            <w:tcMar>
              <w:top w:w="96" w:type="dxa"/>
              <w:left w:w="144" w:type="dxa"/>
              <w:bottom w:w="96" w:type="dxa"/>
              <w:right w:w="144" w:type="dxa"/>
            </w:tcMar>
            <w:vAlign w:val="center"/>
          </w:tcPr>
          <w:p w14:paraId="6B6BC10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149</w:t>
            </w:r>
          </w:p>
        </w:tc>
        <w:tc>
          <w:tcPr>
            <w:tcW w:w="1571" w:type="dxa"/>
            <w:tcMar>
              <w:top w:w="96" w:type="dxa"/>
              <w:left w:w="144" w:type="dxa"/>
              <w:bottom w:w="96" w:type="dxa"/>
              <w:right w:w="144" w:type="dxa"/>
            </w:tcMar>
            <w:vAlign w:val="center"/>
          </w:tcPr>
          <w:p w14:paraId="1FD990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(7.4)</w:t>
            </w:r>
          </w:p>
        </w:tc>
        <w:tc>
          <w:tcPr>
            <w:tcW w:w="1386" w:type="dxa"/>
            <w:tcMar>
              <w:top w:w="96" w:type="dxa"/>
              <w:left w:w="144" w:type="dxa"/>
              <w:bottom w:w="96" w:type="dxa"/>
              <w:right w:w="144" w:type="dxa"/>
            </w:tcMar>
            <w:vAlign w:val="center"/>
          </w:tcPr>
          <w:p w14:paraId="7896A4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4.2–12.7</w:t>
            </w:r>
          </w:p>
        </w:tc>
        <w:tc>
          <w:tcPr>
            <w:tcW w:w="2310" w:type="dxa"/>
            <w:tcMar>
              <w:top w:w="96" w:type="dxa"/>
              <w:left w:w="144" w:type="dxa"/>
              <w:bottom w:w="96" w:type="dxa"/>
              <w:right w:w="144" w:type="dxa"/>
            </w:tcMar>
            <w:vAlign w:val="center"/>
          </w:tcPr>
          <w:p w14:paraId="462560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2330F2C6" w14:textId="77777777">
        <w:trPr>
          <w:cantSplit/>
          <w:tblCellSpacing w:w="15" w:type="dxa"/>
          <w:jc w:val="center"/>
        </w:trPr>
        <w:tc>
          <w:tcPr>
            <w:tcW w:w="3142" w:type="dxa"/>
            <w:tcMar>
              <w:top w:w="96" w:type="dxa"/>
              <w:left w:w="144" w:type="dxa"/>
              <w:bottom w:w="96" w:type="dxa"/>
              <w:right w:w="144" w:type="dxa"/>
            </w:tcMar>
            <w:vAlign w:val="center"/>
          </w:tcPr>
          <w:p w14:paraId="239D2893"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same procedures</w:t>
            </w:r>
          </w:p>
        </w:tc>
        <w:tc>
          <w:tcPr>
            <w:tcW w:w="831" w:type="dxa"/>
            <w:tcMar>
              <w:top w:w="96" w:type="dxa"/>
              <w:left w:w="144" w:type="dxa"/>
              <w:bottom w:w="96" w:type="dxa"/>
              <w:right w:w="144" w:type="dxa"/>
            </w:tcMar>
            <w:vAlign w:val="center"/>
          </w:tcPr>
          <w:p w14:paraId="5F2A55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96</w:t>
            </w:r>
          </w:p>
        </w:tc>
        <w:tc>
          <w:tcPr>
            <w:tcW w:w="1571" w:type="dxa"/>
            <w:tcMar>
              <w:top w:w="96" w:type="dxa"/>
              <w:left w:w="144" w:type="dxa"/>
              <w:bottom w:w="96" w:type="dxa"/>
              <w:right w:w="144" w:type="dxa"/>
            </w:tcMar>
            <w:vAlign w:val="center"/>
          </w:tcPr>
          <w:p w14:paraId="761D635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34 (35.4)</w:t>
            </w:r>
          </w:p>
        </w:tc>
        <w:tc>
          <w:tcPr>
            <w:tcW w:w="1386" w:type="dxa"/>
            <w:tcMar>
              <w:top w:w="96" w:type="dxa"/>
              <w:left w:w="144" w:type="dxa"/>
              <w:bottom w:w="96" w:type="dxa"/>
              <w:right w:w="144" w:type="dxa"/>
            </w:tcMar>
            <w:vAlign w:val="center"/>
          </w:tcPr>
          <w:p w14:paraId="6078C16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26.6–45.4</w:t>
            </w:r>
          </w:p>
        </w:tc>
        <w:tc>
          <w:tcPr>
            <w:tcW w:w="2310" w:type="dxa"/>
            <w:tcMar>
              <w:top w:w="96" w:type="dxa"/>
              <w:left w:w="144" w:type="dxa"/>
              <w:bottom w:w="96" w:type="dxa"/>
              <w:right w:w="144" w:type="dxa"/>
            </w:tcMar>
            <w:vAlign w:val="center"/>
          </w:tcPr>
          <w:p w14:paraId="13A104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r w:rsidR="00870F3C" w14:paraId="53DA3291" w14:textId="77777777">
        <w:trPr>
          <w:cantSplit/>
          <w:tblCellSpacing w:w="15" w:type="dxa"/>
          <w:jc w:val="center"/>
        </w:trPr>
        <w:tc>
          <w:tcPr>
            <w:tcW w:w="3142" w:type="dxa"/>
            <w:tcMar>
              <w:top w:w="96" w:type="dxa"/>
              <w:left w:w="144" w:type="dxa"/>
              <w:bottom w:w="96" w:type="dxa"/>
              <w:right w:w="144" w:type="dxa"/>
            </w:tcMar>
            <w:vAlign w:val="center"/>
          </w:tcPr>
          <w:p w14:paraId="27DE55F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same procedures</w:t>
            </w:r>
          </w:p>
        </w:tc>
        <w:tc>
          <w:tcPr>
            <w:tcW w:w="831" w:type="dxa"/>
            <w:tcMar>
              <w:top w:w="96" w:type="dxa"/>
              <w:left w:w="144" w:type="dxa"/>
              <w:bottom w:w="96" w:type="dxa"/>
              <w:right w:w="144" w:type="dxa"/>
            </w:tcMar>
            <w:vAlign w:val="center"/>
          </w:tcPr>
          <w:p w14:paraId="1795D6B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126</w:t>
            </w:r>
          </w:p>
        </w:tc>
        <w:tc>
          <w:tcPr>
            <w:tcW w:w="1571" w:type="dxa"/>
            <w:tcMar>
              <w:top w:w="96" w:type="dxa"/>
              <w:left w:w="144" w:type="dxa"/>
              <w:bottom w:w="96" w:type="dxa"/>
              <w:right w:w="144" w:type="dxa"/>
            </w:tcMar>
            <w:vAlign w:val="center"/>
          </w:tcPr>
          <w:p w14:paraId="6A5B752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(57.1)</w:t>
            </w:r>
          </w:p>
        </w:tc>
        <w:tc>
          <w:tcPr>
            <w:tcW w:w="1386" w:type="dxa"/>
            <w:tcMar>
              <w:top w:w="96" w:type="dxa"/>
              <w:left w:w="144" w:type="dxa"/>
              <w:bottom w:w="96" w:type="dxa"/>
              <w:right w:w="144" w:type="dxa"/>
            </w:tcMar>
            <w:vAlign w:val="center"/>
          </w:tcPr>
          <w:p w14:paraId="51AA8CB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48.4–65.4</w:t>
            </w:r>
          </w:p>
        </w:tc>
        <w:tc>
          <w:tcPr>
            <w:tcW w:w="2310" w:type="dxa"/>
            <w:tcMar>
              <w:top w:w="96" w:type="dxa"/>
              <w:left w:w="144" w:type="dxa"/>
              <w:bottom w:w="96" w:type="dxa"/>
              <w:right w:w="144" w:type="dxa"/>
            </w:tcMar>
            <w:vAlign w:val="center"/>
          </w:tcPr>
          <w:p w14:paraId="16E46A9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bl>
    <w:p w14:paraId="0190AA42" w14:textId="77777777" w:rsidR="00870F3C" w:rsidRDefault="00000000">
      <w:pPr>
        <w:pStyle w:val="3"/>
        <w:keepNext/>
        <w:widowControl/>
        <w:spacing w:beforeAutospacing="0" w:afterAutospacing="0"/>
        <w:rPr>
          <w:rFonts w:eastAsia="宋体" w:hint="default"/>
          <w:color w:val="1B1C1D"/>
        </w:rPr>
      </w:pPr>
      <w:r>
        <w:rPr>
          <w:color w:val="000000"/>
        </w:rPr>
        <w:t>Depth of improvement and residual regurgitation</w:t>
      </w:r>
    </w:p>
    <w:p w14:paraId="25E064FE"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 xml:space="preserve">Among valve series with baseline analysis grade ≥2, 86/178 MR series (48.3%) and 176/307 TR series (57.3%) improved by ≥1 grade. Reductions of ≥2 grades occurred in 30/178 (16.9%) and 67/307 (21.8%), respectively. Regression to mild or less occurred in 77/178 MR (43.3%) and 150/307 TR series (48.9%; Figure 2D).</w:t>
      </w:r>
      <w:r>
        <w:rPr>
          <w:rFonts w:ascii="Times New Roman" w:hAnsi="Times New Roman"/>
        </w:rPr>
        <w:t xml:space="preserve"> Isolated and combined disease did not differ clearly in these endpoints (Supplementary Table S4).</w:t>
      </w:r>
    </w:p>
    <w:p w14:paraId="74D2CD59" w14:textId="77777777" w:rsidR="00870F3C" w:rsidRDefault="00000000">
      <w:pPr>
        <w:pStyle w:val="3"/>
        <w:keepNext/>
        <w:widowControl/>
        <w:spacing w:beforeAutospacing="0" w:afterAutospacing="0"/>
        <w:rPr>
          <w:rFonts w:eastAsia="宋体" w:hint="default"/>
          <w:color w:val="1B1C1D"/>
        </w:rPr>
      </w:pPr>
      <w:r>
        <w:rPr>
          <w:rFonts w:hint="default"/>
          <w:color w:val="000000"/>
        </w:rPr>
        <w:t>Joint and discordant responses across AF types</w:t>
      </w:r>
    </w:p>
    <w:p w14:paraId="561CC60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w:t>
      </w:r>
      <w:del w:id="91131" w:author="Claude (E30 修订)" w:date="2026-10-09T12:00:00Z">
        <w:r>
          <w:rPr>
            <w:rFonts w:ascii="Times New Roman" w:eastAsia="Times New Roman" w:hAnsi="Times New Roman" w:cs="Times New Roman"/>
            <w:color w:val="1B1C1D"/>
            <w:kern w:val="0"/>
            <w:lang w:bidi="ar"/>
          </w:rPr>
          <w:delText xml:space="preserve"> the</w:delText>
        </w:r>
      </w:del>
      <w:r>
        <w:rPr>
          <w:rFonts w:ascii="Times New Roman" w:eastAsia="Times New Roman" w:hAnsi="Times New Roman" w:cs="Times New Roman"/>
          <w:color w:val="1B1C1D"/>
          <w:kern w:val="0"/>
          <w:lang w:bidi="ar"/>
        </w:rPr>
        <w:t xml:space="preserve"> paroxysmal AF</w:t>
      </w:r>
      <w:del w:id="91132" w:author="Claude (E30 修订)" w:date="2026-10-09T12:00:00Z">
        <w:r>
          <w:rPr>
            <w:rFonts w:ascii="Times New Roman" w:eastAsia="Times New Roman" w:hAnsi="Times New Roman" w:cs="Times New Roman"/>
            <w:color w:val="1B1C1D"/>
            <w:kern w:val="0"/>
            <w:lang w:bidi="ar"/>
          </w:rPr>
          <w:delText xml:space="preserve"> cohort</w:delText>
        </w:r>
      </w:del>
      <w:r>
        <w:rPr>
          <w:rFonts w:ascii="Times New Roman" w:eastAsia="Times New Roman" w:hAnsi="Times New Roman" w:cs="Times New Roman"/>
          <w:color w:val="1B1C1D"/>
          <w:kern w:val="0"/>
          <w:lang w:bidi="ar"/>
        </w:rPr>
        <w:t xml:space="preserve">, both valves improved in 35/109 combined-disease procedures (32.1%). TR alone improved in 20 (18.3%), MR alone in 17 (15.6%), and neither in 37 (33.9%; Figure 3B). Joint improvement exceeded the independent expectation of 24.1% (observed/expected ratio, 1.33; 95% CI, 1.14–1.58). The MR–TR response OR was 3.81 (95% CI, 1.72–8.43; Figure 3C). Blinded re-reading gave an OR of 2.72 (95% CI, 0.89–8.27; n=51), leaving the association uncertain in this smaller sample.</w:t>
      </w:r>
    </w:p>
    <w:p w14:paraId="28E57CDE"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w:t>
      </w:r>
      <w:del w:id="91133" w:author="Claude (E30 修订)" w:date="2026-10-09T12:00:00Z">
        <w:r>
          <w:rPr>
            <w:rFonts w:ascii="Times New Roman" w:eastAsia="Times New Roman" w:hAnsi="Times New Roman" w:cs="Times New Roman"/>
            <w:color w:val="1B1C1D"/>
            <w:kern w:val="0"/>
            <w:lang w:bidi="ar"/>
          </w:rPr>
          <w:delText xml:space="preserve"> the</w:delText>
        </w:r>
      </w:del>
      <w:r>
        <w:rPr>
          <w:rFonts w:ascii="Times New Roman" w:eastAsia="Times New Roman" w:hAnsi="Times New Roman" w:cs="Times New Roman"/>
          <w:color w:val="1B1C1D"/>
          <w:kern w:val="0"/>
          <w:lang w:bidi="ar"/>
        </w:rPr>
        <w:t xml:space="preserve"> persistent AF</w:t>
      </w:r>
      <w:del w:id="91134" w:author="Claude (E30 修订)" w:date="2026-10-09T12:00:00Z">
        <w:r>
          <w:rPr>
            <w:rFonts w:ascii="Times New Roman" w:eastAsia="Times New Roman" w:hAnsi="Times New Roman" w:cs="Times New Roman"/>
            <w:color w:val="1B1C1D"/>
            <w:kern w:val="0"/>
            <w:lang w:bidi="ar"/>
          </w:rPr>
          <w:delText xml:space="preserve"> cohort</w:delText>
        </w:r>
      </w:del>
      <w:r>
        <w:rPr>
          <w:rFonts w:ascii="Times New Roman" w:eastAsia="Times New Roman" w:hAnsi="Times New Roman" w:cs="Times New Roman"/>
          <w:color w:val="1B1C1D"/>
          <w:kern w:val="0"/>
          <w:lang w:bidi="ar"/>
        </w:rPr>
        <w:t xml:space="preserve">, both valves improved in 98/278 combined-disease procedures (35.3%). TR alone improved in 55 (19.8%), MR alone in 32 (11.5%), and neither in 93 (33.5%; Figure 3B). Joint improvement exceeded the independent expectation of 25.7% (observed/expected ratio, 1.37; 95% CI, 1.25–1.51; Figure 3B). The MR–TR response OR was 5.18 (95% CI, 3.08–8.71). Blinded re-reading supported this association (OR, 4.69; 95% CI, 2.14–10.28; n=115; Figure 3C; Supplementary Table S11).</w:t>
      </w:r>
    </w:p>
    <w:p w14:paraId="06F41C54" w14:textId="77777777" w:rsidR="00EB4A39" w:rsidRDefault="00000000">
      <w:r>
        <w:rPr>
          <w:rFonts w:ascii="Times New Roman" w:eastAsia="Times New Roman" w:hAnsi="Times New Roman" w:cs="Times New Roman"/>
          <w:color w:val="1B1C1D"/>
          <w:kern w:val="0"/>
          <w:lang w:bidi="ar"/>
        </w:rPr>
        <w:t xml:space="preserve">The </w:t>
      </w:r>
      <w:del w:id="91135" w:author="Claude (E30 修订)" w:date="2026-10-09T12:00:00Z">
        <w:r>
          <w:rPr>
            <w:rFonts w:ascii="Times New Roman" w:eastAsia="Times New Roman" w:hAnsi="Times New Roman" w:cs="Times New Roman"/>
            <w:color w:val="1B1C1D"/>
            <w:kern w:val="0"/>
            <w:lang w:bidi="ar"/>
          </w:rPr>
          <w:delText xml:space="preserve">cohorts</w:delText>
        </w:r>
      </w:del>
      <w:ins w:id="91136" w:author="Claude (E30 修订)" w:date="2026-10-09T12:00:00Z">
        <w:r>
          <w:rPr>
            <w:rFonts w:ascii="Times New Roman" w:eastAsia="Times New Roman" w:hAnsi="Times New Roman" w:cs="Times New Roman"/>
            <w:color w:val="1B1C1D"/>
            <w:kern w:val="0"/>
            <w:lang w:bidi="ar"/>
          </w:rPr>
          <w:t xml:space="preserve">AF-type groups</w:t>
        </w:r>
      </w:ins>
      <w:r>
        <w:rPr>
          <w:rFonts w:ascii="Times New Roman" w:eastAsia="Times New Roman" w:hAnsi="Times New Roman" w:cs="Times New Roman"/>
          <w:color w:val="1B1C1D"/>
          <w:kern w:val="0"/>
          <w:lang w:bidi="ar"/>
        </w:rPr>
        <w:t xml:space="preserve"> showed no detectable heterogeneity in their response ORs (p=0.53), despite different baseline burdens. Discordant improvement occurred in 33.9% of paroxysmal and 31.3% of persistent AF procedures. Overall, both valves improved in 133/387 (34.4%), exceeding the independent expectation (observed/expected ratio, 1.36; 95% CI, 1.25–1.47; OR, 4.70; 95% CI, 3.05–7.26). Only one improved in 124/387 (32.0%; Figure 3B). TR improved in 133/182 procedures with MR improvement (73.1%) versus 75/205 without (36.6%; Figure 3D).</w:t>
      </w:r>
    </w:p>
    <w:p w14:paraId="5DEF8786" w14:textId="77777777" w:rsidR="00EB4A39" w:rsidRDefault="00000000">
      <w:r>
        <w:rPr>
          <w:rFonts w:ascii="Times New Roman" w:eastAsia="Times New Roman" w:hAnsi="Times New Roman" w:cs="Times New Roman"/>
          <w:color w:val="1B1C1D"/>
          <w:kern w:val="0"/>
          <w:lang w:bidi="ar"/>
        </w:rPr>
        <w:t>Overall blinded re-reading confirmed joint improvement in 60/166 interpretable combined-disease procedures (36.1%; OR, 4.01; 95% CI, 2.10–7.63). This met the criterion specified before the expanded reading. Joint-state agreement was 84.3% (κ, 0.78; 95% CI, 0.70–0.85; Supplementary Table S2). In the first sample, weighted grade agreement was 0.88 for MR and 0.85 for TR.</w:t>
      </w:r>
    </w:p>
    <w:p w14:paraId="2C8F34E6"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 xml:space="preserve">Within the 387 combined-disease procedures, 142 had baseline MR grade ≥2 and 213 had TR grade ≥2; 98 met both criteria. In this 98-procedure subset, both valves improved in 40 (40.8%), TR alone in 19, MR alone in 10, and neither in 29 (observed/expected ratio, 1.33; </w:t>
      </w:r>
      <w:r>
        <w:rPr>
          <w:rFonts w:ascii="Times New Roman" w:hAnsi="Times New Roman"/>
        </w:rPr>
        <w:lastRenderedPageBreak/>
        <w:t>Supplementary Table S5).</w:t>
      </w:r>
    </w:p>
    <w:p w14:paraId="0CED2B9E"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In paroxysmal AF, 18 procedures met the dual grade ≥2 threshold. Both valves improved in 7 (38.9%) and only one in 7 (38.9%).</w:t>
      </w:r>
      <w:r w:rsidR="00D16B92">
        <w:rPr>
          <w:rFonts w:ascii="Times New Roman" w:hAnsi="Times New Roman" w:hint="eastAsia"/>
        </w:rPr>
        <w:t xml:space="preserve"> </w:t>
      </w:r>
      <w:r>
        <w:rPr>
          <w:rFonts w:ascii="Times New Roman" w:hAnsi="Times New Roman"/>
        </w:rPr>
        <w:t>In persistent AF, 80 procedures met the same threshold. Both valves improved in 33 (41.3%) and only one in 22 (27.5%; Supplementary Table S11).</w:t>
      </w:r>
    </w:p>
    <w:p w14:paraId="6C244902" w14:textId="77777777" w:rsidR="00870F3C" w:rsidRDefault="00000000">
      <w:pPr>
        <w:pStyle w:val="3"/>
        <w:keepNext/>
        <w:widowControl/>
        <w:spacing w:beforeAutospacing="0" w:afterAutospacing="0"/>
        <w:rPr>
          <w:rFonts w:eastAsia="sans-serif" w:hint="default"/>
          <w:color w:val="1B1C1D"/>
        </w:rPr>
      </w:pPr>
      <w:r>
        <w:rPr>
          <w:rFonts w:hint="default"/>
          <w:i/>
          <w:color w:val="000000"/>
        </w:rPr>
        <w:t>Baseline features associated with early improvement</w:t>
      </w:r>
    </w:p>
    <w:p w14:paraId="4711B169" w14:textId="77777777" w:rsidR="00870F3C" w:rsidRDefault="00CD7CE4">
      <w:pPr>
        <w:pStyle w:val="a9"/>
        <w:widowControl/>
        <w:spacing w:beforeAutospacing="0" w:afterAutospacing="0"/>
        <w:rPr>
          <w:rFonts w:ascii="Times New Roman" w:eastAsia="sans-serif" w:hAnsi="Times New Roman"/>
          <w:color w:val="1B1C1D"/>
        </w:rPr>
      </w:pPr>
      <w:r>
        <w:rPr>
          <w:rFonts w:ascii="Times New Roman" w:eastAsia="Times New Roman" w:hAnsi="Times New Roman"/>
          <w:color w:val="1B1C1D"/>
        </w:rPr>
        <w:t xml:space="preserve">Higher BMI was associated with improvement of both valves in the mutually adjusted 12-factor model (Figure </w:t>
      </w:r>
      <w:r>
        <w:rPr>
          <w:rFonts w:ascii="Times New Roman" w:eastAsia="Times New Roman" w:hAnsi="Times New Roman"/>
          <w:color w:val="1B1C1D"/>
        </w:rPr>
        <w:t>4A</w:t>
      </w:r>
      <w:r>
        <w:rPr>
          <w:rFonts w:ascii="Times New Roman" w:eastAsia="Times New Roman" w:hAnsi="Times New Roman"/>
          <w:color w:val="1B1C1D"/>
        </w:rPr>
        <w:t xml:space="preserve">; Supplementary Table S6). ORs for approximately 26 versus 22 kg/m² were 1.38 for MR (95% CI, 1.08–1.77; q=0.044) and 1.58 for TR (1.24–2.02; </w:t>
      </w:r>
      <w:r>
        <w:rPr>
          <w:rFonts w:ascii="Times New Roman" w:eastAsia="Times New Roman" w:hAnsi="Times New Roman"/>
          <w:color w:val="1B1C1D"/>
        </w:rPr>
        <w:lastRenderedPageBreak/>
        <w:t>q=0.003). Larger LV end-diastolic diameter, smaller RA diameter, and higher baseline TR grade accompanied TR improvement. Female sex accompanied less MR improvement (OR, 0.53; 95% CI, 0.35–0.79; q=0.012).</w:t>
      </w:r>
    </w:p>
    <w:p w14:paraId="0CCFE157"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paroxysmal AF, higher BMI had a positive but imprecise association with TR improvement (OR, 1.54; 95% CI, 0.96–2.46). The MR estimate was weaker (OR, 1.10; 95% CI, 0.73–1.65). Larger LV end-diastolic diameter accompanied TR improvement (OR, 1.64; 95% CI, 1.10–2.46), whereas the RA and female-sex estimates remained imprecise (Supplementary Table S</w:t>
      </w:r>
      <w:r>
        <w:rPr>
          <w:rFonts w:ascii="Times New Roman" w:eastAsia="Times New Roman" w:hAnsi="Times New Roman"/>
          <w:color w:val="1B1C1D"/>
        </w:rPr>
        <w:t xml:space="preserve">11</w:t>
      </w:r>
      <w:r>
        <w:rPr>
          <w:rFonts w:ascii="Times New Roman" w:eastAsia="Times New Roman" w:hAnsi="Times New Roman"/>
          <w:color w:val="1B1C1D"/>
        </w:rPr>
        <w:t xml:space="preserve">).</w:t>
      </w:r>
    </w:p>
    <w:p w14:paraId="1E047211"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persistent AF, higher BMI accompanied both TR (OR, 1.61; 95% CI, 1.21–2.15) and MR improvement (1.70; 1.23–2.36). Larger LV end-diastolic diameter and smaller RA diameter accompanied TR improvement; female sex accompanied less MR improvement. None of these selected associations showed significant between-cohort heterogeneity, including BMI–MR (p=0.10; Supplementary Table S</w:t>
      </w:r>
      <w:r>
        <w:rPr>
          <w:rFonts w:ascii="Times New Roman" w:eastAsia="Times New Roman" w:hAnsi="Times New Roman"/>
          <w:color w:val="1B1C1D"/>
        </w:rPr>
        <w:t xml:space="preserve">11</w:t>
      </w:r>
      <w:r>
        <w:rPr>
          <w:rFonts w:ascii="Times New Roman" w:eastAsia="Times New Roman" w:hAnsi="Times New Roman"/>
          <w:color w:val="1B1C1D"/>
        </w:rPr>
        <w:t xml:space="preserve">).</w:t>
      </w:r>
    </w:p>
    <w:p w14:paraId="2B98B724"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Among grade ≥2 series, the BMI association persisted for both valves (each OR, 1.66), alongside the RA and LV associations for TR (Supplementary Table S5). Optimism-corrected C statistics were 0.57 for MR and 0.64 for TR. Standardized probabilities of improvement </w:t>
      </w:r>
      <w:ins w:id="91340" w:author="Claude (E30 修订)" w:date="2026-10-09T12:00:00Z">
        <w:r>
          <w:rPr>
            <w:rFonts w:ascii="Times New Roman" w:eastAsia="Times New Roman" w:hAnsi="Times New Roman"/>
            <w:color w:val="1B1C1D"/>
          </w:rPr>
          <w:t xml:space="preserve">are shown </w:t>
        </w:r>
      </w:ins>
      <w:r>
        <w:rPr>
          <w:rFonts w:ascii="Times New Roman" w:eastAsia="Times New Roman" w:hAnsi="Times New Roman"/>
          <w:color w:val="1B1C1D"/>
        </w:rPr>
        <w:t xml:space="preserve">across BMI </w:t>
      </w:r>
      <w:ins w:id="91341" w:author="Claude (E30 修订)" w:date="2026-10-09T12:00:00Z">
        <w:r>
          <w:rPr>
            <w:rFonts w:ascii="Times New Roman" w:eastAsia="Times New Roman" w:hAnsi="Times New Roman"/>
            <w:color w:val="1B1C1D"/>
          </w:rPr>
          <w:t xml:space="preserve">in Figure 4C </w:t>
        </w:r>
      </w:ins>
      <w:r>
        <w:rPr>
          <w:rFonts w:ascii="Times New Roman" w:eastAsia="Times New Roman" w:hAnsi="Times New Roman"/>
          <w:color w:val="1B1C1D"/>
        </w:rPr>
        <w:t xml:space="preserve">and</w:t>
      </w:r>
      <w:ins w:id="91342" w:author="Claude (E30 修订)" w:date="2026-10-09T12:00:00Z">
        <w:r>
          <w:rPr>
            <w:rFonts w:ascii="Times New Roman" w:eastAsia="Times New Roman" w:hAnsi="Times New Roman"/>
            <w:color w:val="1B1C1D"/>
          </w:rPr>
          <w:t xml:space="preserve"> across</w:t>
        </w:r>
      </w:ins>
      <w:r>
        <w:rPr>
          <w:rFonts w:ascii="Times New Roman" w:eastAsia="Times New Roman" w:hAnsi="Times New Roman"/>
          <w:color w:val="1B1C1D"/>
        </w:rPr>
        <w:t xml:space="preserve"> RA and LV end-diastolic diameters </w:t>
      </w:r>
      <w:del w:id="91343" w:author="Claude (E30 修订)" w:date="2026-10-09T12:00:00Z">
        <w:r>
          <w:rPr>
            <w:rFonts w:ascii="Times New Roman" w:eastAsia="Times New Roman" w:hAnsi="Times New Roman"/>
            <w:color w:val="1B1C1D"/>
          </w:rPr>
          <w:delText xml:space="preserve">are</w:delText>
        </w:r>
      </w:del>
      <w:ins w:id="91344" w:author="Claude (E30 修订)" w:date="2026-10-09T12:00:00Z">
        <w:r>
          <w:rPr>
            <w:rFonts w:ascii="Times New Roman" w:eastAsia="Times New Roman" w:hAnsi="Times New Roman"/>
            <w:color w:val="1B1C1D"/>
          </w:rPr>
          <w:t xml:space="preserve">in</w:t>
        </w:r>
      </w:ins>
      <w:r>
        <w:rPr>
          <w:rFonts w:ascii="Times New Roman" w:eastAsia="Times New Roman" w:hAnsi="Times New Roman"/>
          <w:color w:val="1B1C1D"/>
        </w:rPr>
        <w:t xml:space="preserve"> </w:t>
      </w:r>
      <w:del w:id="91345" w:author="Claude (E30 修订)" w:date="2026-10-09T12:00:00Z">
        <w:r>
          <w:rPr>
            <w:rFonts w:ascii="Times New Roman" w:eastAsia="Times New Roman" w:hAnsi="Times New Roman"/>
            <w:color w:val="1B1C1D"/>
          </w:rPr>
          <w:delText xml:space="preserve">shown in</w:delText>
        </w:r>
      </w:del>
      <w:ins w:id="91346" w:author="Claude (E30 修订)" w:date="2026-10-09T12:00:00Z">
        <w:r>
          <w:rPr>
            <w:rFonts w:ascii="Times New Roman" w:eastAsia="Times New Roman" w:hAnsi="Times New Roman"/>
            <w:color w:val="1B1C1D"/>
          </w:rPr>
          <w:t xml:space="preserve">Supplementary</w:t>
        </w:r>
      </w:ins>
      <w:r>
        <w:rPr>
          <w:rFonts w:ascii="Times New Roman" w:eastAsia="Times New Roman" w:hAnsi="Times New Roman"/>
          <w:color w:val="1B1C1D"/>
        </w:rPr>
        <w:t xml:space="preserve"> Figure </w:t>
      </w:r>
      <w:del w:id="91347" w:author="Claude (E30 修订)" w:date="2026-10-09T12:00:00Z">
        <w:r>
          <w:rPr>
            <w:rFonts w:ascii="Times New Roman" w:eastAsia="Times New Roman" w:hAnsi="Times New Roman"/>
            <w:color w:val="1B1C1D"/>
          </w:rPr>
          <w:delText xml:space="preserve">4B–D.</w:delText>
        </w:r>
      </w:del>
      <w:ins w:id="91348" w:author="Claude (E30 修订)" w:date="2026-10-09T12:00:00Z">
        <w:r>
          <w:rPr>
            <w:rFonts w:ascii="Times New Roman" w:eastAsia="Times New Roman" w:hAnsi="Times New Roman"/>
            <w:color w:val="1B1C1D"/>
          </w:rPr>
          <w:t xml:space="preserve">S2.</w:t>
        </w:r>
      </w:ins>
    </w:p>
    <w:p w14:paraId="2B98B724" w14:textId="77777777" w:rsidR="00870F3C" w:rsidRDefault="00CD7CE4">
      <w:pPr>
        <w:pStyle w:val="a9"/>
        <w:widowControl/>
        <w:spacing w:beforeAutospacing="0" w:afterAutospacing="0"/>
        <w:rPr>
          <w:ins w:id="91349" w:author="Claude (E30 修订)" w:date="2026-10-09T12:00:00Z"/>
          <w:rFonts w:ascii="Times New Roman" w:eastAsia="宋体" w:hAnsi="Times New Roman"/>
          <w:color w:val="1B1C1D"/>
        </w:rPr>
      </w:pPr>
      <w:ins w:id="91350" w:author="Claude (E30 修订)" w:date="2026-10-09T12:00:00Z">
        <w:r>
          <w:rPr>
            <w:rFonts w:ascii="Times New Roman" w:eastAsia="Times New Roman" w:hAnsi="Times New Roman"/>
            <w:color w:val="1B1C1D"/>
          </w:rPr>
          <w:t xml:space="preserve">In the 387 combined-disease procedures, higher BMI (26 vs 22 kg/m²) was associated with improvement of both valves (OR, 1.79; 95% CI, 1.33–2.40; q=0.001) and, among the 257 procedures with at least one improved valve, with extension of improvement to both valves (OR, 1.63; 95% CI, 1.13–2.34). Larger LA diameter (47 vs 40 mm) was associated with less joint improvement (OR, 0.62; 95% CI, 0.43–0.89) and less extension to both valves (OR, 0.54; 95% CI, 0.34–0.85), and larger RA diameter (48 vs 40 mm) with less joint improvement (OR, 0.69; 95% CI, 0.48–0.98); these atrial estimates did not reach q&lt;0.05. The other factors showed no clear association (Figure 4B; Supplementary Table S13).</w:t>
        </w:r>
      </w:ins>
    </w:p>
    <w:p w14:paraId="1CB6A610"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114300" distR="114300" wp14:anchorId="36910E81" wp14:editId="75E632B7">
            <wp:extent cx="5733288" cy="4709386"/>
            <wp:effectExtent l="0" t="0" r="6350" b="6985"/>
            <wp:docPr id="91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33288" cy="4709386"/>
                    </a:xfrm>
                    <a:prstGeom prst="rect">
                      <a:avLst/>
                    </a:prstGeom>
                  </pic:spPr>
                </pic:pic>
              </a:graphicData>
            </a:graphic>
          </wp:inline>
        </w:drawing>
      </w:r>
    </w:p>
    <w:p w14:paraId="260D8051"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 xml:space="preserve">Figure 4. Baseline factors associated with 1-month MR and TR </w:t>
      </w:r>
      <w:del w:id="91351" w:author="Claude (E30 修订)" w:date="2026-10-09T12:00:00Z">
        <w:r>
          <w:rPr>
            <w:rFonts w:ascii="Times New Roman" w:eastAsia="Times New Roman" w:hAnsi="Times New Roman" w:hint="eastAsia"/>
            <w:b/>
            <w:bCs/>
            <w:color w:val="1B1C1D"/>
          </w:rPr>
          <w:delText xml:space="preserve">improvement.</w:delText>
        </w:r>
      </w:del>
      <w:ins w:id="91352" w:author="Claude (E30 修订)" w:date="2026-10-09T12:00:00Z">
        <w:r>
          <w:rPr>
            <w:rFonts w:ascii="Times New Roman" w:eastAsia="Times New Roman" w:hAnsi="Times New Roman" w:hint="eastAsia"/>
            <w:b/>
            <w:bCs/>
            <w:color w:val="1B1C1D"/>
          </w:rPr>
          <w:t xml:space="preserve">improvement and with improvement of both valves.</w:t>
        </w:r>
      </w:ins>
    </w:p>
    <w:p w14:paraId="6F00685B" w14:textId="77777777" w:rsidR="00870F3C" w:rsidRDefault="00000000">
      <w:pPr>
        <w:pStyle w:val="3"/>
        <w:keepNext/>
        <w:widowControl/>
        <w:spacing w:beforeAutospacing="0" w:afterAutospacing="0"/>
        <w:rPr>
          <w:rFonts w:eastAsia="sans-serif" w:hint="default"/>
          <w:color w:val="1B1C1D"/>
        </w:rPr>
      </w:pPr>
      <w:r>
        <w:rPr>
          <w:rFonts w:hint="default"/>
          <w:i/>
          <w:color w:val="000000"/>
        </w:rPr>
        <w:t>Rhythm and atrial changes accompanying the response</w:t>
      </w:r>
    </w:p>
    <w:p w14:paraId="7DB06F74" w14:textId="77777777" w:rsidR="00CD7CE4" w:rsidRPr="00CD7CE4"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 paroxysmal AF, 311/343 procedures (90.7%) were in SR near the 1-month TTE. The whole-cohort interaction model showed no clear SR–TR association (OR, 0.91; 95% CI, 0.40–2.07; Figure 5A); the MR estimate was also imprecise (1.90; 0.69–5.25). In separate cohort models, TR improvement accompanied RA reduction (OR per 5 mm, 2.92; 95% CI, 1.88–4.52), but not LA reduction. MR improvement accompanied reduction of both atria. The MR–TR response OR remained 4.05 after baseline-factor and SR adjustment, then fell to 2.63 after atrial-change adjustment (95% CI, 0.93–7.41;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74B0B3D7"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lastRenderedPageBreak/>
        <w:t xml:space="preserve">In persistent AF, 335/501 procedures (66.9%) were in SR near the 1-month TTE. SR accompanied TR improvement (OR, 5.81; 95% CI, 3.62–9.33) and MR improvement (2.64; 1.60–4.34; Figure 5A). In separate cohort models, TR improvement accompanied RA reduction (OR per 5 mm, 2.54; 95% CI, 1.96–3.30), but not clearly LA reduction. MR improvement again accompanied reduction of both atria. The MR–TR response OR was 4.01 after baseline-factor and SR adjustment, then 2.82 after atrial-change adjustment (95% CI, 1.42–5.61; Supplementary Table S</w:t>
      </w:r>
      <w:r>
        <w:rPr>
          <w:rFonts w:ascii="Times New Roman" w:eastAsia="Times New Roman" w:hAnsi="Times New Roman" w:cs="Times New Roman"/>
          <w:color w:val="1B1C1D"/>
          <w:kern w:val="0"/>
          <w:lang w:bidi="ar"/>
        </w:rPr>
        <w:lastRenderedPageBreak/>
        <w:t xml:space="preserve">11</w:t>
      </w:r>
      <w:r>
        <w:rPr>
          <w:rFonts w:ascii="Times New Roman" w:eastAsia="Times New Roman" w:hAnsi="Times New Roman" w:cs="Times New Roman"/>
          <w:color w:val="1B1C1D"/>
          <w:kern w:val="0"/>
          <w:lang w:bidi="ar"/>
        </w:rPr>
        <w:lastRenderedPageBreak/>
        <w:t xml:space="preserve">).</w:t>
      </w:r>
    </w:p>
    <w:p w14:paraId="39F0454E" w14:textId="77777777" w:rsidR="00891D03" w:rsidRDefault="00000000">
      <w:r>
        <w:rPr>
          <w:rFonts w:ascii="Times New Roman" w:eastAsia="Times New Roman" w:hAnsi="Times New Roman" w:cs="Times New Roman"/>
          <w:color w:val="1B1C1D"/>
          <w:kern w:val="0"/>
          <w:lang w:bidi="ar"/>
        </w:rPr>
        <w:t xml:space="preserve">SR–TR associations differed by AF type (interaction p&lt;0.001), whereas SR–MR associations did not (p=0.56). Overall, SR accompanied joint and TR-only improvement, but not clearly MR-only improvement (Figure 5B). Joint improvement rose from 15.1% to 56.3% across tertiles of biatrial reduction, while discordance remained at </w:t>
      </w:r>
      <w:r>
        <w:rPr>
          <w:rFonts w:ascii="Times New Roman" w:eastAsia="Times New Roman" w:hAnsi="Times New Roman" w:cs="Times New Roman"/>
          <w:color w:val="1B1C1D"/>
          <w:kern w:val="0"/>
          <w:lang w:bidi="ar"/>
        </w:rPr>
        <w:t>28.6–39.3% (Figure 5E).</w:t>
      </w:r>
      <w:r>
        <w:rPr>
          <w:rFonts w:ascii="Times New Roman" w:eastAsia="Times New Roman" w:hAnsi="Times New Roman" w:cs="Times New Roman"/>
          <w:color w:val="1B1C1D"/>
          <w:kern w:val="0"/>
          <w:lang w:bidi="ar"/>
        </w:rPr>
        <w:t xml:space="preserve"> Overall atrial associations, grade ≥2 analyses, and TRV changes are reported in Figure 5C–D and Supplementary Tables S5 and S</w:t>
      </w:r>
      <w:r>
        <w:rPr>
          <w:rFonts w:ascii="Times New Roman" w:eastAsia="Times New Roman" w:hAnsi="Times New Roman" w:cs="Times New Roman"/>
          <w:color w:val="1B1C1D"/>
          <w:kern w:val="0"/>
          <w:lang w:bidi="ar"/>
        </w:rPr>
        <w:t xml:space="preserve">7</w:t>
      </w:r>
      <w:r>
        <w:rPr>
          <w:rFonts w:ascii="Times New Roman" w:eastAsia="Times New Roman" w:hAnsi="Times New Roman" w:cs="Times New Roman"/>
          <w:color w:val="1B1C1D"/>
          <w:kern w:val="0"/>
          <w:lang w:bidi="ar"/>
        </w:rPr>
        <w:t xml:space="preserve">–S</w:t>
      </w:r>
      <w:r>
        <w:rPr>
          <w:rFonts w:ascii="Times New Roman" w:eastAsia="Times New Roman" w:hAnsi="Times New Roman" w:cs="Times New Roman"/>
          <w:color w:val="1B1C1D"/>
          <w:kern w:val="0"/>
          <w:lang w:bidi="ar"/>
        </w:rPr>
        <w:t xml:space="preserve">9</w:t>
      </w:r>
      <w:r>
        <w:rPr>
          <w:rFonts w:ascii="Times New Roman" w:eastAsia="Times New Roman" w:hAnsi="Times New Roman" w:cs="Times New Roman"/>
          <w:color w:val="1B1C1D"/>
          <w:kern w:val="0"/>
          <w:lang w:bidi="ar"/>
        </w:rPr>
        <w:t xml:space="preserve">.</w:t>
      </w:r>
    </w:p>
    <w:p w14:paraId="519F8119"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0" distR="0" wp14:anchorId="1B349E1A" wp14:editId="4CA21C71">
            <wp:extent cx="5733288" cy="4678697"/>
            <wp:effectExtent l="0" t="0" r="0" b="0"/>
            <wp:docPr id="91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hythm_atrial.png"/>
                    <pic:cNvPicPr/>
                  </pic:nvPicPr>
                  <pic:blipFill>
                    <a:blip r:embed="rId16"/>
                    <a:stretch>
                      <a:fillRect/>
                    </a:stretch>
                  </pic:blipFill>
                  <pic:spPr>
                    <a:xfrm>
                      <a:off x="0" y="0"/>
                      <a:ext cx="5733288" cy="4678697"/>
                    </a:xfrm>
                    <a:prstGeom prst="rect">
                      <a:avLst/>
                    </a:prstGeom>
                  </pic:spPr>
                </pic:pic>
              </a:graphicData>
            </a:graphic>
          </wp:inline>
        </w:drawing>
      </w:r>
    </w:p>
    <w:p w14:paraId="6F288C06"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Figure 5. Sinus rhythm, atrial remodeling, and 1-month MR and TR improvement.</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098"/>
        <w:gridCol w:w="852"/>
        <w:gridCol w:w="1586"/>
        <w:gridCol w:w="1408"/>
        <w:gridCol w:w="2298"/>
      </w:tblGrid>
    </w:tbl>
    <w:p w14:paraId="3F13548D" w14:textId="77777777" w:rsidR="00EB4A39" w:rsidRPr="00A07A84" w:rsidRDefault="00000000" w:rsidP="00A07A84">
      <w:pPr>
        <w:pStyle w:val="3"/>
        <w:keepNext/>
        <w:widowControl/>
        <w:spacing w:beforeAutospacing="0" w:afterAutospacing="0"/>
        <w:rPr>
          <w:rFonts w:hint="default"/>
          <w:color w:val="000000"/>
        </w:rPr>
      </w:pPr>
      <w:r w:rsidRPr="00A07A84">
        <w:rPr>
          <w:color w:val="000000"/>
        </w:rPr>
        <w:t xml:space="preserve">One-year trajectories </w:t>
      </w:r>
    </w:p>
    <w:p w14:paraId="639F8069" w14:textId="77777777" w:rsidR="00EB4A39" w:rsidRDefault="00000000">
      <w:r>
        <w:rPr>
          <w:rFonts w:ascii="Times New Roman" w:eastAsia="Times New Roman" w:hAnsi="Times New Roman" w:cs="Times New Roman"/>
          <w:color w:val="1B1C1D"/>
          <w:kern w:val="0"/>
          <w:lang w:bidi="ar"/>
        </w:rPr>
        <w:t>Clinically indicated TTE at approximately 1 year was available for 155 MR and 219 TR series. Early improvement persisted in 58/71 MR (81.7%) and 102/118 TR series (86.4%); delayed improvement occurred in 26/84 (31.0%) and 37/101 (36.6%), respectively (</w:t>
      </w:r>
      <w:r>
        <w:rPr>
          <w:rFonts w:ascii="Times New Roman" w:eastAsia="Times New Roman" w:hAnsi="Times New Roman" w:cs="Times New Roman"/>
          <w:color w:val="1B1C1D"/>
          <w:kern w:val="0"/>
          <w:lang w:bidi="ar"/>
        </w:rPr>
        <w:t xml:space="preserve">Figure 2E; </w:t>
      </w:r>
      <w:r>
        <w:rPr>
          <w:rFonts w:ascii="Times New Roman" w:eastAsia="Times New Roman" w:hAnsi="Times New Roman" w:cs="Times New Roman"/>
          <w:color w:val="1B1C1D"/>
          <w:kern w:val="0"/>
          <w:lang w:bidi="ar"/>
        </w:rPr>
        <w:t xml:space="preserve">Supplementary Table S</w:t>
      </w:r>
      <w:r>
        <w:rPr>
          <w:rFonts w:ascii="Times New Roman" w:eastAsia="Times New Roman" w:hAnsi="Times New Roman" w:cs="Times New Roman"/>
          <w:color w:val="1B1C1D"/>
          <w:kern w:val="0"/>
          <w:lang w:bidi="ar"/>
        </w:rPr>
        <w:t xml:space="preserve">10</w:t>
      </w:r>
      <w:r>
        <w:rPr>
          <w:rFonts w:ascii="Times New Roman" w:eastAsia="Times New Roman" w:hAnsi="Times New Roman" w:cs="Times New Roman"/>
          <w:color w:val="1B1C1D"/>
          <w:kern w:val="0"/>
          <w:lang w:bidi="ar"/>
        </w:rPr>
        <w:t xml:space="preserve">).</w:t>
      </w:r>
    </w:p>
    <w:p w14:paraId="790E1827" w14:textId="77777777" w:rsidR="00EB4A39" w:rsidRDefault="00000000">
      <w:r>
        <w:rPr>
          <w:rFonts w:ascii="Times New Roman" w:eastAsia="Times New Roman" w:hAnsi="Times New Roman" w:cs="Times New Roman"/>
          <w:color w:val="1B1C1D"/>
          <w:kern w:val="0"/>
          <w:lang w:bidi="ar"/>
        </w:rPr>
        <w:t xml:space="preserve">In paroxysmal AF, early improvement persisted at 1 year in 20/27 MR series (74.1%) and 29/35 TR series (82.9%). Both valves remained improved in 6/10 procedures with early joint improvement (60.0%;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2CC19278" w14:textId="77777777" w:rsidR="00EB4A39" w:rsidRDefault="00000000">
      <w:r>
        <w:rPr>
          <w:rFonts w:ascii="Times New Roman" w:eastAsia="Times New Roman" w:hAnsi="Times New Roman" w:cs="Times New Roman"/>
          <w:color w:val="1B1C1D"/>
          <w:kern w:val="0"/>
          <w:lang w:bidi="ar"/>
        </w:rPr>
        <w:t xml:space="preserve">In persistent AF, early improvement persisted in 38/44 MR series (86.4%) and 73/83 TR series (88.0%). Both remained improved in 28/31 procedures with early joint improvement (90.3%). </w:t>
      </w:r>
      <w:r>
        <w:rPr>
          <w:rFonts w:ascii="Times New Roman" w:eastAsia="Times New Roman" w:hAnsi="Times New Roman" w:cs="Times New Roman"/>
          <w:color w:val="1B1C1D"/>
          <w:kern w:val="0"/>
          <w:lang w:bidi="ar"/>
        </w:rPr>
        <w:lastRenderedPageBreak/>
        <w:t xml:space="preserve">Overall, late joint improvement occurred in 34/41 procedures with early joint improvement versus 7/37 with neither initially improved (Figure </w:t>
      </w:r>
      <w:r>
        <w:rPr>
          <w:rFonts w:ascii="Times New Roman" w:eastAsia="Times New Roman" w:hAnsi="Times New Roman" w:cs="Times New Roman"/>
          <w:color w:val="1B1C1D"/>
          <w:kern w:val="0"/>
          <w:lang w:bidi="ar"/>
        </w:rPr>
        <w:t>2F</w:t>
      </w:r>
      <w:r>
        <w:rPr>
          <w:rFonts w:ascii="Times New Roman" w:eastAsia="Times New Roman" w:hAnsi="Times New Roman" w:cs="Times New Roman"/>
          <w:color w:val="1B1C1D"/>
          <w:kern w:val="0"/>
          <w:lang w:bidi="ar"/>
        </w:rPr>
        <w:t>).</w:t>
      </w:r>
    </w:p>
    <w:p w14:paraId="191CDAA4" w14:textId="77777777" w:rsidR="00870F3C" w:rsidRDefault="00000000">
      <w:pPr>
        <w:pStyle w:val="2"/>
        <w:keepNext/>
        <w:widowControl/>
        <w:spacing w:beforeAutospacing="0" w:afterAutospacing="0"/>
        <w:rPr>
          <w:rFonts w:hint="default"/>
          <w:color w:val="1B1C1D"/>
        </w:rPr>
      </w:pPr>
      <w:r>
        <w:rPr>
          <w:rFonts w:hint="default"/>
          <w:color w:val="000000"/>
        </w:rPr>
        <w:t>Discussion</w:t>
      </w:r>
    </w:p>
    <w:p w14:paraId="02FC7F47" w14:textId="77777777" w:rsidR="00870F3C" w:rsidRDefault="00000000">
      <w:pPr>
        <w:widowControl/>
        <w:rPr>
          <w:rFonts w:eastAsia="宋体"/>
          <w:color w:val="1B1C1D"/>
          <w:lang w:bidi="ar"/>
        </w:rPr>
      </w:pPr>
      <w:del w:id="91355" w:author="Claude (E30 修订)" w:date="2026-10-09T12:00:00Z">
        <w:r>
          <w:rPr>
            <w:rFonts w:ascii="Times New Roman" w:hAnsi="Times New Roman"/>
            <w:color w:val="1B1C1D"/>
          </w:rPr>
          <w:delText xml:space="preserve">Parallel analyses in paroxysmal and persistent AF identified excess joint MR/TR improvement alongside frequent discordance. Individual-valve improvement occurred in isolated and combined disease, with no clear adjusted difference between phenotypes. Shared and valve-specific baseline associations, followed by differing rhythm and atrial associations, placed the joint response pattern in clinical context. The moderate-or-greater analyses showed why each valve’s residual severity matters even when its grade decreases.</w:delText>
        </w:r>
      </w:del>
      <w:ins w:id="91356" w:author="Claude (E30 修订)" w:date="2026-10-09T12:00:00Z">
        <w:r>
          <w:rPr>
            <w:rFonts w:ascii="Times New Roman" w:hAnsi="Times New Roman"/>
            <w:color w:val="1B1C1D"/>
          </w:rPr>
          <w:t xml:space="preserve">In patients undergoing AF ablation, about half had functional MR or TR before the procedure and one in five had both. After ablation, the two valves tended to improve together beyond chance in both paroxysmal and persistent AF, consistent with a shared atrial substrate. Patients with higher BMI and smaller atria were more likely to improve in both valves, whereas with a larger LA, improvement was more often confined to one valve. The joint state at 1 month anticipated the course at about 1 year.</w:t>
        </w:r>
      </w:ins>
    </w:p>
    <w:p w14:paraId="2BAB7506" w14:textId="77777777" w:rsidR="00870F3C" w:rsidRDefault="00000000">
      <w:pPr>
        <w:pStyle w:val="3"/>
        <w:keepNext/>
        <w:widowControl/>
        <w:rPr>
          <w:rFonts w:eastAsia="sans-serif" w:hint="default"/>
          <w:color w:val="1B1C1D"/>
          <w:lang w:bidi="ar"/>
        </w:rPr>
      </w:pPr>
      <w:del w:id="91357" w:author="Claude (E30 修订)" w:date="2026-10-09T12:00:00Z">
        <w:r>
          <w:rPr>
            <w:color w:val="1B1C1D"/>
            <w:lang w:bidi="ar"/>
          </w:rPr>
          <w:delText xml:space="preserve">Shared response patterns across AF types</w:delText>
        </w:r>
      </w:del>
      <w:ins w:id="91358" w:author="Claude (E30 修订)" w:date="2026-10-09T12:00:00Z">
        <w:r>
          <w:rPr>
            <w:color w:val="1B1C1D"/>
            <w:lang w:bidi="ar"/>
          </w:rPr>
          <w:t xml:space="preserve">Regurgitation burden before ablation</w:t>
        </w:r>
      </w:ins>
    </w:p>
    <w:p w14:paraId="6BB543CB" w14:textId="77777777" w:rsidR="00870F3C" w:rsidRDefault="00000000">
      <w:pPr>
        <w:rPr>
          <w:rFonts w:ascii="Times New Roman" w:eastAsia="sans-serif" w:hAnsi="Times New Roman" w:cs="Times New Roman"/>
          <w:color w:val="1B1C1D"/>
          <w:kern w:val="0"/>
          <w:lang w:bidi="ar"/>
        </w:rPr>
      </w:pPr>
      <w:del w:id="91359" w:author="Claude (E30 修订)" w:date="2026-10-09T12:00:00Z">
        <w:r>
          <w:rPr>
            <w:rFonts w:ascii="Times New Roman" w:eastAsia="Times New Roman" w:hAnsi="Times New Roman" w:cs="Times New Roman"/>
            <w:color w:val="1B1C1D"/>
            <w:kern w:val="0"/>
            <w:lang w:bidi="ar"/>
          </w:rPr>
          <w:delText xml:space="preserve">The</w:delText>
        </w:r>
      </w:del>
      <w:ins w:id="91360" w:author="Claude (E30 修订)" w:date="2026-10-09T12:00:00Z">
        <w:r>
          <w:rPr>
            <w:rFonts w:ascii="Times New Roman" w:eastAsia="Times New Roman" w:hAnsi="Times New Roman" w:cs="Times New Roman"/>
            <w:color w:val="1B1C1D"/>
            <w:kern w:val="0"/>
            <w:lang w:bidi="ar"/>
          </w:rPr>
          <w:t xml:space="preserve">Among</w:t>
        </w:r>
      </w:ins>
      <w:r>
        <w:rPr>
          <w:rFonts w:ascii="Times New Roman" w:eastAsia="Times New Roman" w:hAnsi="Times New Roman" w:cs="Times New Roman"/>
          <w:color w:val="1B1C1D"/>
          <w:kern w:val="0"/>
          <w:lang w:bidi="ar"/>
        </w:rPr>
        <w:t xml:space="preserve"> </w:t>
      </w:r>
      <w:del w:id="91361" w:author="Claude (E30 修订)" w:date="2026-10-09T12:00:00Z">
        <w:r>
          <w:rPr>
            <w:rFonts w:ascii="Times New Roman" w:eastAsia="Times New Roman" w:hAnsi="Times New Roman" w:cs="Times New Roman"/>
            <w:color w:val="1B1C1D"/>
            <w:kern w:val="0"/>
            <w:lang w:bidi="ar"/>
          </w:rPr>
          <w:delText xml:space="preserve">2</w:delText>
        </w:r>
      </w:del>
      <w:ins w:id="91362" w:author="Claude (E30 修订)" w:date="2026-10-09T12:00:00Z">
        <w:r>
          <w:rPr>
            <w:rFonts w:ascii="Times New Roman" w:eastAsia="Times New Roman" w:hAnsi="Times New Roman" w:cs="Times New Roman"/>
            <w:color w:val="1B1C1D"/>
            <w:kern w:val="0"/>
            <w:lang w:bidi="ar"/>
          </w:rPr>
          <w:t xml:space="preserve">3</w:t>
        </w:r>
      </w:ins>
      <w:r>
        <w:rPr>
          <w:rFonts w:ascii="Times New Roman" w:eastAsia="Times New Roman" w:hAnsi="Times New Roman" w:cs="Times New Roman"/>
          <w:color w:val="1B1C1D"/>
          <w:kern w:val="0"/>
          <w:lang w:bidi="ar"/>
        </w:rPr>
        <w:t xml:space="preserve">,</w:t>
      </w:r>
      <w:del w:id="91363" w:author="Claude (E30 修订)" w:date="2026-10-09T12:00:00Z">
        <w:r>
          <w:rPr>
            <w:rFonts w:ascii="Times New Roman" w:eastAsia="Times New Roman" w:hAnsi="Times New Roman" w:cs="Times New Roman"/>
            <w:color w:val="1B1C1D"/>
            <w:kern w:val="0"/>
            <w:lang w:bidi="ar"/>
          </w:rPr>
          <w:delText xml:space="preserve">322-patient</w:delText>
        </w:r>
      </w:del>
      <w:ins w:id="91364" w:author="Claude (E30 修订)" w:date="2026-10-09T12:00:00Z">
        <w:r>
          <w:rPr>
            <w:rFonts w:ascii="Times New Roman" w:eastAsia="Times New Roman" w:hAnsi="Times New Roman" w:cs="Times New Roman"/>
            <w:color w:val="1B1C1D"/>
            <w:kern w:val="0"/>
            <w:lang w:bidi="ar"/>
          </w:rPr>
          <w:t xml:space="preserve">045 patients with an in-hospital</w:t>
        </w:r>
      </w:ins>
      <w:r>
        <w:rPr>
          <w:rFonts w:ascii="Times New Roman" w:eastAsia="Times New Roman" w:hAnsi="Times New Roman" w:cs="Times New Roman"/>
          <w:color w:val="1B1C1D"/>
          <w:kern w:val="0"/>
          <w:lang w:bidi="ar"/>
        </w:rPr>
        <w:t xml:space="preserve"> baseline </w:t>
      </w:r>
      <w:del w:id="91365" w:author="Claude (E30 修订)" w:date="2026-10-09T12:00:00Z">
        <w:r>
          <w:rPr>
            <w:rFonts w:ascii="Times New Roman" w:eastAsia="Times New Roman" w:hAnsi="Times New Roman" w:cs="Times New Roman"/>
            <w:color w:val="1B1C1D"/>
            <w:kern w:val="0"/>
            <w:lang w:bidi="ar"/>
          </w:rPr>
          <w:delText xml:space="preserve">phenotype</w:delText>
        </w:r>
      </w:del>
      <w:ins w:id="91366" w:author="Claude (E30 修订)" w:date="2026-10-09T12:00:00Z">
        <w:r>
          <w:rPr>
            <w:rFonts w:ascii="Times New Roman" w:eastAsia="Times New Roman" w:hAnsi="Times New Roman" w:cs="Times New Roman"/>
            <w:color w:val="1B1C1D"/>
            <w:kern w:val="0"/>
            <w:lang w:bidi="ar"/>
          </w:rPr>
          <w:t xml:space="preserve">TTE</w:t>
        </w:r>
      </w:ins>
      <w:r>
        <w:rPr>
          <w:rFonts w:ascii="Times New Roman" w:eastAsia="Times New Roman" w:hAnsi="Times New Roman" w:cs="Times New Roman"/>
          <w:color w:val="1B1C1D"/>
          <w:kern w:val="0"/>
          <w:lang w:bidi="ar"/>
        </w:rPr>
        <w:t xml:space="preserve"> </w:t>
      </w:r>
      <w:del w:id="91367" w:author="Claude (E30 修订)" w:date="2026-10-09T12:00:00Z">
        <w:r>
          <w:rPr>
            <w:rFonts w:ascii="Times New Roman" w:eastAsia="Times New Roman" w:hAnsi="Times New Roman" w:cs="Times New Roman"/>
            <w:color w:val="1B1C1D"/>
            <w:kern w:val="0"/>
            <w:lang w:bidi="ar"/>
          </w:rPr>
          <w:delText xml:space="preserve">cohort</w:delText>
        </w:r>
      </w:del>
      <w:ins w:id="91368" w:author="Claude (E30 修订)" w:date="2026-10-09T12:00:00Z">
        <w:r>
          <w:rPr>
            <w:rFonts w:ascii="Times New Roman" w:eastAsia="Times New Roman" w:hAnsi="Times New Roman" w:cs="Times New Roman"/>
            <w:color w:val="1B1C1D"/>
            <w:kern w:val="0"/>
            <w:lang w:bidi="ar"/>
          </w:rPr>
          <w:t xml:space="preserve">report,</w:t>
        </w:r>
      </w:ins>
      <w:r>
        <w:rPr>
          <w:rFonts w:ascii="Times New Roman" w:eastAsia="Times New Roman" w:hAnsi="Times New Roman" w:cs="Times New Roman"/>
          <w:color w:val="1B1C1D"/>
          <w:kern w:val="0"/>
          <w:lang w:bidi="ar"/>
        </w:rPr>
        <w:t xml:space="preserve"> </w:t>
      </w:r>
      <w:del w:id="91369" w:author="Claude (E30 修订)" w:date="2026-10-09T12:00:00Z">
        <w:r>
          <w:rPr>
            <w:rFonts w:ascii="Times New Roman" w:eastAsia="Times New Roman" w:hAnsi="Times New Roman" w:cs="Times New Roman"/>
            <w:color w:val="1B1C1D"/>
            <w:kern w:val="0"/>
            <w:lang w:bidi="ar"/>
          </w:rPr>
          <w:delText xml:space="preserve">described</w:delText>
        </w:r>
      </w:del>
      <w:ins w:id="91370" w:author="Claude (E30 修订)" w:date="2026-10-09T12:00:00Z">
        <w:r>
          <w:rPr>
            <w:rFonts w:ascii="Times New Roman" w:eastAsia="Times New Roman" w:hAnsi="Times New Roman" w:cs="Times New Roman"/>
            <w:color w:val="1B1C1D"/>
            <w:kern w:val="0"/>
            <w:lang w:bidi="ar"/>
          </w:rPr>
          <w:t xml:space="preserve">51.6%</w:t>
        </w:r>
      </w:ins>
      <w:r>
        <w:rPr>
          <w:rFonts w:ascii="Times New Roman" w:eastAsia="Times New Roman" w:hAnsi="Times New Roman" w:cs="Times New Roman"/>
          <w:color w:val="1B1C1D"/>
          <w:kern w:val="0"/>
          <w:lang w:bidi="ar"/>
        </w:rPr>
        <w:t xml:space="preserve"> </w:t>
      </w:r>
      <w:del w:id="91371" w:author="Claude (E30 修订)" w:date="2026-10-09T12:00:00Z">
        <w:r>
          <w:rPr>
            <w:rFonts w:ascii="Times New Roman" w:eastAsia="Times New Roman" w:hAnsi="Times New Roman" w:cs="Times New Roman"/>
            <w:color w:val="1B1C1D"/>
            <w:kern w:val="0"/>
            <w:lang w:bidi="ar"/>
          </w:rPr>
          <w:delText xml:space="preserve">the</w:delText>
        </w:r>
      </w:del>
      <w:ins w:id="91372" w:author="Claude (E30 修订)" w:date="2026-10-09T12:00:00Z">
        <w:r>
          <w:rPr>
            <w:rFonts w:ascii="Times New Roman" w:eastAsia="Times New Roman" w:hAnsi="Times New Roman" w:cs="Times New Roman"/>
            <w:color w:val="1B1C1D"/>
            <w:kern w:val="0"/>
            <w:lang w:bidi="ar"/>
          </w:rPr>
          <w:t xml:space="preserve">had</w:t>
        </w:r>
      </w:ins>
      <w:r>
        <w:rPr>
          <w:rFonts w:ascii="Times New Roman" w:eastAsia="Times New Roman" w:hAnsi="Times New Roman" w:cs="Times New Roman"/>
          <w:color w:val="1B1C1D"/>
          <w:kern w:val="0"/>
          <w:lang w:bidi="ar"/>
        </w:rPr>
        <w:t xml:space="preserve"> </w:t>
      </w:r>
      <w:del w:id="91373" w:author="Claude (E30 修订)" w:date="2026-10-09T12:00:00Z">
        <w:r>
          <w:rPr>
            <w:rFonts w:ascii="Times New Roman" w:eastAsia="Times New Roman" w:hAnsi="Times New Roman" w:cs="Times New Roman"/>
            <w:color w:val="1B1C1D"/>
            <w:kern w:val="0"/>
            <w:lang w:bidi="ar"/>
          </w:rPr>
          <w:delText xml:space="preserve">distribution</w:delText>
        </w:r>
      </w:del>
      <w:ins w:id="91374" w:author="Claude (E30 修订)" w:date="2026-10-09T12:00:00Z">
        <w:r>
          <w:rPr>
            <w:rFonts w:ascii="Times New Roman" w:eastAsia="Times New Roman" w:hAnsi="Times New Roman" w:cs="Times New Roman"/>
            <w:color w:val="1B1C1D"/>
            <w:kern w:val="0"/>
            <w:lang w:bidi="ar"/>
          </w:rPr>
          <w:t xml:space="preserve">MR</w:t>
        </w:r>
      </w:ins>
      <w:r>
        <w:rPr>
          <w:rFonts w:ascii="Times New Roman" w:eastAsia="Times New Roman" w:hAnsi="Times New Roman" w:cs="Times New Roman"/>
          <w:color w:val="1B1C1D"/>
          <w:kern w:val="0"/>
          <w:lang w:bidi="ar"/>
        </w:rPr>
        <w:t xml:space="preserve"> </w:t>
      </w:r>
      <w:del w:id="91375" w:author="Claude (E30 修订)" w:date="2026-10-09T12:00:00Z">
        <w:r>
          <w:rPr>
            <w:rFonts w:ascii="Times New Roman" w:eastAsia="Times New Roman" w:hAnsi="Times New Roman" w:cs="Times New Roman"/>
            <w:color w:val="1B1C1D"/>
            <w:kern w:val="0"/>
            <w:lang w:bidi="ar"/>
          </w:rPr>
          <w:delText xml:space="preserve">of</w:delText>
        </w:r>
      </w:del>
      <w:ins w:id="91376" w:author="Claude (E30 修订)" w:date="2026-10-09T12:00:00Z">
        <w:r>
          <w:rPr>
            <w:rFonts w:ascii="Times New Roman" w:eastAsia="Times New Roman" w:hAnsi="Times New Roman" w:cs="Times New Roman"/>
            <w:color w:val="1B1C1D"/>
            <w:kern w:val="0"/>
            <w:lang w:bidi="ar"/>
          </w:rPr>
          <w:t xml:space="preserve">and/or</w:t>
        </w:r>
      </w:ins>
      <w:r>
        <w:rPr>
          <w:rFonts w:ascii="Times New Roman" w:eastAsia="Times New Roman" w:hAnsi="Times New Roman" w:cs="Times New Roman"/>
          <w:color w:val="1B1C1D"/>
          <w:kern w:val="0"/>
          <w:lang w:bidi="ar"/>
        </w:rPr>
        <w:t xml:space="preserve"> </w:t>
      </w:r>
      <w:del w:id="91377" w:author="Claude (E30 修订)" w:date="2026-10-09T12:00:00Z">
        <w:r>
          <w:rPr>
            <w:rFonts w:ascii="Times New Roman" w:eastAsia="Times New Roman" w:hAnsi="Times New Roman" w:cs="Times New Roman"/>
            <w:color w:val="1B1C1D"/>
            <w:kern w:val="0"/>
            <w:lang w:bidi="ar"/>
          </w:rPr>
          <w:delText xml:space="preserve">isolated</w:delText>
        </w:r>
      </w:del>
      <w:ins w:id="91378" w:author="Claude (E30 修订)" w:date="2026-10-09T12:00:00Z">
        <w:r>
          <w:rPr>
            <w:rFonts w:ascii="Times New Roman" w:eastAsia="Times New Roman" w:hAnsi="Times New Roman" w:cs="Times New Roman"/>
            <w:color w:val="1B1C1D"/>
            <w:kern w:val="0"/>
            <w:lang w:bidi="ar"/>
          </w:rPr>
          <w:t xml:space="preserve">TR</w:t>
        </w:r>
      </w:ins>
      <w:r>
        <w:rPr>
          <w:rFonts w:ascii="Times New Roman" w:eastAsia="Times New Roman" w:hAnsi="Times New Roman" w:cs="Times New Roman"/>
          <w:color w:val="1B1C1D"/>
          <w:kern w:val="0"/>
          <w:lang w:bidi="ar"/>
        </w:rPr>
        <w:t xml:space="preserve"> and </w:t>
      </w:r>
      <w:del w:id="91379" w:author="Claude (E30 修订)" w:date="2026-10-09T12:00:00Z">
        <w:r>
          <w:rPr>
            <w:rFonts w:ascii="Times New Roman" w:eastAsia="Times New Roman" w:hAnsi="Times New Roman" w:cs="Times New Roman"/>
            <w:color w:val="1B1C1D"/>
            <w:kern w:val="0"/>
            <w:lang w:bidi="ar"/>
          </w:rPr>
          <w:delText xml:space="preserve">combined</w:delText>
        </w:r>
      </w:del>
      <w:ins w:id="91380" w:author="Claude (E30 修订)" w:date="2026-10-09T12:00:00Z">
        <w:r>
          <w:rPr>
            <w:rFonts w:ascii="Times New Roman" w:eastAsia="Times New Roman" w:hAnsi="Times New Roman" w:cs="Times New Roman"/>
            <w:color w:val="1B1C1D"/>
            <w:kern w:val="0"/>
            <w:lang w:bidi="ar"/>
          </w:rPr>
          <w:t xml:space="preserve">21.8%</w:t>
        </w:r>
      </w:ins>
      <w:r>
        <w:rPr>
          <w:rFonts w:ascii="Times New Roman" w:eastAsia="Times New Roman" w:hAnsi="Times New Roman" w:cs="Times New Roman"/>
          <w:color w:val="1B1C1D"/>
          <w:kern w:val="0"/>
          <w:lang w:bidi="ar"/>
        </w:rPr>
        <w:t xml:space="preserve"> </w:t>
      </w:r>
      <w:del w:id="91381" w:author="Claude (E30 修订)" w:date="2026-10-09T12:00:00Z">
        <w:r>
          <w:rPr>
            <w:rFonts w:ascii="Times New Roman" w:eastAsia="Times New Roman" w:hAnsi="Times New Roman" w:cs="Times New Roman"/>
            <w:color w:val="1B1C1D"/>
            <w:kern w:val="0"/>
            <w:lang w:bidi="ar"/>
          </w:rPr>
          <w:delText xml:space="preserve">regurgitation</w:delText>
        </w:r>
      </w:del>
      <w:ins w:id="91382" w:author="Claude (E30 修订)" w:date="2026-10-09T12:00:00Z">
        <w:r>
          <w:rPr>
            <w:rFonts w:ascii="Times New Roman" w:eastAsia="Times New Roman" w:hAnsi="Times New Roman" w:cs="Times New Roman"/>
            <w:color w:val="1B1C1D"/>
            <w:kern w:val="0"/>
            <w:lang w:bidi="ar"/>
          </w:rPr>
          <w:t xml:space="preserve">had</w:t>
        </w:r>
      </w:ins>
      <w:r>
        <w:rPr>
          <w:rFonts w:ascii="Times New Roman" w:eastAsia="Times New Roman" w:hAnsi="Times New Roman" w:cs="Times New Roman"/>
          <w:color w:val="1B1C1D"/>
          <w:kern w:val="0"/>
          <w:lang w:bidi="ar"/>
        </w:rPr>
        <w:t xml:space="preserve"> </w:t>
      </w:r>
      <w:del w:id="91383" w:author="Claude (E30 修订)" w:date="2026-10-09T12:00:00Z">
        <w:r>
          <w:rPr>
            <w:rFonts w:ascii="Times New Roman" w:eastAsia="Times New Roman" w:hAnsi="Times New Roman" w:cs="Times New Roman"/>
            <w:color w:val="1B1C1D"/>
            <w:kern w:val="0"/>
            <w:lang w:bidi="ar"/>
          </w:rPr>
          <w:delText xml:space="preserve">among</w:delText>
        </w:r>
      </w:del>
      <w:ins w:id="91384" w:author="Claude (E30 修订)" w:date="2026-10-09T12:00:00Z">
        <w:r>
          <w:rPr>
            <w:rFonts w:ascii="Times New Roman" w:eastAsia="Times New Roman" w:hAnsi="Times New Roman" w:cs="Times New Roman"/>
            <w:color w:val="1B1C1D"/>
            <w:kern w:val="0"/>
            <w:lang w:bidi="ar"/>
          </w:rPr>
          <w:t xml:space="preserve">both.</w:t>
        </w:r>
      </w:ins>
      <w:r>
        <w:rPr>
          <w:rFonts w:ascii="Times New Roman" w:eastAsia="Times New Roman" w:hAnsi="Times New Roman" w:cs="Times New Roman"/>
          <w:color w:val="1B1C1D"/>
          <w:kern w:val="0"/>
          <w:lang w:bidi="ar"/>
        </w:rPr>
        <w:t xml:space="preserve"> </w:t>
      </w:r>
      <w:del w:id="91385" w:author="Claude (E30 修订)" w:date="2026-10-09T12:00:00Z">
        <w:r>
          <w:rPr>
            <w:rFonts w:ascii="Times New Roman" w:eastAsia="Times New Roman" w:hAnsi="Times New Roman" w:cs="Times New Roman"/>
            <w:color w:val="1B1C1D"/>
            <w:kern w:val="0"/>
            <w:lang w:bidi="ar"/>
          </w:rPr>
          <w:delText xml:space="preserve">ablation candidates: combined</w:delText>
        </w:r>
      </w:del>
      <w:ins w:id="91386" w:author="Claude (E30 修订)" w:date="2026-10-09T12:00:00Z">
        <w:r>
          <w:rPr>
            <w:rFonts w:ascii="Times New Roman" w:eastAsia="Times New Roman" w:hAnsi="Times New Roman" w:cs="Times New Roman"/>
            <w:color w:val="1B1C1D"/>
            <w:kern w:val="0"/>
            <w:lang w:bidi="ar"/>
          </w:rPr>
          <w:t xml:space="preserve">Combined</w:t>
        </w:r>
      </w:ins>
      <w:r>
        <w:rPr>
          <w:rFonts w:ascii="Times New Roman" w:eastAsia="Times New Roman" w:hAnsi="Times New Roman" w:cs="Times New Roman"/>
          <w:color w:val="1B1C1D"/>
          <w:kern w:val="0"/>
          <w:lang w:bidi="ar"/>
        </w:rPr>
        <w:t xml:space="preserve"> regurgitation was </w:t>
      </w:r>
      <w:del w:id="91387" w:author="Claude (E30 修订)" w:date="2026-10-09T12:00:00Z">
        <w:r>
          <w:rPr>
            <w:rFonts w:ascii="Times New Roman" w:eastAsia="Times New Roman" w:hAnsi="Times New Roman" w:cs="Times New Roman"/>
            <w:color w:val="1B1C1D"/>
            <w:kern w:val="0"/>
            <w:lang w:bidi="ar"/>
          </w:rPr>
          <w:delText xml:space="preserve">more</w:delText>
        </w:r>
      </w:del>
      <w:ins w:id="91388" w:author="Claude (E30 修订)" w:date="2026-10-09T12:00:00Z">
        <w:r>
          <w:rPr>
            <w:rFonts w:ascii="Times New Roman" w:eastAsia="Times New Roman" w:hAnsi="Times New Roman" w:cs="Times New Roman"/>
            <w:color w:val="1B1C1D"/>
            <w:kern w:val="0"/>
            <w:lang w:bidi="ar"/>
          </w:rPr>
          <w:t xml:space="preserve">three times as</w:t>
        </w:r>
      </w:ins>
      <w:r>
        <w:rPr>
          <w:rFonts w:ascii="Times New Roman" w:eastAsia="Times New Roman" w:hAnsi="Times New Roman" w:cs="Times New Roman"/>
          <w:color w:val="1B1C1D"/>
          <w:kern w:val="0"/>
          <w:lang w:bidi="ar"/>
        </w:rPr>
        <w:t xml:space="preserve"> frequent in persistent</w:t>
      </w:r>
      <w:ins w:id="91389" w:author="Claude (E30 修订)" w:date="2026-10-09T12:00:00Z">
        <w:r>
          <w:rPr>
            <w:rFonts w:ascii="Times New Roman" w:eastAsia="Times New Roman" w:hAnsi="Times New Roman" w:cs="Times New Roman"/>
            <w:color w:val="1B1C1D"/>
            <w:kern w:val="0"/>
            <w:lang w:bidi="ar"/>
          </w:rPr>
          <w:t xml:space="preserve"> as in paroxysmal</w:t>
        </w:r>
      </w:ins>
      <w:r>
        <w:rPr>
          <w:rFonts w:ascii="Times New Roman" w:eastAsia="Times New Roman" w:hAnsi="Times New Roman" w:cs="Times New Roman"/>
          <w:color w:val="1B1C1D"/>
          <w:kern w:val="0"/>
          <w:lang w:bidi="ar"/>
        </w:rPr>
        <w:t xml:space="preserve"> AF and accompanied greater biatrial enlargement and higher grades. MR–TR co-occurrence remained </w:t>
      </w:r>
      <w:del w:id="91390" w:author="Claude (E30 修订)" w:date="2026-10-09T12:00:00Z">
        <w:r>
          <w:rPr>
            <w:rFonts w:ascii="Times New Roman" w:eastAsia="Times New Roman" w:hAnsi="Times New Roman" w:cs="Times New Roman"/>
            <w:color w:val="1B1C1D"/>
            <w:kern w:val="0"/>
            <w:lang w:bidi="ar"/>
          </w:rPr>
          <w:delText xml:space="preserve">associated </w:delText>
        </w:r>
      </w:del>
      <w:r>
        <w:rPr>
          <w:rFonts w:ascii="Times New Roman" w:eastAsia="Times New Roman" w:hAnsi="Times New Roman" w:cs="Times New Roman"/>
          <w:color w:val="1B1C1D"/>
          <w:kern w:val="0"/>
          <w:lang w:bidi="ar"/>
        </w:rPr>
        <w:t xml:space="preserve">after adjustment</w:t>
      </w:r>
      <w:ins w:id="91391" w:author="Claude (E30 修订)" w:date="2026-10-09T12:00:00Z">
        <w:r>
          <w:rPr>
            <w:rFonts w:ascii="Times New Roman" w:eastAsia="Times New Roman" w:hAnsi="Times New Roman" w:cs="Times New Roman"/>
            <w:color w:val="1B1C1D"/>
            <w:kern w:val="0"/>
            <w:lang w:bidi="ar"/>
          </w:rPr>
          <w:t xml:space="preserve"> for chamber dimensions</w:t>
        </w:r>
      </w:ins>
      <w:r>
        <w:rPr>
          <w:rFonts w:ascii="Times New Roman" w:eastAsia="Times New Roman" w:hAnsi="Times New Roman" w:cs="Times New Roman"/>
          <w:color w:val="1B1C1D"/>
          <w:kern w:val="0"/>
          <w:lang w:bidi="ar"/>
        </w:rPr>
        <w:t xml:space="preserve"> in both AF types, consistent with an atrial substrate.</w:t>
      </w:r>
      <w:r>
        <w:rPr>
          <w:rFonts w:ascii="Times New Roman" w:eastAsia="Times New Roman" w:hAnsi="Times New Roman" w:cs="Times New Roman"/>
          <w:color w:val="1B1C1D"/>
          <w:kern w:val="0"/>
          <w:vertAlign w:val="superscript"/>
          <w:lang w:bidi="ar"/>
        </w:rPr>
        <w:t xml:space="preserve">1,2,7,8</w:t>
      </w:r>
      <w:r>
        <w:rPr>
          <w:rFonts w:ascii="Times New Roman" w:eastAsia="Times New Roman" w:hAnsi="Times New Roman" w:cs="Times New Roman"/>
          <w:color w:val="1B1C1D"/>
          <w:kern w:val="0"/>
          <w:lang w:bidi="ar"/>
        </w:rPr>
        <w:t xml:space="preserve"> These data extend the </w:t>
      </w:r>
      <w:del w:id="91392" w:author="Claude (E30 修订)" w:date="2026-10-09T12:00:00Z">
        <w:r>
          <w:rPr>
            <w:rFonts w:ascii="Times New Roman" w:eastAsia="Times New Roman" w:hAnsi="Times New Roman" w:cs="Times New Roman"/>
            <w:color w:val="1B1C1D"/>
            <w:kern w:val="0"/>
            <w:lang w:bidi="ar"/>
          </w:rPr>
          <w:delText xml:space="preserve">baseline</w:delText>
        </w:r>
      </w:del>
      <w:ins w:id="91393" w:author="Claude (E30 修订)" w:date="2026-10-09T12:00:00Z">
        <w:r>
          <w:rPr>
            <w:rFonts w:ascii="Times New Roman" w:eastAsia="Times New Roman" w:hAnsi="Times New Roman" w:cs="Times New Roman"/>
            <w:color w:val="1B1C1D"/>
            <w:kern w:val="0"/>
            <w:lang w:bidi="ar"/>
          </w:rPr>
          <w:t xml:space="preserve">combined</w:t>
        </w:r>
      </w:ins>
      <w:r>
        <w:rPr>
          <w:rFonts w:ascii="Times New Roman" w:eastAsia="Times New Roman" w:hAnsi="Times New Roman" w:cs="Times New Roman"/>
          <w:color w:val="1B1C1D"/>
          <w:kern w:val="0"/>
          <w:lang w:bidi="ar"/>
        </w:rPr>
        <w:t xml:space="preserve"> phenotype described before cardioversion to a larger ablation population that includes both AF types.</w:t>
      </w:r>
      <w:r>
        <w:rPr>
          <w:rFonts w:ascii="Times New Roman" w:eastAsia="Times New Roman" w:hAnsi="Times New Roman" w:cs="Times New Roman"/>
          <w:color w:val="1B1C1D"/>
          <w:kern w:val="0"/>
          <w:vertAlign w:val="superscript"/>
          <w:lang w:bidi="ar"/>
        </w:rPr>
        <w:t xml:space="preserve">9</w:t>
      </w:r>
      <w:r>
        <w:rPr>
          <w:rFonts w:ascii="Times New Roman" w:eastAsia="Times New Roman" w:hAnsi="Times New Roman" w:cs="Times New Roman"/>
          <w:color w:val="1B1C1D"/>
          <w:kern w:val="0"/>
          <w:lang w:bidi="ar"/>
        </w:rPr>
        <w:t xml:space="preserve"> </w:t>
      </w:r>
      <w:del w:id="91394" w:author="Claude (E30 修订)" w:date="2026-10-09T12:00:00Z">
        <w:r>
          <w:rPr>
            <w:rFonts w:ascii="Times New Roman" w:eastAsia="Times New Roman" w:hAnsi="Times New Roman" w:cs="Times New Roman"/>
            <w:color w:val="1B1C1D"/>
            <w:kern w:val="0"/>
            <w:lang w:bidi="ar"/>
          </w:rPr>
          <w:delText xml:space="preserve">The isolated-versus-combined comparison showed that individual-valve</w:delText>
        </w:r>
      </w:del>
      <w:ins w:id="91395" w:author="Claude (E30 修订)" w:date="2026-10-09T12:00:00Z">
        <w:r>
          <w:rPr>
            <w:rFonts w:ascii="Times New Roman" w:eastAsia="Times New Roman" w:hAnsi="Times New Roman" w:cs="Times New Roman"/>
            <w:color w:val="1B1C1D"/>
            <w:kern w:val="0"/>
            <w:lang w:bidi="ar"/>
          </w:rPr>
          <w:t xml:space="preserve">Individual-valve</w:t>
        </w:r>
      </w:ins>
      <w:r>
        <w:rPr>
          <w:rFonts w:ascii="Times New Roman" w:eastAsia="Times New Roman" w:hAnsi="Times New Roman" w:cs="Times New Roman"/>
          <w:color w:val="1B1C1D"/>
          <w:kern w:val="0"/>
          <w:lang w:bidi="ar"/>
        </w:rPr>
        <w:t xml:space="preserve"> improvement was not confined to combined </w:t>
      </w:r>
      <w:del w:id="91396" w:author="Claude (E30 修订)" w:date="2026-10-09T12:00:00Z">
        <w:r>
          <w:rPr>
            <w:rFonts w:ascii="Times New Roman" w:eastAsia="Times New Roman" w:hAnsi="Times New Roman" w:cs="Times New Roman"/>
            <w:color w:val="1B1C1D"/>
            <w:kern w:val="0"/>
            <w:lang w:bidi="ar"/>
          </w:rPr>
          <w:delText xml:space="preserve">disease. This comparison provided the reference for the within-patient analysis</w:delText>
        </w:r>
      </w:del>
      <w:ins w:id="91397" w:author="Claude (E30 修订)" w:date="2026-10-09T12:00:00Z">
        <w:r>
          <w:rPr>
            <w:rFonts w:ascii="Times New Roman" w:eastAsia="Times New Roman" w:hAnsi="Times New Roman" w:cs="Times New Roman"/>
            <w:color w:val="1B1C1D"/>
            <w:kern w:val="0"/>
            <w:lang w:bidi="ar"/>
          </w:rPr>
          <w:t xml:space="preserve">disease</w:t>
        </w:r>
      </w:ins>
      <w:r>
        <w:rPr>
          <w:rFonts w:ascii="Times New Roman" w:eastAsia="Times New Roman" w:hAnsi="Times New Roman" w:cs="Times New Roman"/>
          <w:color w:val="1B1C1D"/>
          <w:kern w:val="0"/>
          <w:lang w:bidi="ar"/>
        </w:rPr>
        <w:t xml:space="preserve">, </w:t>
      </w:r>
      <w:del w:id="91398" w:author="Claude (E30 修订)" w:date="2026-10-09T12:00:00Z">
        <w:r>
          <w:rPr>
            <w:rFonts w:ascii="Times New Roman" w:eastAsia="Times New Roman" w:hAnsi="Times New Roman" w:cs="Times New Roman"/>
            <w:color w:val="1B1C1D"/>
            <w:kern w:val="0"/>
            <w:lang w:bidi="ar"/>
          </w:rPr>
          <w:delText xml:space="preserve">which</w:delText>
        </w:r>
      </w:del>
      <w:ins w:id="91399" w:author="Claude (E30 修订)" w:date="2026-10-09T12:00:00Z">
        <w:r>
          <w:rPr>
            <w:rFonts w:ascii="Times New Roman" w:eastAsia="Times New Roman" w:hAnsi="Times New Roman" w:cs="Times New Roman"/>
            <w:color w:val="1B1C1D"/>
            <w:kern w:val="0"/>
            <w:lang w:bidi="ar"/>
          </w:rPr>
          <w:t xml:space="preserve">although</w:t>
        </w:r>
      </w:ins>
      <w:r>
        <w:rPr>
          <w:rFonts w:ascii="Times New Roman" w:eastAsia="Times New Roman" w:hAnsi="Times New Roman" w:cs="Times New Roman"/>
          <w:color w:val="1B1C1D"/>
          <w:kern w:val="0"/>
          <w:lang w:bidi="ar"/>
        </w:rPr>
        <w:t xml:space="preserve"> </w:t>
      </w:r>
      <w:del w:id="91400" w:author="Claude (E30 修订)" w:date="2026-10-09T12:00:00Z">
        <w:r>
          <w:rPr>
            <w:rFonts w:ascii="Times New Roman" w:eastAsia="Times New Roman" w:hAnsi="Times New Roman" w:cs="Times New Roman"/>
            <w:color w:val="1B1C1D"/>
            <w:kern w:val="0"/>
            <w:lang w:bidi="ar"/>
          </w:rPr>
          <w:delText xml:space="preserve">asked whether the two responses were associated rather than simply frequent. Nonsignificant</w:delText>
        </w:r>
      </w:del>
      <w:ins w:id="91401" w:author="Claude (E30 修订)" w:date="2026-10-09T12:00:00Z">
        <w:r>
          <w:rPr>
            <w:rFonts w:ascii="Times New Roman" w:eastAsia="Times New Roman" w:hAnsi="Times New Roman" w:cs="Times New Roman"/>
            <w:color w:val="1B1C1D"/>
            <w:kern w:val="0"/>
            <w:lang w:bidi="ar"/>
          </w:rPr>
          <w:t xml:space="preserve">nonsignificant</w:t>
        </w:r>
      </w:ins>
      <w:r>
        <w:rPr>
          <w:rFonts w:ascii="Times New Roman" w:eastAsia="Times New Roman" w:hAnsi="Times New Roman" w:cs="Times New Roman"/>
          <w:color w:val="1B1C1D"/>
          <w:kern w:val="0"/>
          <w:lang w:bidi="ar"/>
        </w:rPr>
        <w:t xml:space="preserve"> phenotype comparisons do not establish equivalence.</w:t>
      </w:r>
    </w:p>
    <w:p w14:paraId="23F6A0B5" w14:textId="77777777" w:rsidR="00870F3C" w:rsidRDefault="00000000">
      <w:pPr>
        <w:pStyle w:val="3"/>
        <w:keepNext/>
        <w:widowControl/>
        <w:rPr>
          <w:rFonts w:eastAsia="sans-serif" w:hint="default"/>
          <w:color w:val="1B1C1D"/>
          <w:lang w:bidi="ar"/>
        </w:rPr>
      </w:pPr>
      <w:r>
        <w:rPr>
          <w:color w:val="1B1C1D"/>
          <w:lang w:bidi="ar"/>
        </w:rPr>
        <w:t xml:space="preserve">Joint improvement and </w:t>
      </w:r>
      <w:del w:id="91402" w:author="Claude (E30 修订)" w:date="2026-10-09T12:00:00Z">
        <w:r>
          <w:rPr>
            <w:color w:val="1B1C1D"/>
            <w:lang w:bidi="ar"/>
          </w:rPr>
          <w:delText xml:space="preserve">valve-specific</w:delText>
        </w:r>
      </w:del>
      <w:ins w:id="91403" w:author="Claude (E30 修订)" w:date="2026-10-09T12:00:00Z">
        <w:r>
          <w:rPr>
            <w:color w:val="1B1C1D"/>
            <w:lang w:bidi="ar"/>
          </w:rPr>
          <w:t xml:space="preserve">a</w:t>
        </w:r>
      </w:ins>
      <w:r>
        <w:rPr>
          <w:color w:val="1B1C1D"/>
          <w:lang w:bidi="ar"/>
        </w:rPr>
        <w:t xml:space="preserve"> </w:t>
      </w:r>
      <w:del w:id="91404" w:author="Claude (E30 修订)" w:date="2026-10-09T12:00:00Z">
        <w:r>
          <w:rPr>
            <w:color w:val="1B1C1D"/>
            <w:lang w:bidi="ar"/>
          </w:rPr>
          <w:delText xml:space="preserve">variation</w:delText>
        </w:r>
      </w:del>
      <w:ins w:id="91405" w:author="Claude (E30 修订)" w:date="2026-10-09T12:00:00Z">
        <w:r>
          <w:rPr>
            <w:color w:val="1B1C1D"/>
            <w:lang w:bidi="ar"/>
          </w:rPr>
          <w:t xml:space="preserve">shared atrial substrate</w:t>
        </w:r>
      </w:ins>
    </w:p>
    <w:p w14:paraId="4780110D" w14:textId="77777777" w:rsidR="00870F3C" w:rsidRDefault="00000000">
      <w:pPr>
        <w:rPr>
          <w:rFonts w:ascii="Times New Roman" w:eastAsia="sans-serif" w:hAnsi="Times New Roman" w:cs="Times New Roman"/>
          <w:color w:val="1B1C1D"/>
          <w:kern w:val="0"/>
          <w:lang w:bidi="ar"/>
        </w:rPr>
      </w:pPr>
      <w:del w:id="91406" w:author="Claude (E30 修订)" w:date="2026-10-09T12:00:00Z">
        <w:r>
          <w:rPr>
            <w:rFonts w:ascii="Times New Roman" w:eastAsia="Times New Roman" w:hAnsi="Times New Roman" w:cs="Times New Roman"/>
            <w:color w:val="1B1C1D"/>
            <w:kern w:val="0"/>
            <w:lang w:bidi="ar"/>
          </w:rPr>
          <w:delText xml:space="preserve">Excess joint improvement in both AF types supports a shared response pattern across different clinical settings. Common definitions and model contrasts made this comparison interpretable, although nonsignificant heterogeneity does not establish identical associations. Shared rhythm, loading, or atrial changes could contribute to joint improvement. Frequent discordance shows that improvement in one valve cannot stand in for assessment of the other. Concurrent atrial adjustment cannot establish mediation.</w:delText>
        </w:r>
      </w:del>
      <w:ins w:id="91407" w:author="Claude (E30 修订)" w:date="2026-10-09T12:00:00Z">
        <w:r>
          <w:rPr>
            <w:rFonts w:ascii="Times New Roman" w:eastAsia="Times New Roman" w:hAnsi="Times New Roman" w:cs="Times New Roman"/>
            <w:color w:val="1B1C1D"/>
            <w:kern w:val="0"/>
            <w:lang w:bidi="ar"/>
          </w:rPr>
          <w:t xml:space="preserve">Joint improvement exceeded chance in both AF types, without detectable heterogeneity between them, and blinded re-reading supported it overall. The two valves shared their response with atrial reverse remodeling: across tertiles of biatrial reduction, joint improvement rose from 15% to 56% and the proportion with neither valve improved fell, whereas discordance remained at about one-third. RA reduction accompanied TR improvement, and reduction of both atria accompanied MR improvement, in both AF types, extending earlier individual-valve findings.6,10,11 These patterns are consistent with a common atrial substrate; changes in atrial contraction and annular geometry are plausible contributors19–21 but were not directly measured, atrial size did not account for all coupling, and concurrent changes cannot establish which change preceded or caused another. SR accompanied TR improvement mainly in persistent AF, whereas SR was nearly universal in paroxysmal AF, limiting the rhythm contrast.</w:t>
        </w:r>
      </w:ins>
    </w:p>
    <w:p w14:paraId="171AFCA3"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Blinded re-reading supported the overall finding and the persistent AF estimate; the smaller paroxysmal estimate remained inconclusive. Adjustment for baseline severity </w:t>
      </w:r>
      <w:del w:id="91408" w:author="Claude (E30 修订)" w:date="2026-10-09T12:00:00Z">
        <w:r>
          <w:rPr>
            <w:rFonts w:ascii="Times New Roman" w:eastAsia="Times New Roman" w:hAnsi="Times New Roman" w:cs="Times New Roman"/>
            <w:color w:val="1B1C1D"/>
            <w:kern w:val="0"/>
            <w:lang w:bidi="ar"/>
          </w:rPr>
          <w:delText xml:space="preserve">and</w:delText>
        </w:r>
      </w:del>
      <w:ins w:id="91409" w:author="Claude (E30 修订)" w:date="2026-10-09T12:00:00Z">
        <w:r>
          <w:rPr>
            <w:rFonts w:ascii="Times New Roman" w:eastAsia="Times New Roman" w:hAnsi="Times New Roman" w:cs="Times New Roman"/>
            <w:color w:val="1B1C1D"/>
            <w:kern w:val="0"/>
            <w:lang w:bidi="ar"/>
          </w:rPr>
          <w:t xml:space="preserve">reduced</w:t>
        </w:r>
      </w:ins>
      <w:r>
        <w:rPr>
          <w:rFonts w:ascii="Times New Roman" w:eastAsia="Times New Roman" w:hAnsi="Times New Roman" w:cs="Times New Roman"/>
          <w:color w:val="1B1C1D"/>
          <w:kern w:val="0"/>
          <w:lang w:bidi="ar"/>
        </w:rPr>
        <w:t xml:space="preserve"> the </w:t>
      </w:r>
      <w:del w:id="91410" w:author="Claude (E30 修订)" w:date="2026-10-09T12:00:00Z">
        <w:r>
          <w:rPr>
            <w:rFonts w:ascii="Times New Roman" w:eastAsia="Times New Roman" w:hAnsi="Times New Roman" w:cs="Times New Roman"/>
            <w:color w:val="1B1C1D"/>
            <w:kern w:val="0"/>
            <w:lang w:bidi="ar"/>
          </w:rPr>
          <w:delText xml:space="preserve">AR</w:delText>
        </w:r>
      </w:del>
      <w:ins w:id="91411" w:author="Claude (E30 修订)" w:date="2026-10-09T12:00:00Z">
        <w:r>
          <w:rPr>
            <w:rFonts w:ascii="Times New Roman" w:eastAsia="Times New Roman" w:hAnsi="Times New Roman" w:cs="Times New Roman"/>
            <w:color w:val="1B1C1D"/>
            <w:kern w:val="0"/>
            <w:lang w:bidi="ar"/>
          </w:rPr>
          <w:t xml:space="preserve">possibility</w:t>
        </w:r>
      </w:ins>
      <w:r>
        <w:rPr>
          <w:rFonts w:ascii="Times New Roman" w:eastAsia="Times New Roman" w:hAnsi="Times New Roman" w:cs="Times New Roman"/>
          <w:color w:val="1B1C1D"/>
          <w:kern w:val="0"/>
          <w:lang w:bidi="ar"/>
        </w:rPr>
        <w:t xml:space="preserve"> </w:t>
      </w:r>
      <w:del w:id="91412" w:author="Claude (E30 修订)" w:date="2026-10-09T12:00:00Z">
        <w:r>
          <w:rPr>
            <w:rFonts w:ascii="Times New Roman" w:eastAsia="Times New Roman" w:hAnsi="Times New Roman" w:cs="Times New Roman"/>
            <w:color w:val="1B1C1D"/>
            <w:kern w:val="0"/>
            <w:lang w:bidi="ar"/>
          </w:rPr>
          <w:delText xml:space="preserve">comparison</w:delText>
        </w:r>
      </w:del>
      <w:ins w:id="91413" w:author="Claude (E30 修订)" w:date="2026-10-09T12:00:00Z">
        <w:r>
          <w:rPr>
            <w:rFonts w:ascii="Times New Roman" w:eastAsia="Times New Roman" w:hAnsi="Times New Roman" w:cs="Times New Roman"/>
            <w:color w:val="1B1C1D"/>
            <w:kern w:val="0"/>
            <w:lang w:bidi="ar"/>
          </w:rPr>
          <w:t xml:space="preserve">that</w:t>
        </w:r>
      </w:ins>
      <w:r>
        <w:rPr>
          <w:rFonts w:ascii="Times New Roman" w:eastAsia="Times New Roman" w:hAnsi="Times New Roman" w:cs="Times New Roman"/>
          <w:color w:val="1B1C1D"/>
          <w:kern w:val="0"/>
          <w:lang w:bidi="ar"/>
        </w:rPr>
        <w:t xml:space="preserve"> </w:t>
      </w:r>
      <w:del w:id="91414" w:author="Claude (E30 修订)" w:date="2026-10-09T12:00:00Z">
        <w:r>
          <w:rPr>
            <w:rFonts w:ascii="Times New Roman" w:eastAsia="Times New Roman" w:hAnsi="Times New Roman" w:cs="Times New Roman"/>
            <w:color w:val="1B1C1D"/>
            <w:kern w:val="0"/>
            <w:lang w:bidi="ar"/>
          </w:rPr>
          <w:delText xml:space="preserve">provide</w:delText>
        </w:r>
      </w:del>
      <w:ins w:id="91415" w:author="Claude (E30 修订)" w:date="2026-10-09T12:00:00Z">
        <w:r>
          <w:rPr>
            <w:rFonts w:ascii="Times New Roman" w:eastAsia="Times New Roman" w:hAnsi="Times New Roman" w:cs="Times New Roman"/>
            <w:color w:val="1B1C1D"/>
            <w:kern w:val="0"/>
            <w:lang w:bidi="ar"/>
          </w:rPr>
          <w:t xml:space="preserve">the</w:t>
        </w:r>
      </w:ins>
      <w:r>
        <w:rPr>
          <w:rFonts w:ascii="Times New Roman" w:eastAsia="Times New Roman" w:hAnsi="Times New Roman" w:cs="Times New Roman"/>
          <w:color w:val="1B1C1D"/>
          <w:kern w:val="0"/>
          <w:lang w:bidi="ar"/>
        </w:rPr>
        <w:t xml:space="preserve"> </w:t>
      </w:r>
      <w:del w:id="91416" w:author="Claude (E30 修订)" w:date="2026-10-09T12:00:00Z">
        <w:r>
          <w:rPr>
            <w:rFonts w:ascii="Times New Roman" w:eastAsia="Times New Roman" w:hAnsi="Times New Roman" w:cs="Times New Roman"/>
            <w:color w:val="1B1C1D"/>
            <w:kern w:val="0"/>
            <w:lang w:bidi="ar"/>
          </w:rPr>
          <w:delText xml:space="preserve">additional</w:delText>
        </w:r>
      </w:del>
      <w:ins w:id="91417" w:author="Claude (E30 修订)" w:date="2026-10-09T12:00:00Z">
        <w:r>
          <w:rPr>
            <w:rFonts w:ascii="Times New Roman" w:eastAsia="Times New Roman" w:hAnsi="Times New Roman" w:cs="Times New Roman"/>
            <w:color w:val="1B1C1D"/>
            <w:kern w:val="0"/>
            <w:lang w:bidi="ar"/>
          </w:rPr>
          <w:t xml:space="preserve">coupling</w:t>
        </w:r>
      </w:ins>
      <w:r>
        <w:rPr>
          <w:rFonts w:ascii="Times New Roman" w:eastAsia="Times New Roman" w:hAnsi="Times New Roman" w:cs="Times New Roman"/>
          <w:color w:val="1B1C1D"/>
          <w:kern w:val="0"/>
          <w:lang w:bidi="ar"/>
        </w:rPr>
        <w:t xml:space="preserve"> </w:t>
      </w:r>
      <w:del w:id="91418" w:author="Claude (E30 修订)" w:date="2026-10-09T12:00:00Z">
        <w:r>
          <w:rPr>
            <w:rFonts w:ascii="Times New Roman" w:eastAsia="Times New Roman" w:hAnsi="Times New Roman" w:cs="Times New Roman"/>
            <w:color w:val="1B1C1D"/>
            <w:kern w:val="0"/>
            <w:lang w:bidi="ar"/>
          </w:rPr>
          <w:delText xml:space="preserve">checks,</w:delText>
        </w:r>
      </w:del>
      <w:ins w:id="91419" w:author="Claude (E30 修订)" w:date="2026-10-09T12:00:00Z">
        <w:r>
          <w:rPr>
            <w:rFonts w:ascii="Times New Roman" w:eastAsia="Times New Roman" w:hAnsi="Times New Roman" w:cs="Times New Roman"/>
            <w:color w:val="1B1C1D"/>
            <w:kern w:val="0"/>
            <w:lang w:bidi="ar"/>
          </w:rPr>
          <w:t xml:space="preserve">reflected</w:t>
        </w:r>
      </w:ins>
      <w:r>
        <w:rPr>
          <w:rFonts w:ascii="Times New Roman" w:eastAsia="Times New Roman" w:hAnsi="Times New Roman" w:cs="Times New Roman"/>
          <w:color w:val="1B1C1D"/>
          <w:kern w:val="0"/>
          <w:lang w:bidi="ar"/>
        </w:rPr>
        <w:t xml:space="preserve"> </w:t>
      </w:r>
      <w:del w:id="91420" w:author="Claude (E30 修订)" w:date="2026-10-09T12:00:00Z">
        <w:r>
          <w:rPr>
            <w:rFonts w:ascii="Times New Roman" w:eastAsia="Times New Roman" w:hAnsi="Times New Roman" w:cs="Times New Roman"/>
            <w:color w:val="1B1C1D"/>
            <w:kern w:val="0"/>
            <w:lang w:bidi="ar"/>
          </w:rPr>
          <w:delText xml:space="preserve">although</w:delText>
        </w:r>
      </w:del>
      <w:ins w:id="91421" w:author="Claude (E30 修订)" w:date="2026-10-09T12:00:00Z">
        <w:r>
          <w:rPr>
            <w:rFonts w:ascii="Times New Roman" w:eastAsia="Times New Roman" w:hAnsi="Times New Roman" w:cs="Times New Roman"/>
            <w:color w:val="1B1C1D"/>
            <w:kern w:val="0"/>
            <w:lang w:bidi="ar"/>
          </w:rPr>
          <w:t xml:space="preserve">baseline</w:t>
        </w:r>
      </w:ins>
      <w:r>
        <w:rPr>
          <w:rFonts w:ascii="Times New Roman" w:eastAsia="Times New Roman" w:hAnsi="Times New Roman" w:cs="Times New Roman"/>
          <w:color w:val="1B1C1D"/>
          <w:kern w:val="0"/>
          <w:lang w:bidi="ar"/>
        </w:rPr>
        <w:t xml:space="preserve"> </w:t>
      </w:r>
      <w:del w:id="91422" w:author="Claude (E30 修订)" w:date="2026-10-09T12:00:00Z">
        <w:r>
          <w:rPr>
            <w:rFonts w:ascii="Times New Roman" w:eastAsia="Times New Roman" w:hAnsi="Times New Roman" w:cs="Times New Roman"/>
            <w:color w:val="1B1C1D"/>
            <w:kern w:val="0"/>
            <w:lang w:bidi="ar"/>
          </w:rPr>
          <w:delText xml:space="preserve">selective</w:delText>
        </w:r>
      </w:del>
      <w:ins w:id="91423" w:author="Claude (E30 修订)" w:date="2026-10-09T12:00:00Z">
        <w:r>
          <w:rPr>
            <w:rFonts w:ascii="Times New Roman" w:eastAsia="Times New Roman" w:hAnsi="Times New Roman" w:cs="Times New Roman"/>
            <w:color w:val="1B1C1D"/>
            <w:kern w:val="0"/>
            <w:lang w:bidi="ar"/>
          </w:rPr>
          <w:t xml:space="preserve">grade</w:t>
        </w:r>
      </w:ins>
      <w:r>
        <w:rPr>
          <w:rFonts w:ascii="Times New Roman" w:eastAsia="Times New Roman" w:hAnsi="Times New Roman" w:cs="Times New Roman"/>
          <w:color w:val="1B1C1D"/>
          <w:kern w:val="0"/>
          <w:lang w:bidi="ar"/>
        </w:rPr>
        <w:t xml:space="preserve"> </w:t>
      </w:r>
      <w:del w:id="91424" w:author="Claude (E30 修订)" w:date="2026-10-09T12:00:00Z">
        <w:r>
          <w:rPr>
            <w:rFonts w:ascii="Times New Roman" w:eastAsia="Times New Roman" w:hAnsi="Times New Roman" w:cs="Times New Roman"/>
            <w:color w:val="1B1C1D"/>
            <w:kern w:val="0"/>
            <w:lang w:bidi="ar"/>
          </w:rPr>
          <w:delText xml:space="preserve">AR documentation limits its value as a negative control.</w:delText>
        </w:r>
      </w:del>
      <w:ins w:id="91425" w:author="Claude (E30 修订)" w:date="2026-10-09T12:00:00Z">
        <w:r>
          <w:rPr>
            <w:rFonts w:ascii="Times New Roman" w:eastAsia="Times New Roman" w:hAnsi="Times New Roman" w:cs="Times New Roman"/>
            <w:color w:val="1B1C1D"/>
            <w:kern w:val="0"/>
            <w:lang w:bidi="ar"/>
          </w:rPr>
          <w:t xml:space="preserve">alone.</w:t>
        </w:r>
      </w:ins>
      <w:r>
        <w:rPr>
          <w:rFonts w:ascii="Times New Roman" w:eastAsia="Times New Roman" w:hAnsi="Times New Roman" w:cs="Times New Roman"/>
          <w:color w:val="1B1C1D"/>
          <w:kern w:val="0"/>
          <w:lang w:bidi="ar"/>
        </w:rPr>
        <w:t xml:space="preserve"> Shared acquisition conditions, rhythm-related grading variation, and regression to the mean remain possible contributors.</w:t>
      </w:r>
      <w:del w:id="91426" w:author="Claude (E30 修订)" w:date="2026-10-09T12:00:00Z">
        <w:r>
          <w:rPr>
            <w:rFonts w:ascii="Times New Roman" w:eastAsia="Times New Roman" w:hAnsi="Times New Roman" w:cs="Times New Roman"/>
            <w:color w:val="1B1C1D"/>
            <w:kern w:val="0"/>
            <w:lang w:bidi="ar"/>
          </w:rPr>
          <w:delText xml:space="preserve"> The two AF-type groups therefore broaden the clinical setting examined, while sharing important sources of measurement and selection bias.</w:delText>
        </w:r>
      </w:del>
    </w:p>
    <w:p w14:paraId="015AB5B0" w14:textId="77777777" w:rsidR="00870F3C" w:rsidRDefault="00000000">
      <w:pPr>
        <w:pStyle w:val="3"/>
        <w:keepNext/>
        <w:widowControl/>
        <w:rPr>
          <w:del w:id="91427" w:author="Claude (E30 修订)" w:date="2026-10-09T12:00:00Z"/>
          <w:rFonts w:eastAsia="sans-serif" w:hint="default"/>
          <w:color w:val="1B1C1D"/>
          <w:lang w:bidi="ar"/>
        </w:rPr>
      </w:pPr>
      <w:del w:id="91428" w:author="Claude (E30 修订)" w:date="2026-10-09T12:00:00Z">
        <w:r>
          <w:rPr>
            <w:color w:val="1B1C1D"/>
            <w:lang w:bidi="ar"/>
          </w:rPr>
          <w:delText>Shared atrial associations and differences in rhythm associations</w:delText>
        </w:r>
      </w:del>
    </w:p>
    <w:p w14:paraId="0FF8C475" w14:textId="77777777" w:rsidR="00870F3C" w:rsidRDefault="00000000">
      <w:pPr>
        <w:rPr>
          <w:del w:id="91429" w:author="Claude (E30 修订)" w:date="2026-10-09T12:00:00Z"/>
          <w:rFonts w:ascii="Times New Roman" w:eastAsia="sans-serif" w:hAnsi="Times New Roman" w:cs="Times New Roman"/>
          <w:color w:val="1B1C1D"/>
          <w:kern w:val="0"/>
          <w:lang w:bidi="ar"/>
        </w:rPr>
      </w:pPr>
      <w:del w:id="91430" w:author="Claude (E30 修订)" w:date="2026-10-09T12:00:00Z">
        <w:r>
          <w:rPr>
            <w:rFonts w:ascii="Times New Roman" w:eastAsia="Times New Roman" w:hAnsi="Times New Roman" w:cs="Times New Roman"/>
            <w:color w:val="1B1C1D"/>
            <w:kern w:val="0"/>
            <w:lang w:bidi="ar"/>
          </w:rPr>
          <w:delText>The parallel framework also revealed differences: SR accompanied TR improvement mainly in persistent AF, whereas SR was nearly universal in paroxysmal AF, limiting the rhythm contrast. In contrast, RA reduction accompanied TR improvement in both AF types, and MR improvement accompanied reduction of both atria. These observations extend earlier individual-valve findings.</w:delText>
        </w:r>
      </w:del>
      <w:del w:id="91431" w:author="Claude (E30 修订)" w:date="2026-10-09T12:00:00Z">
        <w:r>
          <w:rPr>
            <w:rFonts w:ascii="Times New Roman" w:eastAsia="Times New Roman" w:hAnsi="Times New Roman" w:cs="Times New Roman"/>
            <w:color w:val="1B1C1D"/>
            <w:kern w:val="0"/>
            <w:vertAlign w:val="superscript"/>
            <w:lang w:bidi="ar"/>
          </w:rPr>
          <w:delText>6,10,11</w:delText>
        </w:r>
      </w:del>
      <w:del w:id="91432" w:author="Claude (E30 修订)" w:date="2026-10-09T12:00:00Z">
        <w:r>
          <w:rPr>
            <w:rFonts w:ascii="Times New Roman" w:eastAsia="Times New Roman" w:hAnsi="Times New Roman" w:cs="Times New Roman"/>
            <w:color w:val="1B1C1D"/>
            <w:kern w:val="0"/>
            <w:lang w:bidi="ar"/>
          </w:rPr>
          <w:delText xml:space="preserve"> Changes in atrial contraction and annular geometry are </w:delText>
        </w:r>
      </w:del>
      <w:del w:id="91433" w:author="Claude (E30 修订)" w:date="2026-10-09T12:00:00Z">
        <w:r>
          <w:rPr>
            <w:rFonts w:ascii="Times New Roman" w:eastAsia="Times New Roman" w:hAnsi="Times New Roman" w:cs="Times New Roman"/>
            <w:color w:val="1B1C1D"/>
            <w:kern w:val="0"/>
            <w:lang w:bidi="ar"/>
          </w:rPr>
          <w:lastRenderedPageBreak/>
          <w:delText>plausible contributors</w:delText>
        </w:r>
      </w:del>
      <w:del w:id="91434" w:author="Claude (E30 修订)" w:date="2026-10-09T12:00:00Z">
        <w:r>
          <w:rPr>
            <w:rFonts w:ascii="Times New Roman" w:eastAsia="Times New Roman" w:hAnsi="Times New Roman" w:cs="Times New Roman"/>
            <w:color w:val="1B1C1D"/>
            <w:kern w:val="0"/>
            <w:vertAlign w:val="superscript"/>
            <w:lang w:bidi="ar"/>
          </w:rPr>
          <w:delText>19–21</w:delText>
        </w:r>
      </w:del>
      <w:del w:id="91435" w:author="Claude (E30 修订)" w:date="2026-10-09T12:00:00Z">
        <w:r>
          <w:rPr>
            <w:rFonts w:ascii="Times New Roman" w:eastAsia="Times New Roman" w:hAnsi="Times New Roman" w:cs="Times New Roman"/>
            <w:color w:val="1B1C1D"/>
            <w:kern w:val="0"/>
            <w:lang w:bidi="ar"/>
          </w:rPr>
          <w:delText xml:space="preserve"> but these were not directly measured. The results characterize shared and differing associations without determining which change preceded or caused another.</w:delText>
        </w:r>
      </w:del>
    </w:p>
    <w:p w14:paraId="559573BA" w14:textId="77777777" w:rsidR="00891D03" w:rsidRDefault="00000000">
      <w:pPr>
        <w:pStyle w:val="3"/>
        <w:keepNext/>
        <w:widowControl/>
        <w:rPr>
          <w:rFonts w:hint="default"/>
        </w:rPr>
      </w:pPr>
      <w:del w:id="91436" w:author="Claude (E30 修订)" w:date="2026-10-09T12:00:00Z">
        <w:r>
          <w:rPr>
            <w:color w:val="1B1C1D"/>
            <w:lang w:bidi="ar"/>
          </w:rPr>
          <w:delText xml:space="preserve">Baseline features and improvement expectations</w:delText>
        </w:r>
      </w:del>
      <w:ins w:id="91437" w:author="Claude (E30 修订)" w:date="2026-10-09T12:00:00Z">
        <w:r>
          <w:rPr>
            <w:color w:val="1B1C1D"/>
            <w:lang w:bidi="ar"/>
          </w:rPr>
          <w:t xml:space="preserve">Who improves in both valves</w:t>
        </w:r>
      </w:ins>
    </w:p>
    <w:p w14:paraId="618586E4" w14:textId="77777777" w:rsidR="00891D03" w:rsidRDefault="00000000">
      <w:del w:id="91438" w:author="Claude (E30 修订)" w:date="2026-10-09T12:00:00Z">
        <w:r>
          <w:rPr>
            <w:rFonts w:ascii="Times New Roman" w:eastAsia="Times New Roman" w:hAnsi="Times New Roman" w:cs="Times New Roman"/>
            <w:color w:val="1B1C1D"/>
            <w:kern w:val="0"/>
            <w:lang w:bidi="ar"/>
          </w:rPr>
          <w:delText xml:space="preserve">The 12 baseline factors connect the response pattern to information available before ablation. BMI provided a shared association with improvement, whereas sex and chamber dimensions showed valve-specific associations. Thus, combined regurgitation can reflect a shared substrate while each valve retains a different improvement tendency. Higher BMI was associated with improvement of both valves overall and in moderate-or-greater series. The BMI–TR estimates had a similar direction across AF types, while the BMI–MR association was clearer in persistent AF without a confirmed between-group difference. These associations may help clinicians discuss the likelihood of a reversible component in functional regurgitation among suitable ablation candidates. They describe the patient’s baseline phenotype and do not imply that increasing weight improves regurgitation. Unindexed chamber diameters and residual body-size-related confounding also require consideration.</w:delText>
        </w:r>
      </w:del>
      <w:ins w:id="91439" w:author="Claude (E30 修订)" w:date="2026-10-09T12:00:00Z">
        <w:r>
          <w:rPr>
            <w:rFonts w:ascii="Times New Roman" w:eastAsia="Times New Roman" w:hAnsi="Times New Roman" w:cs="Times New Roman"/>
            <w:color w:val="1B1C1D"/>
            <w:kern w:val="0"/>
            <w:lang w:bidi="ar"/>
          </w:rPr>
          <w:t xml:space="preserve">Higher BMI was associated with improvement of each valve and, in combined disease, with improvement of both; when one valve improved, it was also associated with extension of improvement to the other. Conversely, a larger LA was associated with less joint improvement and, when one valve improved, with improvement confined to that valve; a larger RA showed a similar but weaker association. A larger atrium may reflect more advanced atrial remodeling with less reversible annular dilatation; neither this nor a load-related explanation for the BMI association was tested directly. These associations describe the baseline phenotype and do not imply that increasing weight improves regurgitation, and unindexed chamber diameters and residual body-size-related confounding require consideration. The joint-improvement analysis was post hoc, and its atrial estimates did not reach the false discovery threshold.</w:t>
        </w:r>
      </w:ins>
    </w:p>
    <w:p w14:paraId="5A94B2AA" w14:textId="77777777" w:rsidR="00891D03" w:rsidRDefault="00000000">
      <w:r>
        <w:rPr>
          <w:rFonts w:ascii="Times New Roman" w:hAnsi="Times New Roman"/>
        </w:rPr>
        <w:t xml:space="preserve">The valve-specific associations refine these expectations. Larger RA diameter was associated with less TR improvement after mutual adjustment, while larger LV end-diastolic diameter was associated with more </w:t>
      </w:r>
      <w:del w:id="91440" w:author="Claude (E30 修订)" w:date="2026-10-09T12:00:00Z">
        <w:r>
          <w:rPr>
            <w:rFonts w:ascii="Times New Roman" w:hAnsi="Times New Roman"/>
          </w:rPr>
          <w:delText xml:space="preserve">improvement.</w:delText>
        </w:r>
      </w:del>
      <w:ins w:id="91441" w:author="Claude (E30 修订)" w:date="2026-10-09T12:00:00Z">
        <w:r>
          <w:rPr>
            <w:rFonts w:ascii="Times New Roman" w:hAnsi="Times New Roman"/>
          </w:rPr>
          <w:t xml:space="preserve">improvement;</w:t>
        </w:r>
      </w:ins>
      <w:r>
        <w:rPr>
          <w:rFonts w:ascii="Times New Roman" w:hAnsi="Times New Roman"/>
        </w:rPr>
        <w:t xml:space="preserve"> </w:t>
      </w:r>
      <w:del w:id="91442" w:author="Claude (E30 修订)" w:date="2026-10-09T12:00:00Z">
        <w:r>
          <w:rPr>
            <w:rFonts w:ascii="Times New Roman" w:hAnsi="Times New Roman"/>
          </w:rPr>
          <w:delText xml:space="preserve">These</w:delText>
        </w:r>
      </w:del>
      <w:ins w:id="91443" w:author="Claude (E30 修订)" w:date="2026-10-09T12:00:00Z">
        <w:r>
          <w:rPr>
            <w:rFonts w:ascii="Times New Roman" w:hAnsi="Times New Roman"/>
          </w:rPr>
          <w:t xml:space="preserve">these</w:t>
        </w:r>
      </w:ins>
      <w:r>
        <w:rPr>
          <w:rFonts w:ascii="Times New Roman" w:hAnsi="Times New Roman"/>
        </w:rPr>
        <w:t xml:space="preserve"> conditional estimates may reflect different structural and loading backgrounds.</w:t>
      </w:r>
      <w:r>
        <w:rPr>
          <w:rFonts w:ascii="Times New Roman" w:hAnsi="Times New Roman"/>
          <w:vertAlign w:val="superscript"/>
        </w:rPr>
        <w:t xml:space="preserve">22–25</w:t>
      </w:r>
      <w:r>
        <w:rPr>
          <w:rFonts w:ascii="Times New Roman" w:hAnsi="Times New Roman"/>
        </w:rPr>
        <w:t xml:space="preserve"> Female sex was associated with less MR improvement, and higher baseline TR grade with more grade reduction, partly reflecting greater opportunity to decrease. </w:t>
      </w:r>
      <w:del w:id="91444" w:author="Claude (E30 修订)" w:date="2026-10-09T12:00:00Z">
        <w:r>
          <w:rPr>
            <w:rFonts w:ascii="Times New Roman" w:hAnsi="Times New Roman"/>
          </w:rPr>
          <w:delText xml:space="preserve">Such findings may indicate different degrees of reversibility within treated populations; they do not define an irreversible state or a treatment threshold. </w:delText>
        </w:r>
      </w:del>
      <w:r>
        <w:rPr>
          <w:rFonts w:ascii="Times New Roman" w:hAnsi="Times New Roman"/>
        </w:rPr>
        <w:t xml:space="preserve">Limited discrimination restricts individual prediction without negating the group-level associations.</w:t>
      </w:r>
    </w:p>
    <w:p w14:paraId="15971BCC" w14:textId="77777777" w:rsidR="00870F3C" w:rsidRDefault="00000000">
      <w:pPr>
        <w:pStyle w:val="3"/>
        <w:keepNext/>
        <w:widowControl/>
        <w:spacing w:beforeAutospacing="0" w:afterAutospacing="0"/>
        <w:rPr>
          <w:rFonts w:eastAsia="sans-serif" w:hint="default"/>
          <w:color w:val="1B1C1D"/>
        </w:rPr>
      </w:pPr>
      <w:del w:id="91445" w:author="Claude (E30 修订)" w:date="2026-10-09T12:00:00Z">
        <w:r>
          <w:rPr>
            <w:rFonts w:hint="default"/>
            <w:color w:val="000000"/>
          </w:rPr>
          <w:delText xml:space="preserve">Persistence and implications for valve assessment</w:delText>
        </w:r>
      </w:del>
      <w:ins w:id="91446" w:author="Claude (E30 修订)" w:date="2026-10-09T12:00:00Z">
        <w:r>
          <w:rPr>
            <w:rFonts w:hint="default"/>
            <w:color w:val="000000"/>
          </w:rPr>
          <w:t xml:space="preserve">The 1-month joint state and clinical implications</w:t>
        </w:r>
      </w:ins>
    </w:p>
    <w:p w14:paraId="61121422" w14:textId="77777777" w:rsidR="00870F3C" w:rsidRDefault="00000000">
      <w:pPr>
        <w:widowControl/>
        <w:rPr>
          <w:rFonts w:ascii="Times New Roman" w:eastAsia="sans-serif" w:hAnsi="Times New Roman" w:cs="Times New Roman"/>
          <w:color w:val="1B1C1D"/>
        </w:rPr>
      </w:pPr>
      <w:del w:id="91447" w:author="Claude (E30 修订)" w:date="2026-10-09T12:00:00Z">
        <w:r>
          <w:rPr>
            <w:rFonts w:ascii="Times New Roman" w:eastAsia="Times New Roman" w:hAnsi="Times New Roman" w:cs="Times New Roman"/>
            <w:color w:val="1B1C1D"/>
            <w:kern w:val="0"/>
            <w:lang w:bidi="ar"/>
          </w:rPr>
          <w:delText xml:space="preserve">Selected later imaging showed sustained and delayed improvement, adding a temporal perspective to the early response states. Early joint improvement often persisted, but the paroxysmal estimate rested on only 10 procedures. Loss or delay of TR improvement accompanied changes in RA size, consistent with previous observations of TR evolution.</w:delText>
        </w:r>
        <w:r>
          <w:rPr>
            <w:rFonts w:ascii="Times New Roman" w:eastAsia="Times New Roman" w:hAnsi="Times New Roman" w:cs="Times New Roman"/>
            <w:color w:val="1B1C1D"/>
            <w:kern w:val="0"/>
            <w:vertAlign w:val="superscript"/>
            <w:lang w:bidi="ar"/>
          </w:rPr>
          <w:delText xml:space="preserve">26</w:delText>
        </w:r>
        <w:r>
          <w:rPr>
            <w:rFonts w:ascii="Times New Roman" w:eastAsia="Times New Roman" w:hAnsi="Times New Roman" w:cs="Times New Roman"/>
            <w:color w:val="1B1C1D"/>
            <w:kern w:val="0"/>
            <w:lang w:bidi="ar"/>
          </w:rPr>
          <w:delText xml:space="preserve"> These findings support attention to the severity remaining in each valve and its subsequent trajectory; they cannot establish long-term durability across the full population.</w:delText>
        </w:r>
      </w:del>
      <w:ins w:id="91448" w:author="Claude (E30 修订)" w:date="2026-10-09T12:00:00Z">
        <w:r>
          <w:rPr>
            <w:rFonts w:ascii="Times New Roman" w:eastAsia="Times New Roman" w:hAnsi="Times New Roman" w:cs="Times New Roman"/>
            <w:color w:val="1B1C1D"/>
            <w:kern w:val="0"/>
            <w:lang w:bidi="ar"/>
          </w:rPr>
          <w:t xml:space="preserve">In combined disease, early joint improvement persisted at about 1 year in 83% of procedures with late imaging, whereas only 19% of those with neither valve improved at 1 month showed joint improvement later (OR, 22.7). Loss or delay of TR improvement accompanied changes in RA size, consistent with previous observations of TR evolution.26 Late imaging was clinically indicated and available in about 30%, and the paroxysmal estimate rested on only 10 procedures; these findings cannot establish long-term durability across the full population.</w:t>
        </w:r>
      </w:ins>
    </w:p>
    <w:p w14:paraId="0D9B50F2" w14:textId="77777777" w:rsidR="00870F3C" w:rsidRDefault="00000000">
      <w:pPr>
        <w:widowControl/>
        <w:rPr>
          <w:rFonts w:ascii="Times New Roman" w:eastAsia="sans-serif" w:hAnsi="Times New Roman" w:cs="Times New Roman"/>
          <w:color w:val="1B1C1D"/>
        </w:rPr>
      </w:pPr>
      <w:del w:id="91449" w:author="Claude (E30 修订)" w:date="2026-10-09T12:00:00Z">
        <w:r>
          <w:rPr>
            <w:rFonts w:ascii="Times New Roman" w:hAnsi="Times New Roman"/>
          </w:rPr>
          <w:delText xml:space="preserve">Current guidelines incorporate treatment of underlying AF and appropriate rhythm control into functional-regurgitation management, alongside assessment of valve-intervention indications.</w:delText>
        </w:r>
        <w:r>
          <w:rPr>
            <w:rFonts w:ascii="Times New Roman" w:hAnsi="Times New Roman"/>
            <w:vertAlign w:val="superscript"/>
          </w:rPr>
          <w:delText xml:space="preserve">27</w:delText>
        </w:r>
        <w:r>
          <w:rPr>
            <w:rFonts w:ascii="Times New Roman" w:hAnsi="Times New Roman"/>
          </w:rPr>
          <w:delText xml:space="preserve"> For suitable ablation candidates, favorable baseline associations can support a reasonable expectation of valve improvement and planned reassessment after rhythm treatment. That expectation must be checked against the observed response: nearly half of procedures with any improvement showed discordance, and grade reduction often left more than mild residual regurgitation. Decisions about further valve evaluation therefore depend on each valve’s residual severity, symptoms, and cardiac consequences. Whether baseline features can guide treatment sequencing requires comparative treatment data and subsequent valve-intervention and clinical outcomes.</w:delText>
        </w:r>
      </w:del>
      <w:ins w:id="91450" w:author="Claude (E30 修订)" w:date="2026-10-09T12:00:00Z">
        <w:r>
          <w:rPr>
            <w:rFonts w:ascii="Times New Roman" w:hAnsi="Times New Roman"/>
          </w:rPr>
          <w:t xml:space="preserve">Current guidelines incorporate treatment of underlying AF and appropriate rhythm control into functional-regurgitation management, alongside assessment of valve-intervention indications.27 Our findings support valve-by-valve TTE assessment about 1 month after ablation. When both valves have improved, improvement usually persists. When only one or neither valve has improved, particularly in patients with a large atrium or lower BMI, targeted reassessment and further evaluation of the valve may be warranted, guided by residual severity, symptoms, and cardiac consequences. Whether this approach changes treatment sequencing or outcomes requires prospective evaluation.</w:t>
        </w:r>
      </w:ins>
    </w:p>
    <w:p w14:paraId="1A7CF94E" w14:textId="77777777" w:rsidR="00870F3C" w:rsidRDefault="00000000">
      <w:pPr>
        <w:pStyle w:val="2"/>
        <w:keepNext/>
        <w:widowControl/>
        <w:spacing w:beforeAutospacing="0" w:afterAutospacing="0"/>
        <w:rPr>
          <w:rFonts w:hint="default"/>
          <w:color w:val="1B1C1D"/>
        </w:rPr>
      </w:pPr>
      <w:r>
        <w:rPr>
          <w:rFonts w:hint="default"/>
          <w:color w:val="000000"/>
        </w:rPr>
        <w:lastRenderedPageBreak/>
        <w:t>Limitations</w:t>
      </w:r>
    </w:p>
    <w:p w14:paraId="4774F150" w14:textId="77777777" w:rsidR="00870F3C" w:rsidRDefault="00B233E8">
      <w:pPr>
        <w:widowControl/>
        <w:rPr>
          <w:rFonts w:eastAsia="sans-serif"/>
          <w:color w:val="1B1C1D"/>
        </w:rPr>
      </w:pPr>
      <w:r>
        <w:rPr>
          <w:rFonts w:ascii="Times New Roman" w:hAnsi="Times New Roman"/>
          <w:color w:val="1B1C1D"/>
        </w:rPr>
        <w:t xml:space="preserve">Semi-quantitative clinical reports lacked comprehensive core-laboratory adjudication or quantitative TTE/CMR. The study-defined moderate category included mild-to-moderate reports; individual examinations were not independently classified against guideline thresholds. Rhythm and examination variability and regression to the mean can influence grade changes. Re-reading covered part of the cohort; exact eight-level agreement between readers was 80% for MR and 60% for TR in 20 shared examinations. Selection remains possible: </w:t>
      </w:r>
      <w:del w:id="91451" w:author="Claude (E30 修订)" w:date="2026-10-09T12:00:00Z">
        <w:r>
          <w:rPr>
            <w:rFonts w:ascii="Times New Roman" w:hAnsi="Times New Roman"/>
            <w:color w:val="1B1C1D"/>
          </w:rPr>
          <w:delText xml:space="preserve">43%</w:delText>
        </w:r>
      </w:del>
      <w:ins w:id="91452" w:author="Claude (E30 修订)" w:date="2026-10-09T12:00:00Z">
        <w:r>
          <w:rPr>
            <w:rFonts w:ascii="Times New Roman" w:hAnsi="Times New Roman"/>
            <w:color w:val="1B1C1D"/>
          </w:rPr>
          <w:t xml:space="preserve">patients without an in-hospital baseline TTE report were not included, and 42%</w:t>
        </w:r>
      </w:ins>
      <w:r>
        <w:rPr>
          <w:rFonts w:ascii="Times New Roman" w:hAnsi="Times New Roman"/>
          <w:color w:val="1B1C1D"/>
        </w:rPr>
        <w:t xml:space="preserve"> of eligible admissions lacked 1-month </w:t>
      </w:r>
      <w:del w:id="91453" w:author="Claude (E30 修订)" w:date="2026-10-09T12:00:00Z">
        <w:r>
          <w:rPr>
            <w:rFonts w:ascii="Times New Roman" w:hAnsi="Times New Roman"/>
            <w:color w:val="1B1C1D"/>
          </w:rPr>
          <w:delText xml:space="preserve">TTE, and the baseline cohort represented 43% of first ablations.</w:delText>
        </w:r>
      </w:del>
      <w:ins w:id="91454" w:author="Claude (E30 修订)" w:date="2026-10-09T12:00:00Z">
        <w:r>
          <w:rPr>
            <w:rFonts w:ascii="Times New Roman" w:hAnsi="Times New Roman"/>
            <w:color w:val="1B1C1D"/>
          </w:rPr>
          <w:t xml:space="preserve">TTE.</w:t>
        </w:r>
      </w:ins>
      <w:r>
        <w:rPr>
          <w:rFonts w:ascii="Times New Roman" w:hAnsi="Times New Roman"/>
          <w:color w:val="1B1C1D"/>
        </w:rPr>
        <w:t xml:space="preserve"> Weighting and scenario analyses cannot exclude this bias. The AF-type framework was added after initial analyses; both groups shared the center and readers, one patient contributed to both, and several estimates were imprecise. It provides internal corroboration; higher-grade</w:t>
      </w:r>
      <w:ins w:id="91455" w:author="Claude (E30 修订)" w:date="2026-10-09T12:00:00Z">
        <w:r>
          <w:rPr>
            <w:rFonts w:ascii="Times New Roman" w:hAnsi="Times New Roman"/>
            <w:color w:val="1B1C1D"/>
          </w:rPr>
          <w:t xml:space="preserve"> and joint-improvement factor</w:t>
        </w:r>
      </w:ins>
      <w:r>
        <w:rPr>
          <w:rFonts w:ascii="Times New Roman" w:hAnsi="Times New Roman"/>
          <w:color w:val="1B1C1D"/>
        </w:rPr>
        <w:t xml:space="preserve"> analyses were also post hoc. Without a nonablated comparator, baseline associations cannot establish treatment effects or modifiers. Valve intervention, symptoms, HF admissions, and survival were not endpoints. Concurrent rhythm and chamber changes cannot establish temporal mechanisms, and 24-hour Holter monitoring cannot establish long-term rhythm control. Clinically indicated late TTE was available in about 30%, limiting generalization of persistence estimates.</w:t>
      </w:r>
    </w:p>
    <w:p w14:paraId="6C5A6AF1" w14:textId="77777777" w:rsidR="00870F3C" w:rsidRDefault="00000000">
      <w:pPr>
        <w:pStyle w:val="2"/>
        <w:keepNext/>
        <w:widowControl/>
        <w:spacing w:beforeAutospacing="0" w:afterAutospacing="0"/>
        <w:rPr>
          <w:rFonts w:eastAsia="sans-serif" w:hint="default"/>
          <w:color w:val="1B1C1D"/>
        </w:rPr>
      </w:pPr>
      <w:r>
        <w:rPr>
          <w:rFonts w:hint="default"/>
          <w:color w:val="000000"/>
        </w:rPr>
        <w:t>Conclusion</w:t>
      </w:r>
    </w:p>
    <w:p w14:paraId="63C59A6E" w14:textId="77777777" w:rsidR="00870F3C" w:rsidRDefault="00C6177A">
      <w:pPr>
        <w:rPr>
          <w:rFonts w:ascii="Times New Roman" w:eastAsia="Times New Roman" w:hAnsi="Times New Roman" w:cs="Times New Roman"/>
          <w:color w:val="1B1C1D"/>
          <w:kern w:val="0"/>
          <w:szCs w:val="36"/>
          <w:lang w:bidi="ar"/>
        </w:rPr>
      </w:pPr>
      <w:del w:id="91456" w:author="Claude (E30 修订)" w:date="2026-10-09T12:00:00Z">
        <w:r>
          <w:rPr>
            <w:rFonts w:ascii="Times New Roman" w:eastAsia="Times New Roman" w:hAnsi="Times New Roman" w:cs="Times New Roman"/>
            <w:color w:val="1B1C1D"/>
            <w:kern w:val="0"/>
            <w:szCs w:val="36"/>
          </w:rPr>
          <w:delText xml:space="preserve">Paroxysmal and persistent AF shared excess joint MR/TR improvement alongside frequent discordant responses after ablation. Isolated-versus-combined comparisons and shared or valve-specific baseline associations contextualized this pattern. Baseline features may inform expectations of reversibility, while observed response depth and later trajectories support separate reassessment of each valve.</w:delText>
        </w:r>
      </w:del>
      <w:ins w:id="91457" w:author="Claude (E30 修订)" w:date="2026-10-09T12:00:00Z">
        <w:r>
          <w:rPr>
            <w:rFonts w:ascii="Times New Roman" w:eastAsia="Times New Roman" w:hAnsi="Times New Roman" w:cs="Times New Roman"/>
            <w:color w:val="1B1C1D"/>
            <w:kern w:val="0"/>
            <w:szCs w:val="36"/>
          </w:rPr>
          <w:t xml:space="preserve">About half of patients undergoing AF ablation had functional MR or TR, and one in five had both. After ablation, the two valves tended to improve together beyond chance in both paroxysmal and persistent AF, more often in patients with higher BMI and smaller atria, and joint improvement at 1 month usually persisted at 1 year. Valve-specific reassessment at 1 month can identify patients whose improvement is incomplete.</w:t>
        </w:r>
      </w:ins>
    </w:p>
    <w:p w14:paraId="2EC269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Funding</w:t>
      </w:r>
    </w:p>
    <w:p w14:paraId="73681A2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This work was supported financially by grants from the 135 Project for Disciplines of Excellence-Clinical Research Incubation Project of West China Hospital of Sichuan University (2023HXFH002), and the Sichuan Science and Technology Program (2024YFFK0046, 2026NSFSC1723).</w:t>
      </w:r>
    </w:p>
    <w:p w14:paraId="7BC0E3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Acknowledgments:</w:t>
      </w:r>
    </w:p>
    <w:p w14:paraId="31F6A72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We thank the clinical staff at West China Hospital of Sichuan University for their assistance with patient enrollment and data collection.</w:t>
      </w:r>
    </w:p>
    <w:p w14:paraId="5E76E844"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Conflict of interest: none declared.</w:t>
      </w:r>
    </w:p>
    <w:p w14:paraId="12B970E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Ethics Approval: This study was approved by the Institutional Ethics Committee of West China Hospital, Sichuan University (approval number: 2022-306), which waived the requirement for informed consent because of the retrospective design.</w:t>
      </w:r>
    </w:p>
    <w:p w14:paraId="6F2C9BCA"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Data Availability: The data underlying this article will be shared on reasonable request to the corresponding author.</w:t>
      </w:r>
    </w:p>
    <w:p w14:paraId="1D6180B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Code Availability: The analysis code is available from the corresponding author on reasonable request.</w:t>
      </w:r>
    </w:p>
    <w:p w14:paraId="40945270"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 xml:space="preserve">References </w:t>
      </w:r>
    </w:p>
    <w:p w14:paraId="152B57A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 </w:t>
      </w:r>
      <w:proofErr w:type="spellStart"/>
      <w:r>
        <w:rPr>
          <w:rFonts w:ascii="Times New Roman" w:eastAsia="Times New Roman" w:hAnsi="Times New Roman" w:cs="Times New Roman" w:hint="eastAsia"/>
          <w:color w:val="1B1C1D"/>
          <w:kern w:val="0"/>
          <w:szCs w:val="22"/>
          <w:lang w:bidi="ar"/>
        </w:rPr>
        <w:t>Moiud</w:t>
      </w:r>
      <w:proofErr w:type="spellEnd"/>
      <w:r>
        <w:rPr>
          <w:rFonts w:ascii="Times New Roman" w:eastAsia="Times New Roman" w:hAnsi="Times New Roman" w:cs="Times New Roman" w:hint="eastAsia"/>
          <w:color w:val="1B1C1D"/>
          <w:kern w:val="0"/>
          <w:szCs w:val="22"/>
          <w:lang w:bidi="ar"/>
        </w:rPr>
        <w:t xml:space="preserve"> Mohyeldin, Ahmed Abdelghafar, Sai Allu, et al. Atrial Functional Tricuspid Regurgitation: A Comprehensive Review of Pathophysiology, Diagnosis, and Management </w:t>
      </w:r>
      <w:r>
        <w:rPr>
          <w:rFonts w:ascii="Times New Roman" w:eastAsia="Times New Roman" w:hAnsi="Times New Roman" w:cs="Times New Roman" w:hint="eastAsia"/>
          <w:color w:val="1B1C1D"/>
          <w:kern w:val="0"/>
          <w:szCs w:val="22"/>
          <w:lang w:bidi="ar"/>
        </w:rPr>
        <w:lastRenderedPageBreak/>
        <w:t>Strategies. Rev. Cardiovasc. Med. 2024, 25(12), 435.</w:t>
      </w:r>
    </w:p>
    <w:p w14:paraId="3ACD4CC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 Muraru D, Guta AC, Ochoa-Jimenez RC, et al. Functional Regurgitation of Atrioventricular Valves and Atrial Fibrillation: An Elusive Pathophysiological Link Deserving Further Attention.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xml:space="preserve">. 2020 Jan;33(1):42-53. </w:t>
      </w:r>
    </w:p>
    <w:p w14:paraId="7108065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3. Saito C, Minami Y, Arai K, Haruki S, et al. Prevalence, clinical characteristics, and outcome of atrial functional mitral regurgitation in hospitalized heart failure patients with atrial fibrillation. J Cardiol. 2018 Oct;72(4):292-299.</w:t>
      </w:r>
    </w:p>
    <w:p w14:paraId="5BE969A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4. Chang KC, Lin TT, Wang TC, et al. Fibrosis-4 index reflects the severity of tricuspid regurgitation and patient prognosis in atrial fibrillation.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J Heart Fail. 2025 Jul 14.</w:t>
      </w:r>
    </w:p>
    <w:p w14:paraId="2487820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5. Al-</w:t>
      </w:r>
      <w:proofErr w:type="spellStart"/>
      <w:r>
        <w:rPr>
          <w:rFonts w:ascii="Times New Roman" w:eastAsia="Times New Roman" w:hAnsi="Times New Roman" w:cs="Times New Roman" w:hint="eastAsia"/>
          <w:color w:val="1B1C1D"/>
          <w:kern w:val="0"/>
          <w:szCs w:val="22"/>
          <w:lang w:bidi="ar"/>
        </w:rPr>
        <w:t>Hashedi</w:t>
      </w:r>
      <w:proofErr w:type="spellEnd"/>
      <w:r>
        <w:rPr>
          <w:rFonts w:ascii="Times New Roman" w:eastAsia="Times New Roman" w:hAnsi="Times New Roman" w:cs="Times New Roman" w:hint="eastAsia"/>
          <w:color w:val="1B1C1D"/>
          <w:kern w:val="0"/>
          <w:szCs w:val="22"/>
          <w:lang w:bidi="ar"/>
        </w:rPr>
        <w:t xml:space="preserve"> EM, Abdu FA, Ahmad A, et al. Impact of Atrial Fibrillation Catheter Ablation on Functional Mitral Regurgitation. Am J Cardiol. 2025 Nov </w:t>
      </w:r>
      <w:proofErr w:type="gramStart"/>
      <w:r>
        <w:rPr>
          <w:rFonts w:ascii="Times New Roman" w:eastAsia="Times New Roman" w:hAnsi="Times New Roman" w:cs="Times New Roman" w:hint="eastAsia"/>
          <w:color w:val="1B1C1D"/>
          <w:kern w:val="0"/>
          <w:szCs w:val="22"/>
          <w:lang w:bidi="ar"/>
        </w:rPr>
        <w:t>1;254:127</w:t>
      </w:r>
      <w:proofErr w:type="gramEnd"/>
      <w:r>
        <w:rPr>
          <w:rFonts w:ascii="Times New Roman" w:eastAsia="Times New Roman" w:hAnsi="Times New Roman" w:cs="Times New Roman" w:hint="eastAsia"/>
          <w:color w:val="1B1C1D"/>
          <w:kern w:val="0"/>
          <w:szCs w:val="22"/>
          <w:lang w:bidi="ar"/>
        </w:rPr>
        <w:t>-138.</w:t>
      </w:r>
    </w:p>
    <w:p w14:paraId="7D9486F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6. Attanasio P, Schwarz F, Barbieri F, et al. Improvement of functional mitral and tricuspid regurgitation in patients with atrial fibrillation after sinus rhythm restoration—the Berlin FMTR registry. Clin Res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2026. doi:10.1007/s00392-026-02877-8.</w:t>
      </w:r>
    </w:p>
    <w:p w14:paraId="460A503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7. </w:t>
      </w:r>
      <w:proofErr w:type="spellStart"/>
      <w:r>
        <w:rPr>
          <w:rFonts w:ascii="Times New Roman" w:eastAsia="Times New Roman" w:hAnsi="Times New Roman" w:cs="Times New Roman" w:hint="eastAsia"/>
          <w:color w:val="1B1C1D"/>
          <w:kern w:val="0"/>
          <w:szCs w:val="22"/>
          <w:lang w:bidi="ar"/>
        </w:rPr>
        <w:t>Lv</w:t>
      </w:r>
      <w:proofErr w:type="spellEnd"/>
      <w:r>
        <w:rPr>
          <w:rFonts w:ascii="Times New Roman" w:eastAsia="Times New Roman" w:hAnsi="Times New Roman" w:cs="Times New Roman" w:hint="eastAsia"/>
          <w:color w:val="1B1C1D"/>
          <w:kern w:val="0"/>
          <w:szCs w:val="22"/>
          <w:lang w:bidi="ar"/>
        </w:rPr>
        <w:t xml:space="preserve"> J, Lu Q, Wang W, et al; CHINA-VHD Collaborators. Clinical Characteristics, Outcomes, and Risk Stratification of Combined Mitral and Tricuspid Regurgitation: The China-VHD Study. JACC Asia. 2025 Mar;5(3 Pt 2):436-452.</w:t>
      </w:r>
    </w:p>
    <w:p w14:paraId="14B4983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8. Murata A, Kaneko T, Amano M, et al. Qualitative and quantitative assessment of atrial functional mitral regurgitation: analysis from the REVEAL-AFMR registry.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2025 Jan 31;26(2):299-306.</w:t>
      </w:r>
    </w:p>
    <w:p w14:paraId="6F4032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9. Nour AA,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DR, Toader DM,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CD, </w:t>
      </w:r>
      <w:proofErr w:type="spellStart"/>
      <w:r>
        <w:rPr>
          <w:rFonts w:ascii="Times New Roman" w:eastAsia="Times New Roman" w:hAnsi="Times New Roman" w:cs="Times New Roman" w:hint="eastAsia"/>
          <w:color w:val="1B1C1D"/>
          <w:kern w:val="0"/>
          <w:szCs w:val="22"/>
          <w:lang w:bidi="ar"/>
        </w:rPr>
        <w:t>Iovănescu</w:t>
      </w:r>
      <w:proofErr w:type="spellEnd"/>
      <w:r>
        <w:rPr>
          <w:rFonts w:ascii="Times New Roman" w:eastAsia="Times New Roman" w:hAnsi="Times New Roman" w:cs="Times New Roman" w:hint="eastAsia"/>
          <w:color w:val="1B1C1D"/>
          <w:kern w:val="0"/>
          <w:szCs w:val="22"/>
          <w:lang w:bidi="ar"/>
        </w:rPr>
        <w:t xml:space="preserve"> ML, Mihu-Marinescu A, </w:t>
      </w:r>
      <w:r>
        <w:rPr>
          <w:rFonts w:ascii="Times New Roman" w:eastAsia="Times New Roman" w:hAnsi="Times New Roman" w:cs="Times New Roman" w:hint="eastAsia"/>
          <w:color w:val="1B1C1D"/>
          <w:kern w:val="0"/>
          <w:szCs w:val="22"/>
          <w:lang w:bidi="ar"/>
        </w:rPr>
        <w:lastRenderedPageBreak/>
        <w:t>et al. Combined Atrial Functional Mitral and Tricuspid Regurgitation in Atrial Fibrillation: Prevalence, Associated Factors, and Three-Dimensional Valve Remodeling. J Clin Med. 2026;15(13):5198. doi:10.3390/jcm15135198.</w:t>
      </w:r>
    </w:p>
    <w:p w14:paraId="0CF04EC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10. </w:t>
      </w:r>
      <w:proofErr w:type="spellStart"/>
      <w:r>
        <w:rPr>
          <w:rFonts w:ascii="Times New Roman" w:eastAsia="Times New Roman" w:hAnsi="Times New Roman" w:cs="Times New Roman" w:hint="eastAsia"/>
          <w:color w:val="1B1C1D"/>
          <w:kern w:val="0"/>
          <w:szCs w:val="22"/>
          <w:lang w:bidi="ar"/>
        </w:rPr>
        <w:t>Soulat</w:t>
      </w:r>
      <w:proofErr w:type="spellEnd"/>
      <w:r>
        <w:rPr>
          <w:rFonts w:ascii="Times New Roman" w:eastAsia="Times New Roman" w:hAnsi="Times New Roman" w:cs="Times New Roman" w:hint="eastAsia"/>
          <w:color w:val="1B1C1D"/>
          <w:kern w:val="0"/>
          <w:szCs w:val="22"/>
          <w:lang w:bidi="ar"/>
        </w:rPr>
        <w:t xml:space="preserve">-Dufour L, Lang S, Addetia K, et al. Restoring Sinus Rhythm Reverses Cardiac Remodeling and Reduces Valvular Regurgitation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xml:space="preserve">. 2022 Mar 15;79(10):951-961. </w:t>
      </w:r>
    </w:p>
    <w:p w14:paraId="7A0A02E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11. Park J, Choi HM, Lee JH, et al. Influence of Rhythm Control on Functional Mitral and Tricuspid Regurgitation Severity and Clinical Outcome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A Propensity-Matched Cohort Study. Korean Circ J. 2025 Jul 1.</w:t>
      </w:r>
    </w:p>
    <w:p w14:paraId="6D1F1C8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12. Baumgartner H, Falk V, Bax JJ, et al; ESC Scientific Document Group. 2017 ESC/EACTS Guidelines for the management of valvular heart disease.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2017 Sep 21;38(36):2739-2791. </w:t>
      </w:r>
    </w:p>
    <w:p w14:paraId="5D957B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13. Zoghbi WA, Adams D, Bonow RO, et al. Recommendations for noninvasive evaluation of native valvular regurgitation: a report from the American Society of Echocardiography developed in collaboration with the Society for Cardiovascular Magnetic Resonance.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2017;30(4):303-371.</w:t>
      </w:r>
    </w:p>
    <w:p w14:paraId="4AC1C3B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14. Lancellotti P, </w:t>
      </w:r>
      <w:proofErr w:type="spellStart"/>
      <w:r>
        <w:rPr>
          <w:rFonts w:ascii="Times New Roman" w:eastAsia="Times New Roman" w:hAnsi="Times New Roman" w:cs="Times New Roman" w:hint="eastAsia"/>
          <w:color w:val="1B1C1D"/>
          <w:kern w:val="0"/>
          <w:szCs w:val="22"/>
          <w:lang w:bidi="ar"/>
        </w:rPr>
        <w:t>Pibarot</w:t>
      </w:r>
      <w:proofErr w:type="spellEnd"/>
      <w:r>
        <w:rPr>
          <w:rFonts w:ascii="Times New Roman" w:eastAsia="Times New Roman" w:hAnsi="Times New Roman" w:cs="Times New Roman" w:hint="eastAsia"/>
          <w:color w:val="1B1C1D"/>
          <w:kern w:val="0"/>
          <w:szCs w:val="22"/>
          <w:lang w:bidi="ar"/>
        </w:rPr>
        <w:t xml:space="preserve"> P, Chambers J, et al. </w:t>
      </w:r>
      <w:proofErr w:type="gramStart"/>
      <w:r>
        <w:rPr>
          <w:rFonts w:ascii="Times New Roman" w:eastAsia="Times New Roman" w:hAnsi="Times New Roman" w:cs="Times New Roman" w:hint="eastAsia"/>
          <w:color w:val="1B1C1D"/>
          <w:kern w:val="0"/>
          <w:szCs w:val="22"/>
          <w:lang w:bidi="ar"/>
        </w:rPr>
        <w:t>Multi-modality</w:t>
      </w:r>
      <w:proofErr w:type="gramEnd"/>
      <w:r>
        <w:rPr>
          <w:rFonts w:ascii="Times New Roman" w:eastAsia="Times New Roman" w:hAnsi="Times New Roman" w:cs="Times New Roman" w:hint="eastAsia"/>
          <w:color w:val="1B1C1D"/>
          <w:kern w:val="0"/>
          <w:szCs w:val="22"/>
          <w:lang w:bidi="ar"/>
        </w:rPr>
        <w:t xml:space="preserve"> imaging assessment of native valvular regurgitation: an EACVI and ESC Council of Valvular Heart Disease position paper.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2022;23(5</w:t>
      </w:r>
      <w:proofErr w:type="gramStart"/>
      <w:r>
        <w:rPr>
          <w:rFonts w:ascii="Times New Roman" w:eastAsia="Times New Roman" w:hAnsi="Times New Roman" w:cs="Times New Roman" w:hint="eastAsia"/>
          <w:color w:val="1B1C1D"/>
          <w:kern w:val="0"/>
          <w:szCs w:val="22"/>
          <w:lang w:bidi="ar"/>
        </w:rPr>
        <w:t>):e</w:t>
      </w:r>
      <w:proofErr w:type="gramEnd"/>
      <w:r>
        <w:rPr>
          <w:rFonts w:ascii="Times New Roman" w:eastAsia="Times New Roman" w:hAnsi="Times New Roman" w:cs="Times New Roman" w:hint="eastAsia"/>
          <w:color w:val="1B1C1D"/>
          <w:kern w:val="0"/>
          <w:szCs w:val="22"/>
          <w:lang w:bidi="ar"/>
        </w:rPr>
        <w:t>171-e232.</w:t>
      </w:r>
    </w:p>
    <w:p w14:paraId="067E2F8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15. Hahn RT, Zamorano JL. The need for a new tricuspid regurgitation grading scheme.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Cardiovasc Imaging. 2017;18(12):1342-1343.</w:t>
      </w:r>
    </w:p>
    <w:p w14:paraId="31F22509"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lastRenderedPageBreak/>
        <w:t xml:space="preserve">16. Bohbot Y, </w:t>
      </w:r>
      <w:proofErr w:type="spellStart"/>
      <w:r>
        <w:rPr>
          <w:rFonts w:ascii="Times New Roman" w:eastAsia="Times New Roman" w:hAnsi="Times New Roman" w:cs="Times New Roman" w:hint="eastAsia"/>
          <w:color w:val="1B1C1D"/>
          <w:kern w:val="0"/>
          <w:sz w:val="22"/>
          <w:szCs w:val="22"/>
          <w:lang w:bidi="ar"/>
        </w:rPr>
        <w:t>Tordjman</w:t>
      </w:r>
      <w:proofErr w:type="spellEnd"/>
      <w:r>
        <w:rPr>
          <w:rFonts w:ascii="Times New Roman" w:eastAsia="Times New Roman" w:hAnsi="Times New Roman" w:cs="Times New Roman" w:hint="eastAsia"/>
          <w:color w:val="1B1C1D"/>
          <w:kern w:val="0"/>
          <w:sz w:val="22"/>
          <w:szCs w:val="22"/>
          <w:lang w:bidi="ar"/>
        </w:rPr>
        <w:t xml:space="preserve"> L, Dreyfus J, Le Tourneau T, Lavie-Badie Y, Selton-</w:t>
      </w:r>
      <w:proofErr w:type="spellStart"/>
      <w:r>
        <w:rPr>
          <w:rFonts w:ascii="Times New Roman" w:eastAsia="Times New Roman" w:hAnsi="Times New Roman" w:cs="Times New Roman" w:hint="eastAsia"/>
          <w:color w:val="1B1C1D"/>
          <w:kern w:val="0"/>
          <w:sz w:val="22"/>
          <w:szCs w:val="22"/>
          <w:lang w:bidi="ar"/>
        </w:rPr>
        <w:t>Suty</w:t>
      </w:r>
      <w:proofErr w:type="spellEnd"/>
      <w:r>
        <w:rPr>
          <w:rFonts w:ascii="Times New Roman" w:eastAsia="Times New Roman" w:hAnsi="Times New Roman" w:cs="Times New Roman" w:hint="eastAsia"/>
          <w:color w:val="1B1C1D"/>
          <w:kern w:val="0"/>
          <w:sz w:val="22"/>
          <w:szCs w:val="22"/>
          <w:lang w:bidi="ar"/>
        </w:rPr>
        <w:t xml:space="preserve"> C, et al. Comparison of effective regurgitant orifice area by the PISA method and tricuspid coaptation gap measurement to identify very severe tricuspid regurgitation and stratify mortality risk. Front Cardiovasc Med. </w:t>
      </w:r>
      <w:proofErr w:type="gramStart"/>
      <w:r>
        <w:rPr>
          <w:rFonts w:ascii="Times New Roman" w:eastAsia="Times New Roman" w:hAnsi="Times New Roman" w:cs="Times New Roman" w:hint="eastAsia"/>
          <w:color w:val="1B1C1D"/>
          <w:kern w:val="0"/>
          <w:sz w:val="22"/>
          <w:szCs w:val="22"/>
          <w:lang w:bidi="ar"/>
        </w:rPr>
        <w:t>2023;10:1090572</w:t>
      </w:r>
      <w:proofErr w:type="gramEnd"/>
      <w:r>
        <w:rPr>
          <w:rFonts w:ascii="Times New Roman" w:eastAsia="Times New Roman" w:hAnsi="Times New Roman" w:cs="Times New Roman" w:hint="eastAsia"/>
          <w:color w:val="1B1C1D"/>
          <w:kern w:val="0"/>
          <w:sz w:val="22"/>
          <w:szCs w:val="22"/>
          <w:lang w:bidi="ar"/>
        </w:rPr>
        <w:t>. doi:10.3389/fcvm.2023.1090572.</w:t>
      </w:r>
    </w:p>
    <w:p w14:paraId="31839FB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17. McDonagh TA, Metra M, Adamo M, Gardner RS, Baumbach A, Böhm M, et al. 2021 ESC Guidelines for the diagnosis and treatment of acute and chronic heart failure.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2021;42(36):3599–3726. doi:10.1093/</w:t>
      </w:r>
      <w:proofErr w:type="spellStart"/>
      <w:r>
        <w:rPr>
          <w:rFonts w:ascii="Times New Roman" w:eastAsia="Times New Roman" w:hAnsi="Times New Roman" w:cs="Times New Roman" w:hint="eastAsia"/>
          <w:color w:val="1B1C1D"/>
          <w:kern w:val="0"/>
          <w:sz w:val="22"/>
          <w:szCs w:val="22"/>
          <w:lang w:bidi="ar"/>
        </w:rPr>
        <w:t>eurheartj</w:t>
      </w:r>
      <w:proofErr w:type="spellEnd"/>
      <w:r>
        <w:rPr>
          <w:rFonts w:ascii="Times New Roman" w:eastAsia="Times New Roman" w:hAnsi="Times New Roman" w:cs="Times New Roman" w:hint="eastAsia"/>
          <w:color w:val="1B1C1D"/>
          <w:kern w:val="0"/>
          <w:sz w:val="22"/>
          <w:szCs w:val="22"/>
          <w:lang w:bidi="ar"/>
        </w:rPr>
        <w:t>/ehab368.</w:t>
      </w:r>
    </w:p>
    <w:p w14:paraId="2191FF7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18. Humbert M, Kovacs G, Hoeper MM, et al; ESC/ERS Scientific Document Group. 2022 ESC/ERS Guidelines for the diagnosis and treatment of pulmonary hypertension.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2022;43(38):3618-3731.</w:t>
      </w:r>
    </w:p>
    <w:p w14:paraId="7902AB4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19. Farhan S, Silbiger JJ, Halperin JL, et al. Pathophysiology, Echocardiographic Diagnosis, and Treatment of Atrial Functional Mitral Regurgitation: JACC State-of-the-Art Review.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2022 Dec 13;80(24):2314-2330.</w:t>
      </w:r>
    </w:p>
    <w:p w14:paraId="7672D42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20. Liang JJ, Silvestry FE. Mechanistic insights into mitral regurgitation due to atrial fibrillation: “Atrial functional mitral regurgitation”. Trends in Cardiovascular Medicine 2016; 26(8): 681–9.</w:t>
      </w:r>
    </w:p>
    <w:p w14:paraId="2E42EADD"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21. </w:t>
      </w:r>
      <w:proofErr w:type="spellStart"/>
      <w:r>
        <w:rPr>
          <w:rFonts w:ascii="Times New Roman" w:eastAsia="Times New Roman" w:hAnsi="Times New Roman" w:cs="Times New Roman" w:hint="eastAsia"/>
          <w:color w:val="1B1C1D"/>
          <w:kern w:val="0"/>
          <w:szCs w:val="22"/>
          <w:lang w:bidi="ar"/>
        </w:rPr>
        <w:t>Deferm</w:t>
      </w:r>
      <w:proofErr w:type="spellEnd"/>
      <w:r>
        <w:rPr>
          <w:rFonts w:ascii="Times New Roman" w:eastAsia="Times New Roman" w:hAnsi="Times New Roman" w:cs="Times New Roman" w:hint="eastAsia"/>
          <w:color w:val="1B1C1D"/>
          <w:kern w:val="0"/>
          <w:szCs w:val="22"/>
          <w:lang w:bidi="ar"/>
        </w:rPr>
        <w:t xml:space="preserve"> S, Bertrand PB, Verbrugge FH, et al. Atrial Functional Mitral Regurgitation: JACC Review Topic of the Week.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2019 May 21;73(19):2465-2476.</w:t>
      </w:r>
    </w:p>
    <w:p w14:paraId="5838E764"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22. Barrows RK, Augustin CM, Gsell MAF, et al. Rhythm control benefits left ventricular function compared with rate control in patients with atrial fibrillation: A computational study. Heart Rhythm O2. 2025 May 9;6(7):1011-1019.</w:t>
      </w:r>
    </w:p>
    <w:p w14:paraId="1A11CFA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lastRenderedPageBreak/>
        <w:t xml:space="preserve">23. Lam CS, Rienstra M, Tay WT, et al. Atrial Fibrillation in Heart Failure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Preserved Ejection Fraction: Association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Exercise Capacity, Left Ventricular Filling Pressures, Natriuretic Peptides, and Left Atrial Volume. JACC Heart Fail. 2017 Feb;5(2):92-98. </w:t>
      </w:r>
    </w:p>
    <w:p w14:paraId="3857275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24. </w:t>
      </w:r>
      <w:proofErr w:type="spellStart"/>
      <w:r>
        <w:rPr>
          <w:rFonts w:ascii="Times New Roman" w:eastAsia="Times New Roman" w:hAnsi="Times New Roman" w:cs="Times New Roman" w:hint="eastAsia"/>
          <w:color w:val="1B1C1D"/>
          <w:kern w:val="0"/>
          <w:szCs w:val="22"/>
          <w:lang w:bidi="ar"/>
        </w:rPr>
        <w:t>Doldi</w:t>
      </w:r>
      <w:proofErr w:type="spellEnd"/>
      <w:r>
        <w:rPr>
          <w:rFonts w:ascii="Times New Roman" w:eastAsia="Times New Roman" w:hAnsi="Times New Roman" w:cs="Times New Roman" w:hint="eastAsia"/>
          <w:color w:val="1B1C1D"/>
          <w:kern w:val="0"/>
          <w:szCs w:val="22"/>
          <w:lang w:bidi="ar"/>
        </w:rPr>
        <w:t xml:space="preserve"> PM, Thienel M, Willy K. Right Ventricular Dynamics in Tricuspid Regurgitation: Insights into Reverse Remodeling and Outcome Prediction Post Transcatheter Valve Intervention. Int J Mol Sci. 2025 Jun 30;26(13):6322.</w:t>
      </w:r>
    </w:p>
    <w:p w14:paraId="028CCB8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25. Melillo F, Fabiani D, Santoro A, et al. Multimodality Imaging for Right Ventricular Function Assessment in Severe Tricuspid Regurgitation. J Clin Med. 2024 Aug 27;13(17):5076.</w:t>
      </w:r>
    </w:p>
    <w:p w14:paraId="6E69109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26. </w:t>
      </w:r>
      <w:proofErr w:type="spellStart"/>
      <w:r>
        <w:rPr>
          <w:rFonts w:ascii="Times New Roman" w:eastAsia="Times New Roman" w:hAnsi="Times New Roman" w:cs="Times New Roman" w:hint="eastAsia"/>
          <w:color w:val="1B1C1D"/>
          <w:kern w:val="0"/>
          <w:szCs w:val="22"/>
          <w:lang w:bidi="ar"/>
        </w:rPr>
        <w:t>Arteagoitia</w:t>
      </w:r>
      <w:proofErr w:type="spellEnd"/>
      <w:r>
        <w:rPr>
          <w:rFonts w:ascii="Times New Roman" w:eastAsia="Times New Roman" w:hAnsi="Times New Roman" w:cs="Times New Roman" w:hint="eastAsia"/>
          <w:color w:val="1B1C1D"/>
          <w:kern w:val="0"/>
          <w:szCs w:val="22"/>
          <w:lang w:bidi="ar"/>
        </w:rPr>
        <w:t xml:space="preserve"> </w:t>
      </w:r>
      <w:proofErr w:type="spellStart"/>
      <w:r>
        <w:rPr>
          <w:rFonts w:ascii="Times New Roman" w:eastAsia="Times New Roman" w:hAnsi="Times New Roman" w:cs="Times New Roman" w:hint="eastAsia"/>
          <w:color w:val="1B1C1D"/>
          <w:kern w:val="0"/>
          <w:szCs w:val="22"/>
          <w:lang w:bidi="ar"/>
        </w:rPr>
        <w:t>Bolumburu</w:t>
      </w:r>
      <w:proofErr w:type="spellEnd"/>
      <w:r>
        <w:rPr>
          <w:rFonts w:ascii="Times New Roman" w:eastAsia="Times New Roman" w:hAnsi="Times New Roman" w:cs="Times New Roman" w:hint="eastAsia"/>
          <w:color w:val="1B1C1D"/>
          <w:kern w:val="0"/>
          <w:szCs w:val="22"/>
          <w:lang w:bidi="ar"/>
        </w:rPr>
        <w:t xml:space="preserve"> A, Monteagudo Ruiz JM, Mahia P, et al. Determinants of Tricuspid Regurgitation Progression and Its Implications for Adequate Management. JACC Cardiovasc Imaging. 2024;17(6):579-591.</w:t>
      </w:r>
    </w:p>
    <w:p w14:paraId="4FADAE0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hAnsi="Times New Roman"/>
        </w:rPr>
        <w:t xml:space="preserve">27. </w:t>
      </w:r>
      <w:proofErr w:type="spellStart"/>
      <w:r>
        <w:rPr>
          <w:rFonts w:ascii="Times New Roman" w:hAnsi="Times New Roman"/>
        </w:rPr>
        <w:t>Praz</w:t>
      </w:r>
      <w:proofErr w:type="spellEnd"/>
      <w:r>
        <w:rPr>
          <w:rFonts w:ascii="Times New Roman" w:hAnsi="Times New Roman"/>
        </w:rPr>
        <w:t xml:space="preserve"> F, Borger MA, Lanz J, et al; ESC/EACTS Scientific Document Group. 2025 ESC/EACTS Guidelines for the management of valvular heart disease. </w:t>
      </w:r>
      <w:proofErr w:type="spellStart"/>
      <w:r>
        <w:rPr>
          <w:rFonts w:ascii="Times New Roman" w:hAnsi="Times New Roman"/>
        </w:rPr>
        <w:t>Eur</w:t>
      </w:r>
      <w:proofErr w:type="spellEnd"/>
      <w:r>
        <w:rPr>
          <w:rFonts w:ascii="Times New Roman" w:hAnsi="Times New Roman"/>
        </w:rPr>
        <w:t xml:space="preserve"> Heart J. 2025;46(44):4635–4736. doi:10.1093/</w:t>
      </w:r>
      <w:proofErr w:type="spellStart"/>
      <w:r>
        <w:rPr>
          <w:rFonts w:ascii="Times New Roman" w:hAnsi="Times New Roman"/>
        </w:rPr>
        <w:t>eurheartj</w:t>
      </w:r>
      <w:proofErr w:type="spellEnd"/>
      <w:r>
        <w:rPr>
          <w:rFonts w:ascii="Times New Roman" w:hAnsi="Times New Roman"/>
        </w:rPr>
        <w:t>/ehaf194.</w:t>
      </w:r>
    </w:p>
    <w:p w14:paraId="54F9E5AF"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Supplementary Material</w:t>
      </w:r>
    </w:p>
    <w:p w14:paraId="11ED4BA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Tables S1A, S1B, S2, S3A–S3D, and </w:t>
      </w:r>
      <w:del w:id="91458" w:author="Claude (E30 修订)" w:date="2026-10-09T12:00:00Z">
        <w:r>
          <w:rPr>
            <w:rFonts w:ascii="Times New Roman" w:eastAsia="Times New Roman" w:hAnsi="Times New Roman" w:cs="Times New Roman" w:hint="eastAsia"/>
            <w:color w:val="1B1C1D"/>
            <w:kern w:val="0"/>
            <w:sz w:val="22"/>
            <w:szCs w:val="22"/>
            <w:lang w:bidi="ar"/>
          </w:rPr>
          <w:delText xml:space="preserve">S4–S12</w:delText>
        </w:r>
      </w:del>
      <w:ins w:id="91459" w:author="Claude (E30 修订)" w:date="2026-10-09T12:00:00Z">
        <w:r>
          <w:rPr>
            <w:rFonts w:ascii="Times New Roman" w:eastAsia="Times New Roman" w:hAnsi="Times New Roman" w:cs="Times New Roman" w:hint="eastAsia"/>
            <w:color w:val="1B1C1D"/>
            <w:kern w:val="0"/>
            <w:sz w:val="22"/>
            <w:szCs w:val="22"/>
            <w:lang w:bidi="ar"/>
          </w:rPr>
          <w:t xml:space="preserve">S4–S13</w:t>
        </w:r>
      </w:ins>
      <w:r>
        <w:rPr>
          <w:rFonts w:ascii="Times New Roman" w:eastAsia="Times New Roman" w:hAnsi="Times New Roman" w:cs="Times New Roman" w:hint="eastAsia"/>
          <w:color w:val="1B1C1D"/>
          <w:kern w:val="0"/>
          <w:sz w:val="22"/>
          <w:szCs w:val="22"/>
          <w:lang w:bidi="ar"/>
        </w:rPr>
        <w:t xml:space="preserve">; </w:t>
      </w:r>
      <w:del w:id="91460" w:author="Claude (E30 修订)" w:date="2026-10-09T12:00:00Z">
        <w:r>
          <w:rPr>
            <w:rFonts w:ascii="Times New Roman" w:eastAsia="Times New Roman" w:hAnsi="Times New Roman" w:cs="Times New Roman" w:hint="eastAsia"/>
            <w:color w:val="1B1C1D"/>
            <w:kern w:val="0"/>
            <w:sz w:val="22"/>
            <w:szCs w:val="22"/>
            <w:lang w:bidi="ar"/>
          </w:rPr>
          <w:delText xml:space="preserve">Figure</w:delText>
        </w:r>
      </w:del>
      <w:ins w:id="91461" w:author="Claude (E30 修订)" w:date="2026-10-09T12:00:00Z">
        <w:r>
          <w:rPr>
            <w:rFonts w:ascii="Times New Roman" w:eastAsia="Times New Roman" w:hAnsi="Times New Roman" w:cs="Times New Roman" w:hint="eastAsia"/>
            <w:color w:val="1B1C1D"/>
            <w:kern w:val="0"/>
            <w:sz w:val="22"/>
            <w:szCs w:val="22"/>
            <w:lang w:bidi="ar"/>
          </w:rPr>
          <w:t xml:space="preserve">Figures</w:t>
        </w:r>
      </w:ins>
      <w:r>
        <w:rPr>
          <w:rFonts w:ascii="Times New Roman" w:eastAsia="Times New Roman" w:hAnsi="Times New Roman" w:cs="Times New Roman" w:hint="eastAsia"/>
          <w:color w:val="1B1C1D"/>
          <w:kern w:val="0"/>
          <w:sz w:val="22"/>
          <w:szCs w:val="22"/>
          <w:lang w:bidi="ar"/>
        </w:rPr>
        <w:t xml:space="preserve"> S1</w:t>
      </w:r>
      <w:ins w:id="91462" w:author="Claude (E30 修订)" w:date="2026-10-09T12:00:00Z">
        <w:r>
          <w:rPr>
            <w:rFonts w:ascii="Times New Roman" w:eastAsia="Times New Roman" w:hAnsi="Times New Roman" w:cs="Times New Roman" w:hint="eastAsia"/>
            <w:color w:val="1B1C1D"/>
            <w:kern w:val="0"/>
            <w:sz w:val="22"/>
            <w:szCs w:val="22"/>
            <w:lang w:bidi="ar"/>
          </w:rPr>
          <w:t xml:space="preserve"> and S2</w:t>
        </w:r>
      </w:ins>
    </w:p>
    <w:p w14:paraId="577D3BA2"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Figure legends</w:t>
      </w:r>
    </w:p>
    <w:p w14:paraId="288AC557" w14:textId="77777777" w:rsidR="00870F3C" w:rsidRDefault="00000000">
      <w:pPr>
        <w:keepNext/>
        <w:rPr/>
      </w:pPr>
      <w:r>
        <w:rPr>
          <w:rFonts w:ascii="Times New Roman" w:eastAsia="Times New Roman" w:hAnsi="Times New Roman" w:cs="Times New Roman" w:hint="eastAsia"/>
          <w:b/>
          <w:color w:val="1B1C1D"/>
          <w:kern w:val="0"/>
          <w:lang w:bidi="ar"/>
        </w:rPr>
        <w:t xml:space="preserve">Figure 1. Study </w:t>
      </w:r>
      <w:del w:id="91465" w:author="Claude (E30 修订)" w:date="2026-10-09T12:00:00Z">
        <w:r>
          <w:rPr>
            <w:rFonts w:ascii="Times New Roman" w:eastAsia="Times New Roman" w:hAnsi="Times New Roman" w:cs="Times New Roman" w:hint="eastAsia"/>
            <w:b/>
            <w:color w:val="1B1C1D"/>
            <w:kern w:val="0"/>
            <w:lang w:bidi="ar"/>
          </w:rPr>
          <w:delText xml:space="preserve">populations.</w:delText>
        </w:r>
      </w:del>
      <w:ins w:id="91466" w:author="Claude (E30 修订)" w:date="2026-10-09T12:00:00Z">
        <w:r>
          <w:rPr>
            <w:rFonts w:ascii="Times New Roman" w:eastAsia="Times New Roman" w:hAnsi="Times New Roman" w:cs="Times New Roman" w:hint="eastAsia"/>
            <w:b/>
            <w:color w:val="1B1C1D"/>
            <w:kern w:val="0"/>
            <w:lang w:bidi="ar"/>
          </w:rPr>
          <w:t xml:space="preserve">population and analysis sets.</w:t>
        </w:r>
      </w:ins>
    </w:p>
    <w:p w14:paraId="6EC16A1A" w14:textId="77777777" w:rsidR="00870F3C" w:rsidRDefault="00000000">
      <w:pPr>
        <w:rPr>
          <w:rFonts w:ascii="Times New Roman" w:eastAsia="Times New Roman" w:hAnsi="Times New Roman" w:cs="Times New Roman"/>
          <w:i/>
          <w:iCs/>
          <w:color w:val="1B1C1D"/>
          <w:kern w:val="0"/>
          <w:lang w:bidi="ar"/>
        </w:rPr>
      </w:pPr>
      <w:del w:id="91467" w:author="Claude (E30 修订)" w:date="2026-10-09T12:00:00Z">
        <w:r>
          <w:rPr>
            <w:rFonts w:ascii="Times New Roman" w:eastAsia="Times New Roman" w:hAnsi="Times New Roman" w:cs="Times New Roman" w:hint="eastAsia"/>
            <w:i/>
            <w:iCs/>
            <w:color w:val="1B1C1D"/>
            <w:kern w:val="0"/>
            <w:lang w:bidi="ar"/>
          </w:rPr>
          <w:delText xml:space="preserve">Flow of the baseline phenotype cohort, starting from 2,425 patients whose first AF ablation admission (January 2020 to September 2024) included a TTE report confirmed as pre-procedural (derivation from discharge records in Supplementary Table S1A), and of the paired response cohort of procedures with MR and/or TR of analysis grade ≥1 (very mild or worse) on pre-procedural TTE. Organic valve disease comprised rheumatic heart disease, mitral stenosis worse than very mild, aortic stenosis of mild-to-moderate or worse, and valve prolapse; congenital heart disease comprised unrepaired atrial septal defect with shunt, residual shunt after repair or closure, and complex congenital heart disease; prior or concurrent valve surgery includes 2 operations identified on review. Each cohort was analyzed separately in paroxysmal and persistent AF. The cohorts shared 357 patients, for whom the baseline grades of the paired analysis were used. Eligible admissions without a 1-month TTE were compared with included procedures in Supplementary Table S1B. AF indicates atrial fibrillation; HCM, hypertrophic cardiomyopathy; MR, mitral regurgitation; TR, tricuspid regurgitation; TTE, transthoracic echocardiography.</w:delText>
        </w:r>
      </w:del>
      <w:ins w:id="91468" w:author="Claude (E30 修订)" w:date="2026-10-09T12:00:00Z">
        <w:r>
          <w:rPr>
            <w:rFonts w:ascii="Times New Roman" w:eastAsia="Times New Roman" w:hAnsi="Times New Roman" w:cs="Times New Roman" w:hint="eastAsia"/>
            <w:i/>
            <w:iCs/>
            <w:color w:val="1B1C1D"/>
            <w:kern w:val="0"/>
            <w:lang w:bidi="ar"/>
          </w:rPr>
          <w:t xml:space="preserve">Flow of the study population: patients undergoing AF ablation between January 2020 and September 2024 with an in-hospital baseline TTE report. Exclusions were applied uniformly before the analysis sets were defined. Organic valve disease comprised rheumatic heart disease, mitral stenosis, aortic stenosis of mild-to-moderate or worse, and valve prolapse; congenital heart disease comprised unrepaired atrial septal defect with shunt, residual shunt after repair or closure, and complex congenital heart disease. The baseline phenotype set comprised one admission per patient (the first ablation admission in the study period), whose baseline TTE report was graded to estimate prevalence; the paired response set comprised procedures with MR and/or TR of analysis grade ≥1 (very mild or worse) on the baseline TTE and a 1-month TTE. Overall, 372 patients belonged to both sets; for the 366 whose baseline-set admission was a paired procedure, the baseline grades of the paired analysis were used. Each set was analyzed separately in paroxysmal and persistent AF. Eligible admissions without a 1-month TTE were compared with included procedures in Supplementary Table S1B. AF indicates atrial fibrillation; HCM, hypertrophic cardiomyopathy; MR, mitral regurgitation; TR, tricuspid regurgitation; TTE, transthoracic echocardiography.</w:t>
        </w:r>
      </w:ins>
    </w:p>
    <w:p w14:paraId="47CA0F78" w14:textId="77777777" w:rsidR="00870F3C" w:rsidRDefault="00000000">
      <w:pPr>
        <w:keepNext/>
        <w:rPr/>
      </w:pPr>
      <w:r>
        <w:rPr>
          <w:b/>
        </w:rPr>
        <w:t>Figure 2. Regurgitation burden before ablation and its course at 1 month and about 1 year.</w:t>
      </w:r>
    </w:p>
    <w:p w14:paraId="2DC055D9"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MR/TR phenotypes (analysis grade ≥1) in the </w:t>
      </w:r>
      <w:del w:id="91520" w:author="Claude (E30 修订)" w:date="2026-10-09T12:00:00Z">
        <w:r>
          <w:rPr>
            <w:rFonts w:ascii="Times New Roman" w:eastAsia="Times New Roman" w:hAnsi="Times New Roman" w:cs="Times New Roman" w:hint="eastAsia"/>
            <w:i/>
            <w:iCs/>
            <w:color w:val="1B1C1D"/>
            <w:kern w:val="0"/>
            <w:lang w:bidi="ar"/>
          </w:rPr>
          <w:delText xml:space="preserve">baseline phenotype cohort</w:delText>
        </w:r>
      </w:del>
      <w:ins w:id="91521" w:author="Claude (E30 修订)" w:date="2026-10-09T12:00:00Z">
        <w:r>
          <w:rPr>
            <w:rFonts w:ascii="Times New Roman" w:eastAsia="Times New Roman" w:hAnsi="Times New Roman" w:cs="Times New Roman" w:hint="eastAsia"/>
            <w:i/>
            <w:iCs/>
            <w:color w:val="1B1C1D"/>
            <w:kern w:val="0"/>
            <w:lang w:bidi="ar"/>
          </w:rPr>
          <w:t xml:space="preserve">baseline phenotype set</w:t>
        </w:r>
      </w:ins>
      <w:r>
        <w:rPr>
          <w:rFonts w:ascii="Times New Roman" w:eastAsia="Times New Roman" w:hAnsi="Times New Roman" w:cs="Times New Roman" w:hint="eastAsia"/>
          <w:i/>
          <w:iCs/>
          <w:color w:val="1B1C1D"/>
          <w:kern w:val="0"/>
          <w:lang w:bidi="ar"/>
        </w:rPr>
        <w:t xml:space="preserve">, overall and by AF type; numbers are percentages. (B) Prevalence with Wilson 95% CIs of any MR or TR, combined MR/TR, any MR, any TR, and study-defined moderate-or-greater MR and TR (analysis grade ≥2) in all patients (diamonds), paroxysmal AF (open circles), and persistent AF (filled circles); point estimates (%) are listed on the right. (C) ≥1-grade improvement at 1 month (Wilson 95% CIs) in all MR and TR valve series, by AF type (circles) and by phenotype (squares; open, isolated disease; filled, combined MR/TR). (D) Change at 1 month in valve series with baseline analysis grade ≥2: reduction by ≥2 grades (all reaching grade ≤1), 1-grade reduction to grade ≤1 (mild or less), 1-grade reduction with residual grade ≥2, unchanged grade, or a higher grade; numbers are percentages, and the summaries on the right give ≥1-grade reduction, regression to mild or less, and ≥2-grade reduction. (E) MR (n=155) and TR (n=219) series with a clinically indicated TTE at 8–18 months: sustained improvement (improved at 1 month and still improved) and delayed improvement (not improved at 1 month but improved later); improvement at about 1 year is defined relative to baseline. (F) Joint state at 1 month and at about 1 year in combined MR/TR procedures with late TTE (n=123); ribbons are coloured by the state at about 1 year, and the percentage under each 1-month state is the proportion with both valves improved at about 1 year. Panels A–B describe patients of the baseline phenotype </w:t>
      </w:r>
      <w:del w:id="91469" w:author="Claude (E30 修订)" w:date="2026-10-09T12:00:00Z">
        <w:r>
          <w:rPr>
            <w:rFonts w:ascii="Times New Roman" w:eastAsia="Times New Roman" w:hAnsi="Times New Roman" w:cs="Times New Roman" w:hint="eastAsia"/>
            <w:i/>
            <w:iCs/>
            <w:color w:val="1B1C1D"/>
            <w:kern w:val="0"/>
            <w:lang w:bidi="ar"/>
          </w:rPr>
          <w:delText xml:space="preserve">cohort</w:delText>
        </w:r>
      </w:del>
      <w:ins w:id="91470" w:author="Claude (E30 修订)" w:date="2026-10-09T12:00:00Z">
        <w:r>
          <w:rPr>
            <w:rFonts w:ascii="Times New Roman" w:eastAsia="Times New Roman" w:hAnsi="Times New Roman" w:cs="Times New Roman" w:hint="eastAsia"/>
            <w:i/>
            <w:iCs/>
            <w:color w:val="1B1C1D"/>
            <w:kern w:val="0"/>
            <w:lang w:bidi="ar"/>
          </w:rPr>
          <w:t xml:space="preserve">set (n=3,045)</w:t>
        </w:r>
      </w:ins>
      <w:r>
        <w:rPr>
          <w:rFonts w:ascii="Times New Roman" w:eastAsia="Times New Roman" w:hAnsi="Times New Roman" w:cs="Times New Roman" w:hint="eastAsia"/>
          <w:i/>
          <w:iCs/>
          <w:color w:val="1B1C1D"/>
          <w:kern w:val="0"/>
          <w:lang w:bidi="ar"/>
        </w:rPr>
        <w:t xml:space="preserve"> and panels C–F valve series or procedures of the paired response </w:t>
      </w:r>
      <w:del w:id="91471" w:author="Claude (E30 修订)" w:date="2026-10-09T12:00:00Z">
        <w:r>
          <w:rPr>
            <w:rFonts w:ascii="Times New Roman" w:eastAsia="Times New Roman" w:hAnsi="Times New Roman" w:cs="Times New Roman" w:hint="eastAsia"/>
            <w:i/>
            <w:iCs/>
            <w:color w:val="1B1C1D"/>
            <w:kern w:val="0"/>
            <w:lang w:bidi="ar"/>
          </w:rPr>
          <w:delText xml:space="preserve">cohort</w:delText>
        </w:r>
      </w:del>
      <w:ins w:id="91472" w:author="Claude (E30 修订)" w:date="2026-10-09T12:00:00Z">
        <w:r>
          <w:rPr>
            <w:rFonts w:ascii="Times New Roman" w:eastAsia="Times New Roman" w:hAnsi="Times New Roman" w:cs="Times New Roman" w:hint="eastAsia"/>
            <w:i/>
            <w:iCs/>
            <w:color w:val="1B1C1D"/>
            <w:kern w:val="0"/>
            <w:lang w:bidi="ar"/>
          </w:rPr>
          <w:t xml:space="preserve">set</w:t>
        </w:r>
      </w:ins>
      <w:r>
        <w:rPr>
          <w:rFonts w:ascii="Times New Roman" w:eastAsia="Times New Roman" w:hAnsi="Times New Roman" w:cs="Times New Roman" w:hint="eastAsia"/>
          <w:i/>
          <w:iCs/>
          <w:color w:val="1B1C1D"/>
          <w:kern w:val="0"/>
          <w:lang w:bidi="ar"/>
        </w:rPr>
        <w:t xml:space="preserve">;</w:t>
      </w:r>
      <w:del w:id="91473" w:author="Claude (E30 修订)" w:date="2026-10-09T12:00:00Z">
        <w:r>
          <w:rPr>
            <w:rFonts w:ascii="Times New Roman" w:eastAsia="Times New Roman" w:hAnsi="Times New Roman" w:cs="Times New Roman" w:hint="eastAsia"/>
            <w:i/>
            <w:iCs/>
            <w:color w:val="1B1C1D"/>
            <w:kern w:val="0"/>
            <w:lang w:bidi="ar"/>
          </w:rPr>
          <w:delText xml:space="preserve"> because</w:delText>
        </w:r>
      </w:del>
      <w:r>
        <w:rPr>
          <w:rFonts w:ascii="Times New Roman" w:eastAsia="Times New Roman" w:hAnsi="Times New Roman" w:cs="Times New Roman" w:hint="eastAsia"/>
          <w:i/>
          <w:iCs/>
          <w:color w:val="1B1C1D"/>
          <w:kern w:val="0"/>
          <w:lang w:bidi="ar"/>
        </w:rPr>
        <w:t xml:space="preserve"> the two </w:t>
      </w:r>
      <w:del w:id="91474" w:author="Claude (E30 修订)" w:date="2026-10-09T12:00:00Z">
        <w:r>
          <w:rPr>
            <w:rFonts w:ascii="Times New Roman" w:eastAsia="Times New Roman" w:hAnsi="Times New Roman" w:cs="Times New Roman" w:hint="eastAsia"/>
            <w:i/>
            <w:iCs/>
            <w:color w:val="1B1C1D"/>
            <w:kern w:val="0"/>
            <w:lang w:bidi="ar"/>
          </w:rPr>
          <w:delText xml:space="preserve">populations</w:delText>
        </w:r>
      </w:del>
      <w:ins w:id="91475" w:author="Claude (E30 修订)" w:date="2026-10-09T12:00:00Z">
        <w:r>
          <w:rPr>
            <w:rFonts w:ascii="Times New Roman" w:eastAsia="Times New Roman" w:hAnsi="Times New Roman" w:cs="Times New Roman" w:hint="eastAsia"/>
            <w:i/>
            <w:iCs/>
            <w:color w:val="1B1C1D"/>
            <w:kern w:val="0"/>
            <w:lang w:bidi="ar"/>
          </w:rPr>
          <w:t xml:space="preserve">sets</w:t>
        </w:r>
      </w:ins>
      <w:r>
        <w:rPr>
          <w:rFonts w:ascii="Times New Roman" w:eastAsia="Times New Roman" w:hAnsi="Times New Roman" w:cs="Times New Roman" w:hint="eastAsia"/>
          <w:i/>
          <w:iCs/>
          <w:color w:val="1B1C1D"/>
          <w:kern w:val="0"/>
          <w:lang w:bidi="ar"/>
        </w:rPr>
        <w:t xml:space="preserve"> </w:t>
      </w:r>
      <w:del w:id="91476" w:author="Claude (E30 修订)" w:date="2026-10-09T12:00:00Z">
        <w:r>
          <w:rPr>
            <w:rFonts w:ascii="Times New Roman" w:eastAsia="Times New Roman" w:hAnsi="Times New Roman" w:cs="Times New Roman" w:hint="eastAsia"/>
            <w:i/>
            <w:iCs/>
            <w:color w:val="1B1C1D"/>
            <w:kern w:val="0"/>
            <w:lang w:bidi="ar"/>
          </w:rPr>
          <w:delText xml:space="preserve">were</w:delText>
        </w:r>
      </w:del>
      <w:ins w:id="91477" w:author="Claude (E30 修订)" w:date="2026-10-09T12:00:00Z">
        <w:r>
          <w:rPr>
            <w:rFonts w:ascii="Times New Roman" w:eastAsia="Times New Roman" w:hAnsi="Times New Roman" w:cs="Times New Roman" w:hint="eastAsia"/>
            <w:i/>
            <w:iCs/>
            <w:color w:val="1B1C1D"/>
            <w:kern w:val="0"/>
            <w:lang w:bidi="ar"/>
          </w:rPr>
          <w:t xml:space="preserve">share</w:t>
        </w:r>
      </w:ins>
      <w:r>
        <w:rPr>
          <w:rFonts w:ascii="Times New Roman" w:eastAsia="Times New Roman" w:hAnsi="Times New Roman" w:cs="Times New Roman" w:hint="eastAsia"/>
          <w:i/>
          <w:iCs/>
          <w:color w:val="1B1C1D"/>
          <w:kern w:val="0"/>
          <w:lang w:bidi="ar"/>
        </w:rPr>
        <w:t xml:space="preserve"> </w:t>
      </w:r>
      <w:del w:id="91478" w:author="Claude (E30 修订)" w:date="2026-10-09T12:00:00Z">
        <w:r>
          <w:rPr>
            <w:rFonts w:ascii="Times New Roman" w:eastAsia="Times New Roman" w:hAnsi="Times New Roman" w:cs="Times New Roman" w:hint="eastAsia"/>
            <w:i/>
            <w:iCs/>
            <w:color w:val="1B1C1D"/>
            <w:kern w:val="0"/>
            <w:lang w:bidi="ar"/>
          </w:rPr>
          <w:delText xml:space="preserve">assembled</w:delText>
        </w:r>
      </w:del>
      <w:ins w:id="91479" w:author="Claude (E30 修订)" w:date="2026-10-09T12:00:00Z">
        <w:r>
          <w:rPr>
            <w:rFonts w:ascii="Times New Roman" w:eastAsia="Times New Roman" w:hAnsi="Times New Roman" w:cs="Times New Roman" w:hint="eastAsia"/>
            <w:i/>
            <w:iCs/>
            <w:color w:val="1B1C1D"/>
            <w:kern w:val="0"/>
            <w:lang w:bidi="ar"/>
          </w:rPr>
          <w:t xml:space="preserve">372</w:t>
        </w:r>
      </w:ins>
      <w:r>
        <w:rPr>
          <w:rFonts w:ascii="Times New Roman" w:eastAsia="Times New Roman" w:hAnsi="Times New Roman" w:cs="Times New Roman" w:hint="eastAsia"/>
          <w:i/>
          <w:iCs/>
          <w:color w:val="1B1C1D"/>
          <w:kern w:val="0"/>
          <w:lang w:bidi="ar"/>
        </w:rPr>
        <w:t xml:space="preserve"> </w:t>
      </w:r>
      <w:del w:id="91480" w:author="Claude (E30 修订)" w:date="2026-10-09T12:00:00Z">
        <w:r>
          <w:rPr>
            <w:rFonts w:ascii="Times New Roman" w:eastAsia="Times New Roman" w:hAnsi="Times New Roman" w:cs="Times New Roman" w:hint="eastAsia"/>
            <w:i/>
            <w:iCs/>
            <w:color w:val="1B1C1D"/>
            <w:kern w:val="0"/>
            <w:lang w:bidi="ar"/>
          </w:rPr>
          <w:delText xml:space="preserve">separately and only partially overlap, no flow is drawn between them.</w:delText>
        </w:r>
      </w:del>
      <w:ins w:id="91481" w:author="Claude (E30 修订)" w:date="2026-10-09T12:00:00Z">
        <w:r>
          <w:rPr>
            <w:rFonts w:ascii="Times New Roman" w:eastAsia="Times New Roman" w:hAnsi="Times New Roman" w:cs="Times New Roman" w:hint="eastAsia"/>
            <w:i/>
            <w:iCs/>
            <w:color w:val="1B1C1D"/>
            <w:kern w:val="0"/>
            <w:lang w:bidi="ar"/>
          </w:rPr>
          <w:t xml:space="preserve">patients.</w:t>
        </w:r>
      </w:ins>
      <w:r>
        <w:rPr>
          <w:rFonts w:ascii="Times New Roman" w:eastAsia="Times New Roman" w:hAnsi="Times New Roman" w:cs="Times New Roman" w:hint="eastAsia"/>
          <w:i/>
          <w:iCs/>
          <w:color w:val="1B1C1D"/>
          <w:kern w:val="0"/>
          <w:lang w:bidi="ar"/>
        </w:rPr>
        <w:t xml:space="preserve"> Late TTE was clinically indicated and available in about 30% of series (unweighted; weighted estimates in Supplementary Table S10). AF indicates atrial fibrillation; MR, mitral regurgitation; TR, tricuspid regurgitation; TTE, transthoracic echocardiography.</w:t>
      </w:r>
    </w:p>
    <w:p w14:paraId="08546975" w14:textId="77777777" w:rsidR="00870F3C" w:rsidRDefault="00000000">
      <w:pPr>
        <w:keepNext/>
        <w:rPr/>
      </w:pPr>
      <w:r>
        <w:rPr>
          <w:b/>
        </w:rPr>
        <w:t>Figure 3. Individual-valve grade transitions and joint MR/TR responses in paroxysmal and persistent AF.</w:t>
      </w:r>
    </w:p>
    <w:p w14:paraId="295E7211" w14:textId="77777777" w:rsidR="00870F3C" w:rsidRDefault="00000000">
      <w:pPr>
        <w:rPr>
          <w:rFonts w:ascii="Times New Roman" w:eastAsia="Times New Roman" w:hAnsi="Times New Roman" w:cs="Times New Roman"/>
          <w:i/>
          <w:iCs/>
          <w:color w:val="1B1C1D"/>
          <w:kern w:val="0"/>
          <w:lang w:bidi="ar"/>
        </w:rPr>
      </w:pPr>
      <w:r>
        <w:rPr>
          <w:rFonts w:ascii="Times New Roman" w:hAnsi="Times New Roman"/>
        </w:rPr>
        <w:t>(A</w:t>
      </w:r>
      <w:r>
        <w:rPr>
          <w:rFonts w:ascii="Times New Roman" w:hAnsi="Times New Roman"/>
        </w:rPr>
        <w:t>) Grade transition matrices from baseline (rows) to 1 month (columns) for each valve series; cells show numbers of valve series, coloured cells indicate ≥1-grade improvement and grey cells no improvement, shading is proportional to row percentages, and dotted outlines mark unchanged grades. (B</w:t>
      </w:r>
      <w:r>
        <w:rPr>
          <w:rFonts w:ascii="Times New Roman" w:hAnsi="Times New Roman"/>
        </w:rPr>
        <w:t xml:space="preserve">) Four response states at 1 month in combined </w:t>
      </w:r>
      <w:r>
        <w:rPr>
          <w:rFonts w:ascii="Times New Roman" w:hAnsi="Times New Roman"/>
        </w:rPr>
        <w:t>MR/TR</w:t>
      </w:r>
      <w:r>
        <w:rPr>
          <w:rFonts w:ascii="Times New Roman" w:hAnsi="Times New Roman"/>
        </w:rPr>
        <w:t>, overall (n=387), in paroxysmal AF (n=109), and in persistent AF (n=278)</w:t>
      </w:r>
      <w:r>
        <w:rPr>
          <w:rFonts w:ascii="Times New Roman" w:hAnsi="Times New Roman"/>
        </w:rPr>
        <w:t>;</w:t>
      </w:r>
      <w:r>
        <w:rPr>
          <w:rFonts w:ascii="Times New Roman" w:hAnsi="Times New Roman"/>
        </w:rPr>
        <w:t xml:space="preserve"> </w:t>
      </w:r>
      <w:r>
        <w:rPr>
          <w:rFonts w:ascii="Times New Roman" w:hAnsi="Times New Roman"/>
        </w:rPr>
        <w:t>numbers</w:t>
      </w:r>
      <w:r>
        <w:rPr>
          <w:rFonts w:ascii="Times New Roman" w:hAnsi="Times New Roman"/>
        </w:rPr>
        <w:t xml:space="preserve"> </w:t>
      </w:r>
      <w:r>
        <w:rPr>
          <w:rFonts w:ascii="Times New Roman" w:hAnsi="Times New Roman"/>
        </w:rPr>
        <w:t>are percentages, and the yellow mark shows</w:t>
      </w:r>
      <w:r>
        <w:rPr>
          <w:rFonts w:ascii="Times New Roman" w:hAnsi="Times New Roman"/>
        </w:rPr>
        <w:t xml:space="preserve"> joint improvement </w:t>
      </w:r>
      <w:r>
        <w:rPr>
          <w:rFonts w:ascii="Times New Roman" w:hAnsi="Times New Roman"/>
        </w:rPr>
        <w:t>expected</w:t>
      </w:r>
      <w:r>
        <w:rPr>
          <w:rFonts w:ascii="Times New Roman" w:hAnsi="Times New Roman"/>
        </w:rPr>
        <w:t xml:space="preserve"> under independence</w:t>
      </w:r>
      <w:r>
        <w:rPr>
          <w:rFonts w:ascii="Times New Roman" w:hAnsi="Times New Roman"/>
        </w:rPr>
        <w:t xml:space="preserve"> </w:t>
      </w:r>
      <w:r>
        <w:rPr>
          <w:rFonts w:ascii="Times New Roman" w:hAnsi="Times New Roman"/>
        </w:rPr>
        <w:t>(</w:t>
      </w:r>
      <w:r>
        <w:rPr>
          <w:rFonts w:ascii="Times New Roman" w:hAnsi="Times New Roman"/>
        </w:rPr>
        <w:t>product of</w:t>
      </w:r>
      <w:r>
        <w:rPr>
          <w:rFonts w:ascii="Times New Roman" w:hAnsi="Times New Roman"/>
        </w:rPr>
        <w:t xml:space="preserve"> the</w:t>
      </w:r>
      <w:r>
        <w:rPr>
          <w:rFonts w:ascii="Times New Roman" w:hAnsi="Times New Roman"/>
        </w:rPr>
        <w:t xml:space="preserve"> marginal MR and TR improvement probabilities </w:t>
      </w:r>
      <w:r>
        <w:rPr>
          <w:rFonts w:ascii="Times New Roman" w:hAnsi="Times New Roman"/>
        </w:rPr>
        <w:t>in</w:t>
      </w:r>
      <w:r>
        <w:rPr>
          <w:rFonts w:ascii="Times New Roman" w:hAnsi="Times New Roman"/>
        </w:rPr>
        <w:t xml:space="preserve"> each </w:t>
      </w:r>
      <w:r>
        <w:rPr>
          <w:rFonts w:ascii="Times New Roman" w:hAnsi="Times New Roman"/>
        </w:rPr>
        <w:t xml:space="preserve">group). O/E, observed/expected ratio of joint </w:t>
      </w:r>
      <w:r>
        <w:rPr>
          <w:rFonts w:ascii="Times New Roman" w:hAnsi="Times New Roman"/>
        </w:rPr>
        <w:lastRenderedPageBreak/>
        <w:t>improvement with bootstrap 95% CI.</w:t>
      </w:r>
      <w:r>
        <w:rPr>
          <w:rFonts w:ascii="Times New Roman" w:hAnsi="Times New Roman"/>
        </w:rPr>
        <w:t xml:space="preserve"> (C) Odds ratios (95% CIs) between MR and TR improvement from clinical reports </w:t>
      </w:r>
      <w:r>
        <w:rPr>
          <w:rFonts w:ascii="Times New Roman" w:hAnsi="Times New Roman"/>
        </w:rPr>
        <w:t xml:space="preserve">in all combined MR/TR procedures, from clinical reports in the procedures that were re-read, </w:t>
      </w:r>
      <w:r>
        <w:rPr>
          <w:rFonts w:ascii="Times New Roman" w:hAnsi="Times New Roman"/>
        </w:rPr>
        <w:t>and</w:t>
      </w:r>
      <w:r>
        <w:rPr>
          <w:rFonts w:ascii="Times New Roman" w:hAnsi="Times New Roman"/>
        </w:rPr>
        <w:t xml:space="preserve"> from</w:t>
      </w:r>
      <w:r>
        <w:rPr>
          <w:rFonts w:ascii="Times New Roman" w:hAnsi="Times New Roman"/>
        </w:rPr>
        <w:t xml:space="preserve"> blinded re-reading, by AF type. The paroxysmal re-read estimate is imprecise and its CI includes 1.</w:t>
      </w:r>
      <w:r>
        <w:rPr>
          <w:rFonts w:ascii="Times New Roman" w:hAnsi="Times New Roman"/>
        </w:rPr>
        <w:t xml:space="preserve"> (D) Proportion of combined MR/TR procedures with TR improvement according to whether MR improved, with Wilson 95% CIs; numbers above the symbols are n/N.</w:t>
      </w:r>
      <w:r>
        <w:rPr>
          <w:rFonts w:ascii="Times New Roman" w:hAnsi="Times New Roman"/>
        </w:rPr>
        <w:t xml:space="preserve"> The AF-type groups come from the same center; analysis timing is described in Methods. Numeric estimates are reported in Supplementary </w:t>
      </w:r>
      <w:r>
        <w:rPr>
          <w:rFonts w:ascii="Times New Roman" w:hAnsi="Times New Roman"/>
        </w:rPr>
        <w:t xml:space="preserve">Tables S2, S</w:t>
      </w:r>
      <w:r>
        <w:rPr>
          <w:rFonts w:ascii="Times New Roman" w:hAnsi="Times New Roman"/>
        </w:rPr>
        <w:t xml:space="preserve">7</w:t>
      </w:r>
      <w:r>
        <w:rPr>
          <w:rFonts w:ascii="Times New Roman" w:hAnsi="Times New Roman"/>
        </w:rPr>
        <w:t xml:space="preserve">, and</w:t>
      </w:r>
      <w:r>
        <w:rPr>
          <w:rFonts w:ascii="Times New Roman" w:hAnsi="Times New Roman"/>
        </w:rPr>
        <w:t xml:space="preserve"> S</w:t>
      </w:r>
      <w:r>
        <w:rPr>
          <w:rFonts w:ascii="Times New Roman" w:hAnsi="Times New Roman"/>
        </w:rPr>
        <w:t xml:space="preserve">11</w:t>
      </w:r>
      <w:r>
        <w:rPr>
          <w:rFonts w:ascii="Times New Roman" w:hAnsi="Times New Roman"/>
        </w:rPr>
        <w:t xml:space="preserve">. AF indicates atrial fibrillation; MR, mitral regurgitation; TR, tricuspid regurgitation.</w:t>
      </w:r>
    </w:p>
    <w:p w14:paraId="274AB15F" w14:textId="77777777" w:rsidR="00870F3C" w:rsidRDefault="00000000">
      <w:pPr>
        <w:keepNext/>
        <w:numPr>
          <w:ilvl w:val="255"/>
          <w:numId w:val="0"/>
        </w:numPr>
        <w:rPr>
          <w:rFonts w:ascii="Times New Roman" w:eastAsia="Times New Roman"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t xml:space="preserve">Figure 4. Baseline factors associated with 1-month MR and TR </w:t>
      </w:r>
      <w:del w:id="91353" w:author="Claude (E30 修订)" w:date="2026-10-09T12:00:00Z">
        <w:r>
          <w:rPr>
            <w:rFonts w:ascii="Times New Roman" w:eastAsia="Times New Roman" w:hAnsi="Times New Roman" w:cs="Times New Roman" w:hint="eastAsia"/>
            <w:b/>
            <w:bCs/>
            <w:color w:val="1B1C1D"/>
            <w:kern w:val="0"/>
            <w:lang w:bidi="ar"/>
          </w:rPr>
          <w:delText xml:space="preserve">improvement.</w:delText>
        </w:r>
      </w:del>
      <w:ins w:id="91354" w:author="Claude (E30 修订)" w:date="2026-10-09T12:00:00Z">
        <w:r>
          <w:rPr>
            <w:rFonts w:ascii="Times New Roman" w:eastAsia="Times New Roman" w:hAnsi="Times New Roman" w:cs="Times New Roman" w:hint="eastAsia"/>
            <w:b/>
            <w:bCs/>
            <w:color w:val="1B1C1D"/>
            <w:kern w:val="0"/>
            <w:lang w:bidi="ar"/>
          </w:rPr>
          <w:t xml:space="preserve">improvement and with improvement of both valves.</w:t>
        </w:r>
      </w:ins>
    </w:p>
    <w:p w14:paraId="77835004" w14:textId="77777777" w:rsidR="00870F3C" w:rsidRDefault="00000000">
      <w:pPr>
        <w:numPr>
          <w:ilvl w:val="255"/>
          <w:numId w:val="0"/>
        </w:num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w:t>
      </w:r>
      <w:r>
        <w:rPr>
          <w:rFonts w:ascii="Times New Roman" w:eastAsia="Times New Roman" w:hAnsi="Times New Roman" w:cs="Times New Roman" w:hint="eastAsia"/>
          <w:b/>
          <w:bCs/>
          <w:i/>
          <w:iCs/>
          <w:color w:val="1B1C1D"/>
          <w:kern w:val="0"/>
          <w:lang w:bidi="ar"/>
        </w:rPr>
        <w:t xml:space="preserve">Mutually adjusted odds ratios (95% CIs) for</w:t>
      </w:r>
      <w:r>
        <w:rPr>
          <w:rFonts w:ascii="Times New Roman" w:eastAsia="Times New Roman" w:hAnsi="Times New Roman" w:cs="Times New Roman" w:hint="eastAsia"/>
          <w:i/>
          <w:iCs/>
          <w:color w:val="1B1C1D"/>
          <w:kern w:val="0"/>
          <w:lang w:bidi="ar"/>
        </w:rPr>
        <w:t xml:space="preserve"> ≥1-grade MR (all series) and TR (all series) improvement from one valve-level logistic model including 12 baseline factors (multiple imputation; patient-clustered standard errors). Continuous factors are compared at the 75th versus 25th percentile of each valve series (MR / TR contrasts are given under each factor), and chamber diameters are unindexed. Filled symbols and bold estimates indicate q&lt;0.05 (Benjamini–Hochberg false discovery rate across all 24 factor-by-valve estimates); P values are for the factor-by-valve interaction. (</w:t>
      </w:r>
      <w:del w:id="91482" w:author="Claude (E30 修订)" w:date="2026-10-09T12:00:00Z">
        <w:r>
          <w:rPr>
            <w:rFonts w:ascii="Times New Roman" w:eastAsia="Times New Roman" w:hAnsi="Times New Roman" w:cs="Times New Roman" w:hint="eastAsia"/>
            <w:i/>
            <w:iCs/>
            <w:color w:val="1B1C1D"/>
            <w:kern w:val="0"/>
            <w:lang w:bidi="ar"/>
          </w:rPr>
          <w:delText xml:space="preserve">B–D</w:delText>
        </w:r>
      </w:del>
      <w:ins w:id="91483" w:author="Claude (E30 修订)" w:date="2026-10-09T12:00:00Z">
        <w:r>
          <w:rPr>
            <w:rFonts w:ascii="Times New Roman" w:eastAsia="Times New Roman" w:hAnsi="Times New Roman" w:cs="Times New Roman" w:hint="eastAsia"/>
            <w:i/>
            <w:iCs/>
            <w:color w:val="1B1C1D"/>
            <w:kern w:val="0"/>
            <w:lang w:bidi="ar"/>
          </w:rPr>
          <w:t xml:space="preserve">B) Mutually adjusted odds ratios (95% CIs) of the same 12 factors, with both baseline grades in place of phenotype, for improvement of both valves (joint; n=387) and, among procedures with at least one improved valve, for extension of improvement to both valves (extension; n=257) in combined MR/TR; continuous factors are compared at the 75th versus 25th percentile in combined MR/TR (post hoc; Supplementary Table S13). (C</w:t>
        </w:r>
      </w:ins>
      <w:r>
        <w:rPr>
          <w:rFonts w:ascii="Times New Roman" w:eastAsia="Times New Roman" w:hAnsi="Times New Roman" w:cs="Times New Roman" w:hint="eastAsia"/>
          <w:i/>
          <w:iCs/>
          <w:color w:val="1B1C1D"/>
          <w:kern w:val="0"/>
          <w:lang w:bidi="ar"/>
        </w:rPr>
        <w:t xml:space="preserve">) Standardized probabilities (95% CIs) of ≥1-grade improvement at 1 month derived by g-computation from the model in A</w:t>
      </w:r>
      <w:del w:id="91484" w:author="Claude (E30 修订)" w:date="2026-10-09T12:00:00Z">
        <w:r>
          <w:rPr>
            <w:rFonts w:ascii="Times New Roman" w:eastAsia="Times New Roman" w:hAnsi="Times New Roman" w:cs="Times New Roman" w:hint="eastAsia"/>
            <w:i/>
            <w:iCs/>
            <w:color w:val="1B1C1D"/>
            <w:kern w:val="0"/>
            <w:lang w:bidi="ar"/>
          </w:rPr>
          <w:delText xml:space="preserve">,</w:delText>
        </w:r>
      </w:del>
      <w:r>
        <w:rPr>
          <w:rFonts w:ascii="Times New Roman" w:eastAsia="Times New Roman" w:hAnsi="Times New Roman" w:cs="Times New Roman" w:hint="eastAsia"/>
          <w:i/>
          <w:iCs/>
          <w:color w:val="1B1C1D"/>
          <w:kern w:val="0"/>
          <w:lang w:bidi="ar"/>
        </w:rPr>
        <w:t xml:space="preserve"> across BMI for MR and TR</w:t>
      </w:r>
      <w:ins w:id="91485" w:author="Claude (E30 修订)" w:date="2026-10-09T12:00:00Z">
        <w:r>
          <w:rPr>
            <w:rFonts w:ascii="Times New Roman" w:eastAsia="Times New Roman" w:hAnsi="Times New Roman" w:cs="Times New Roman" w:hint="eastAsia"/>
            <w:i/>
            <w:iCs/>
            <w:color w:val="1B1C1D"/>
            <w:kern w:val="0"/>
            <w:lang w:bidi="ar"/>
          </w:rPr>
          <w:t xml:space="preserve">;</w:t>
        </w:r>
      </w:ins>
      <w:r>
        <w:rPr>
          <w:rFonts w:ascii="Times New Roman" w:eastAsia="Times New Roman" w:hAnsi="Times New Roman" w:cs="Times New Roman" w:hint="eastAsia"/>
          <w:i/>
          <w:iCs/>
          <w:color w:val="1B1C1D"/>
          <w:kern w:val="0"/>
          <w:lang w:bidi="ar"/>
        </w:rPr>
        <w:t xml:space="preserve"> </w:t>
      </w:r>
      <w:del w:id="91486" w:author="Claude (E30 修订)" w:date="2026-10-09T12:00:00Z">
        <w:r>
          <w:rPr>
            <w:rFonts w:ascii="Times New Roman" w:eastAsia="Times New Roman" w:hAnsi="Times New Roman" w:cs="Times New Roman" w:hint="eastAsia"/>
            <w:i/>
            <w:iCs/>
            <w:color w:val="1B1C1D"/>
            <w:kern w:val="0"/>
            <w:lang w:bidi="ar"/>
          </w:rPr>
          <w:delText xml:space="preserve">(B), and</w:delText>
        </w:r>
      </w:del>
      <w:ins w:id="91487" w:author="Claude (E30 修订)" w:date="2026-10-09T12:00:00Z">
        <w:r>
          <w:rPr>
            <w:rFonts w:ascii="Times New Roman" w:eastAsia="Times New Roman" w:hAnsi="Times New Roman" w:cs="Times New Roman" w:hint="eastAsia"/>
            <w:i/>
            <w:iCs/>
            <w:color w:val="1B1C1D"/>
            <w:kern w:val="0"/>
            <w:lang w:bidi="ar"/>
          </w:rPr>
          <w:t xml:space="preserve">curves</w:t>
        </w:r>
      </w:ins>
      <w:r>
        <w:rPr>
          <w:rFonts w:ascii="Times New Roman" w:eastAsia="Times New Roman" w:hAnsi="Times New Roman" w:cs="Times New Roman" w:hint="eastAsia"/>
          <w:i/>
          <w:iCs/>
          <w:color w:val="1B1C1D"/>
          <w:kern w:val="0"/>
          <w:lang w:bidi="ar"/>
        </w:rPr>
        <w:t xml:space="preserve"> across RA</w:t>
      </w:r>
      <w:del w:id="91488" w:author="Claude (E30 修订)" w:date="2026-10-09T12:00:00Z">
        <w:r>
          <w:rPr>
            <w:rFonts w:ascii="Times New Roman" w:eastAsia="Times New Roman" w:hAnsi="Times New Roman" w:cs="Times New Roman" w:hint="eastAsia"/>
            <w:i/>
            <w:iCs/>
            <w:color w:val="1B1C1D"/>
            <w:kern w:val="0"/>
            <w:lang w:bidi="ar"/>
          </w:rPr>
          <w:delText xml:space="preserve"> (C)</w:delText>
        </w:r>
      </w:del>
      <w:r>
        <w:rPr>
          <w:rFonts w:ascii="Times New Roman" w:eastAsia="Times New Roman" w:hAnsi="Times New Roman" w:cs="Times New Roman" w:hint="eastAsia"/>
          <w:i/>
          <w:iCs/>
          <w:color w:val="1B1C1D"/>
          <w:kern w:val="0"/>
          <w:lang w:bidi="ar"/>
        </w:rPr>
        <w:t xml:space="preserve"> and LV end-diastolic </w:t>
      </w:r>
      <w:del w:id="91489" w:author="Claude (E30 修订)" w:date="2026-10-09T12:00:00Z">
        <w:r>
          <w:rPr>
            <w:rFonts w:ascii="Times New Roman" w:eastAsia="Times New Roman" w:hAnsi="Times New Roman" w:cs="Times New Roman" w:hint="eastAsia"/>
            <w:i/>
            <w:iCs/>
            <w:color w:val="1B1C1D"/>
            <w:kern w:val="0"/>
            <w:lang w:bidi="ar"/>
          </w:rPr>
          <w:delText xml:space="preserve">(D) </w:delText>
        </w:r>
      </w:del>
      <w:r>
        <w:rPr>
          <w:rFonts w:ascii="Times New Roman" w:eastAsia="Times New Roman" w:hAnsi="Times New Roman" w:cs="Times New Roman" w:hint="eastAsia"/>
          <w:i/>
          <w:iCs/>
          <w:color w:val="1B1C1D"/>
          <w:kern w:val="0"/>
          <w:lang w:bidi="ar"/>
        </w:rPr>
        <w:t xml:space="preserve">diameters for </w:t>
      </w:r>
      <w:del w:id="91490" w:author="Claude (E30 修订)" w:date="2026-10-09T12:00:00Z">
        <w:r>
          <w:rPr>
            <w:rFonts w:ascii="Times New Roman" w:eastAsia="Times New Roman" w:hAnsi="Times New Roman" w:cs="Times New Roman" w:hint="eastAsia"/>
            <w:i/>
            <w:iCs/>
            <w:color w:val="1B1C1D"/>
            <w:kern w:val="0"/>
            <w:lang w:bidi="ar"/>
          </w:rPr>
          <w:delText xml:space="preserve">TR.</w:delText>
        </w:r>
      </w:del>
      <w:ins w:id="91491" w:author="Claude (E30 修订)" w:date="2026-10-09T12:00:00Z">
        <w:r>
          <w:rPr>
            <w:rFonts w:ascii="Times New Roman" w:eastAsia="Times New Roman" w:hAnsi="Times New Roman" w:cs="Times New Roman" w:hint="eastAsia"/>
            <w:i/>
            <w:iCs/>
            <w:color w:val="1B1C1D"/>
            <w:kern w:val="0"/>
            <w:lang w:bidi="ar"/>
          </w:rPr>
          <w:t xml:space="preserve">TR are shown in Supplementary Figure S2.</w:t>
        </w:r>
      </w:ins>
      <w:r>
        <w:rPr>
          <w:rFonts w:ascii="Times New Roman" w:eastAsia="Times New Roman" w:hAnsi="Times New Roman" w:cs="Times New Roman" w:hint="eastAsia"/>
          <w:i/>
          <w:iCs/>
          <w:color w:val="1B1C1D"/>
          <w:kern w:val="0"/>
          <w:lang w:bidi="ar"/>
        </w:rPr>
        <w:t xml:space="preserve"> Abbreviations as in Table 2.</w:t>
      </w:r>
    </w:p>
    <w:p w14:paraId="03A1A6BD" w14:textId="77777777" w:rsidR="00870F3C" w:rsidRDefault="00000000">
      <w:pPr>
        <w:keepNext/>
        <w:numPr>
          <w:ilvl w:val="255"/>
          <w:numId w:val="0"/>
        </w:numPr>
        <w:rPr>
          <w:rFonts w:ascii="Times New Roman" w:eastAsia="宋体"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lastRenderedPageBreak/>
        <w:t>Figure 5. Sinus rhythm, atrial remodeling, and 1-month MR and TR improvement.</w:t>
      </w:r>
    </w:p>
    <w:p w14:paraId="6B8648BF"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Odds ratios (95% CIs) of SR on 24-hour Holter monitoring near the 1-month TTE for ≥1-grade MR and TR improvement. Overall estimates </w:t>
      </w:r>
      <w:r>
        <w:rPr>
          <w:rFonts w:ascii="Times New Roman" w:eastAsia="Times New Roman" w:hAnsi="Times New Roman" w:cs="Times New Roman" w:hint="eastAsia"/>
          <w:i/>
          <w:iCs/>
          <w:color w:val="1B1C1D"/>
          <w:kern w:val="0"/>
          <w:lang w:bidi="ar"/>
        </w:rPr>
        <w:t xml:space="preserve">(diamonds) </w:t>
      </w:r>
      <w:r>
        <w:rPr>
          <w:rFonts w:ascii="Times New Roman" w:eastAsia="Times New Roman" w:hAnsi="Times New Roman" w:cs="Times New Roman" w:hint="eastAsia"/>
          <w:i/>
          <w:iCs/>
          <w:color w:val="1B1C1D"/>
          <w:kern w:val="0"/>
          <w:lang w:bidi="ar"/>
        </w:rPr>
        <w:t>are from the 12-factor valve-level model with SR added; AF-type estimates</w:t>
      </w:r>
      <w:r>
        <w:rPr>
          <w:rFonts w:ascii="Times New Roman" w:eastAsia="Times New Roman" w:hAnsi="Times New Roman" w:cs="Times New Roman" w:hint="eastAsia"/>
          <w:i/>
          <w:iCs/>
          <w:color w:val="1B1C1D"/>
          <w:kern w:val="0"/>
          <w:lang w:bidi="ar"/>
        </w:rPr>
        <w:t xml:space="preserve"> (open circles, paroxysmal; filled circles, persistent)</w:t>
      </w:r>
      <w:r>
        <w:rPr>
          <w:rFonts w:ascii="Times New Roman" w:eastAsia="Times New Roman" w:hAnsi="Times New Roman" w:cs="Times New Roman" w:hint="eastAsia"/>
          <w:i/>
          <w:iCs/>
          <w:color w:val="1B1C1D"/>
          <w:kern w:val="0"/>
          <w:lang w:bidi="ar"/>
        </w:rPr>
        <w:t xml:space="preserve"> are from the corresponding whole-cohort model with an SR × AF type interaction. Multiple imputation and patient-clustered standard errors were used. (B) Relative risk ratios (</w:t>
      </w:r>
      <w:r>
        <w:rPr>
          <w:rFonts w:ascii="Times New Roman" w:eastAsia="Times New Roman" w:hAnsi="Times New Roman" w:cs="Times New Roman" w:hint="eastAsia"/>
          <w:i/>
          <w:iCs/>
          <w:color w:val="1B1C1D"/>
          <w:kern w:val="0"/>
          <w:lang w:bidi="ar"/>
        </w:rPr>
        <w:t xml:space="preserve">RRR; </w:t>
      </w:r>
      <w:r>
        <w:rPr>
          <w:rFonts w:ascii="Times New Roman" w:eastAsia="Times New Roman" w:hAnsi="Times New Roman" w:cs="Times New Roman" w:hint="eastAsia"/>
          <w:i/>
          <w:iCs/>
          <w:color w:val="1B1C1D"/>
          <w:kern w:val="0"/>
          <w:lang w:bidi="ar"/>
        </w:rPr>
        <w:t xml:space="preserve">95% CIs) of SR for each joint response state versus neither valve improved in combined disease, from multinomial logistic regression adjusted for age, sex, AF type, and both baseline grades. (C) Mean 1-month change in LA and RA diameters (95% CIs) in improved </w:t>
      </w:r>
      <w:r>
        <w:rPr>
          <w:rFonts w:ascii="Times New Roman" w:eastAsia="Times New Roman" w:hAnsi="Times New Roman" w:cs="Times New Roman" w:hint="eastAsia"/>
          <w:i/>
          <w:iCs/>
          <w:color w:val="1B1C1D"/>
          <w:kern w:val="0"/>
          <w:lang w:bidi="ar"/>
        </w:rPr>
        <w:t xml:space="preserve">(filled) </w:t>
      </w:r>
      <w:r>
        <w:rPr>
          <w:rFonts w:ascii="Times New Roman" w:eastAsia="Times New Roman" w:hAnsi="Times New Roman" w:cs="Times New Roman" w:hint="eastAsia"/>
          <w:i/>
          <w:iCs/>
          <w:color w:val="1B1C1D"/>
          <w:kern w:val="0"/>
          <w:lang w:bidi="ar"/>
        </w:rPr>
        <w:t>and nonimproved</w:t>
      </w:r>
      <w:r>
        <w:rPr>
          <w:rFonts w:ascii="Times New Roman" w:eastAsia="Times New Roman" w:hAnsi="Times New Roman" w:cs="Times New Roman" w:hint="eastAsia"/>
          <w:i/>
          <w:iCs/>
          <w:color w:val="1B1C1D"/>
          <w:kern w:val="0"/>
          <w:lang w:bidi="ar"/>
        </w:rPr>
        <w:t xml:space="preserve"> (open)</w:t>
      </w:r>
      <w:r>
        <w:rPr>
          <w:rFonts w:ascii="Times New Roman" w:eastAsia="Times New Roman" w:hAnsi="Times New Roman" w:cs="Times New Roman" w:hint="eastAsia"/>
          <w:i/>
          <w:iCs/>
          <w:color w:val="1B1C1D"/>
          <w:kern w:val="0"/>
          <w:lang w:bidi="ar"/>
        </w:rPr>
        <w:t xml:space="preserve"> valve series. (D) Odds ratios per 5-mm reduction in LA </w:t>
      </w:r>
      <w:r>
        <w:rPr>
          <w:rFonts w:ascii="Times New Roman" w:eastAsia="Times New Roman" w:hAnsi="Times New Roman" w:cs="Times New Roman" w:hint="eastAsia"/>
          <w:i/>
          <w:iCs/>
          <w:color w:val="1B1C1D"/>
          <w:kern w:val="0"/>
          <w:lang w:bidi="ar"/>
        </w:rPr>
        <w:t xml:space="preserve">(squares) </w:t>
      </w:r>
      <w:r>
        <w:rPr>
          <w:rFonts w:ascii="Times New Roman" w:eastAsia="Times New Roman" w:hAnsi="Times New Roman" w:cs="Times New Roman" w:hint="eastAsia"/>
          <w:i/>
          <w:iCs/>
          <w:color w:val="1B1C1D"/>
          <w:kern w:val="0"/>
          <w:lang w:bidi="ar"/>
        </w:rPr>
        <w:t>and RA</w:t>
      </w:r>
      <w:r>
        <w:rPr>
          <w:rFonts w:ascii="Times New Roman" w:eastAsia="Times New Roman" w:hAnsi="Times New Roman" w:cs="Times New Roman" w:hint="eastAsia"/>
          <w:i/>
          <w:iCs/>
          <w:color w:val="1B1C1D"/>
          <w:kern w:val="0"/>
          <w:lang w:bidi="ar"/>
        </w:rPr>
        <w:t xml:space="preserve"> (circles)</w:t>
      </w:r>
      <w:r>
        <w:rPr>
          <w:rFonts w:ascii="Times New Roman" w:eastAsia="Times New Roman" w:hAnsi="Times New Roman" w:cs="Times New Roman" w:hint="eastAsia"/>
          <w:i/>
          <w:iCs/>
          <w:color w:val="1B1C1D"/>
          <w:kern w:val="0"/>
          <w:lang w:bidi="ar"/>
        </w:rPr>
        <w:t xml:space="preserve"> diameters entered together, in all and isolated valve series, adjusted for the 12 baseline factors. </w:t>
      </w:r>
      <w:r>
        <w:rPr>
          <w:rFonts w:ascii="Times New Roman" w:eastAsia="Times New Roman" w:hAnsi="Times New Roman" w:cs="Times New Roman" w:hint="eastAsia"/>
          <w:i/>
          <w:iCs/>
          <w:color w:val="1B1C1D"/>
          <w:kern w:val="0"/>
          <w:lang w:bidi="ar"/>
        </w:rPr>
        <w:t>(E) Joint response states in combined MR/TR by tertile of biatrial reduction (sum of LA and RA reductions from baseline to 1 month; negative values</w:t>
      </w:r>
      <w:r>
        <w:rPr>
          <w:rFonts w:ascii="Times New Roman" w:eastAsia="Times New Roman" w:hAnsi="Times New Roman" w:cs="Times New Roman" w:hint="eastAsia"/>
          <w:i/>
          <w:iCs/>
          <w:color w:val="1B1C1D"/>
          <w:kern w:val="0"/>
          <w:lang w:bidi="ar"/>
        </w:rPr>
        <w:t xml:space="preserve"> indicate </w:t>
      </w:r>
      <w:r>
        <w:rPr>
          <w:rFonts w:ascii="Times New Roman" w:eastAsia="Times New Roman" w:hAnsi="Times New Roman" w:cs="Times New Roman" w:hint="eastAsia"/>
          <w:i/>
          <w:iCs/>
          <w:color w:val="1B1C1D"/>
          <w:kern w:val="0"/>
          <w:lang w:bidi="ar"/>
        </w:rPr>
        <w:t>enlargement)</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in</w:t>
      </w:r>
      <w:r>
        <w:rPr>
          <w:rFonts w:ascii="Times New Roman" w:eastAsia="Times New Roman" w:hAnsi="Times New Roman" w:cs="Times New Roman" w:hint="eastAsia"/>
          <w:i/>
          <w:iCs/>
          <w:color w:val="1B1C1D"/>
          <w:kern w:val="0"/>
          <w:lang w:bidi="ar"/>
        </w:rPr>
        <w:t xml:space="preserve"> the </w:t>
      </w:r>
      <w:r>
        <w:rPr>
          <w:rFonts w:ascii="Times New Roman" w:eastAsia="Times New Roman" w:hAnsi="Times New Roman" w:cs="Times New Roman" w:hint="eastAsia"/>
          <w:i/>
          <w:iCs/>
          <w:color w:val="1B1C1D"/>
          <w:kern w:val="0"/>
          <w:lang w:bidi="ar"/>
        </w:rPr>
        <w:t>376</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procedures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with</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both diameters at both time points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numbers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are percentages. SR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sinus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rhythm;</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other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abbreviations</w:t>
      </w:r>
      <w:r>
        <w:rPr>
          <w:rFonts w:ascii="Times New Roman" w:eastAsia="Times New Roman" w:hAnsi="Times New Roman" w:cs="Times New Roman" w:hint="eastAsia"/>
          <w:i/>
          <w:iCs/>
          <w:color w:val="1B1C1D"/>
          <w:kern w:val="0"/>
          <w:lang w:bidi="ar"/>
        </w:rPr>
        <w:t xml:space="preserve"> as in Table </w:t>
      </w:r>
      <w:r>
        <w:rPr>
          <w:rFonts w:ascii="Times New Roman" w:eastAsia="Times New Roman" w:hAnsi="Times New Roman" w:cs="Times New Roman" w:hint="eastAsia"/>
          <w:i/>
          <w:iCs/>
          <w:color w:val="1B1C1D"/>
          <w:kern w:val="0"/>
          <w:lang w:bidi="ar"/>
        </w:rPr>
        <w:t>2.</w:t>
      </w:r>
    </w:p>
    <w:p w14:paraId="19A1A80C" w14:textId="77777777" w:rsidR="00870F3C" w:rsidRDefault="00000000">
      <w:pPr>
        <w:keepNext/>
        <w:rPr>
          <w:rFonts w:ascii="Times New Roman" w:eastAsia="宋体" w:hAnsi="Times New Roman" w:cs="Times New Roman"/>
          <w:b/>
          <w:bCs/>
          <w:color w:val="1B1C1D"/>
          <w:kern w:val="0"/>
          <w:lang w:bidi="ar"/>
        </w:rPr>
      </w:pPr>
      <w:r>
        <w:rPr>
          <w:rFonts w:ascii="Times New Roman" w:eastAsia="Times New Roman" w:hAnsi="Times New Roman" w:cs="Times New Roman"/>
          <w:b/>
          <w:bCs/>
          <w:color w:val="1B1C1D"/>
          <w:kern w:val="0"/>
          <w:lang w:bidi="ar"/>
        </w:rPr>
        <w:t>Table</w:t>
      </w:r>
      <w:r>
        <w:rPr>
          <w:rFonts w:ascii="Times New Roman" w:eastAsia="宋体" w:hAnsi="Times New Roman" w:cs="Times New Roman" w:hint="eastAsia"/>
          <w:b/>
          <w:bCs/>
          <w:color w:val="1B1C1D"/>
          <w:kern w:val="0"/>
          <w:lang w:bidi="ar"/>
        </w:rPr>
        <w:t xml:space="preserve"> Legends</w:t>
      </w:r>
    </w:p>
    <w:p w14:paraId="69B893F9" w14:textId="77777777" w:rsidR="00870F3C" w:rsidRDefault="00000000">
      <w:pPr>
        <w:keepNext/>
        <w:rPr/>
      </w:pPr>
      <w:r>
        <w:rPr>
          <w:rFonts w:ascii="Times New Roman" w:eastAsia="Times New Roman" w:hAnsi="Times New Roman" w:cs="Times New Roman" w:hint="eastAsia"/>
          <w:b/>
          <w:color w:val="1B1C1D"/>
          <w:kern w:val="0"/>
          <w:lang w:bidi="ar"/>
        </w:rPr>
        <w:t xml:space="preserve">Table 1. Baseline characteristics by AF type in the baseline phenotype and paired response </w:t>
      </w:r>
      <w:del w:id="91243" w:author="Claude (E30 修订)" w:date="2026-10-09T12:00:00Z">
        <w:r>
          <w:rPr>
            <w:rFonts w:ascii="Times New Roman" w:eastAsia="Times New Roman" w:hAnsi="Times New Roman" w:cs="Times New Roman" w:hint="eastAsia"/>
            <w:b/>
            <w:color w:val="1B1C1D"/>
            <w:kern w:val="0"/>
            <w:lang w:bidi="ar"/>
          </w:rPr>
          <w:delText xml:space="preserve">cohorts.</w:delText>
        </w:r>
      </w:del>
      <w:ins w:id="91244" w:author="Claude (E30 修订)" w:date="2026-10-09T12:00:00Z">
        <w:r>
          <w:rPr>
            <w:rFonts w:ascii="Times New Roman" w:eastAsia="Times New Roman" w:hAnsi="Times New Roman" w:cs="Times New Roman" w:hint="eastAsia"/>
            <w:b/>
            <w:color w:val="1B1C1D"/>
            <w:kern w:val="0"/>
            <w:lang w:bidi="ar"/>
          </w:rPr>
          <w:t xml:space="preserve">analysis sets.</w:t>
        </w:r>
      </w:ins>
    </w:p>
    <w:p w14:paraId="69119976" w14:textId="77777777" w:rsidR="00870F3C" w:rsidRDefault="00000000">
      <w:pPr>
        <w:rPr/>
      </w:pPr>
      <w:r>
        <w:rPr>
          <w:rFonts w:ascii="Times New Roman" w:eastAsia="Times New Roman" w:hAnsi="Times New Roman" w:cs="Times New Roman" w:hint="eastAsia"/>
          <w:i/>
          <w:iCs/>
          <w:color w:val="1B1C1D"/>
          <w:kern w:val="0"/>
          <w:lang w:bidi="ar"/>
        </w:rPr>
        <w:t xml:space="preserve">Data are median (interquartile range) or n (%) of observed values. The baseline phenotype </w:t>
      </w:r>
      <w:del w:id="91492" w:author="Claude (E30 修订)" w:date="2026-10-09T12:00:00Z">
        <w:r>
          <w:rPr>
            <w:rFonts w:ascii="Times New Roman" w:eastAsia="Times New Roman" w:hAnsi="Times New Roman" w:cs="Times New Roman" w:hint="eastAsia"/>
            <w:i/>
            <w:iCs/>
            <w:color w:val="1B1C1D"/>
            <w:kern w:val="0"/>
            <w:lang w:bidi="ar"/>
          </w:rPr>
          <w:delText xml:space="preserve">cohort</w:delText>
        </w:r>
      </w:del>
      <w:ins w:id="91493" w:author="Claude (E30 修订)" w:date="2026-10-09T12:00:00Z">
        <w:r>
          <w:rPr>
            <w:rFonts w:ascii="Times New Roman" w:eastAsia="Times New Roman" w:hAnsi="Times New Roman" w:cs="Times New Roman" w:hint="eastAsia"/>
            <w:i/>
            <w:iCs/>
            <w:color w:val="1B1C1D"/>
            <w:kern w:val="0"/>
            <w:lang w:bidi="ar"/>
          </w:rPr>
          <w:t xml:space="preserve">set</w:t>
        </w:r>
      </w:ins>
      <w:r>
        <w:rPr>
          <w:rFonts w:ascii="Times New Roman" w:eastAsia="Times New Roman" w:hAnsi="Times New Roman" w:cs="Times New Roman" w:hint="eastAsia"/>
          <w:i/>
          <w:iCs/>
          <w:color w:val="1B1C1D"/>
          <w:kern w:val="0"/>
          <w:lang w:bidi="ar"/>
        </w:rPr>
        <w:t xml:space="preserve"> counts patients (first </w:t>
      </w:r>
      <w:del w:id="91494" w:author="Claude (E30 修订)" w:date="2026-10-09T12:00:00Z">
        <w:r>
          <w:rPr>
            <w:rFonts w:ascii="Times New Roman" w:eastAsia="Times New Roman" w:hAnsi="Times New Roman" w:cs="Times New Roman" w:hint="eastAsia"/>
            <w:i/>
            <w:iCs/>
            <w:color w:val="1B1C1D"/>
            <w:kern w:val="0"/>
            <w:lang w:bidi="ar"/>
          </w:rPr>
          <w:delText xml:space="preserve">AF </w:delText>
        </w:r>
      </w:del>
      <w:r>
        <w:rPr>
          <w:rFonts w:ascii="Times New Roman" w:eastAsia="Times New Roman" w:hAnsi="Times New Roman" w:cs="Times New Roman" w:hint="eastAsia"/>
          <w:i/>
          <w:iCs/>
          <w:color w:val="1B1C1D"/>
          <w:kern w:val="0"/>
          <w:lang w:bidi="ar"/>
        </w:rPr>
        <w:t xml:space="preserve">ablation admission</w:t>
      </w:r>
      <w:ins w:id="91495" w:author="Claude (E30 修订)" w:date="2026-10-09T12:00:00Z">
        <w:r>
          <w:rPr>
            <w:rFonts w:ascii="Times New Roman" w:eastAsia="Times New Roman" w:hAnsi="Times New Roman" w:cs="Times New Roman" w:hint="eastAsia"/>
            <w:i/>
            <w:iCs/>
            <w:color w:val="1B1C1D"/>
            <w:kern w:val="0"/>
            <w:lang w:bidi="ar"/>
          </w:rPr>
          <w:t xml:space="preserve"> in the study period</w:t>
        </w:r>
      </w:ins>
      <w:r>
        <w:rPr>
          <w:rFonts w:ascii="Times New Roman" w:eastAsia="Times New Roman" w:hAnsi="Times New Roman" w:cs="Times New Roman" w:hint="eastAsia"/>
          <w:i/>
          <w:iCs/>
          <w:color w:val="1B1C1D"/>
          <w:kern w:val="0"/>
          <w:lang w:bidi="ar"/>
        </w:rPr>
        <w:t xml:space="preserve">) and the paired response </w:t>
      </w:r>
      <w:del w:id="91496" w:author="Claude (E30 修订)" w:date="2026-10-09T12:00:00Z">
        <w:r>
          <w:rPr>
            <w:rFonts w:ascii="Times New Roman" w:eastAsia="Times New Roman" w:hAnsi="Times New Roman" w:cs="Times New Roman" w:hint="eastAsia"/>
            <w:i/>
            <w:iCs/>
            <w:color w:val="1B1C1D"/>
            <w:kern w:val="0"/>
            <w:lang w:bidi="ar"/>
          </w:rPr>
          <w:delText xml:space="preserve">cohort</w:delText>
        </w:r>
      </w:del>
      <w:ins w:id="91497" w:author="Claude (E30 修订)" w:date="2026-10-09T12:00:00Z">
        <w:r>
          <w:rPr>
            <w:rFonts w:ascii="Times New Roman" w:eastAsia="Times New Roman" w:hAnsi="Times New Roman" w:cs="Times New Roman" w:hint="eastAsia"/>
            <w:i/>
            <w:iCs/>
            <w:color w:val="1B1C1D"/>
            <w:kern w:val="0"/>
            <w:lang w:bidi="ar"/>
          </w:rPr>
          <w:t xml:space="preserve">set</w:t>
        </w:r>
      </w:ins>
      <w:r>
        <w:rPr>
          <w:rFonts w:ascii="Times New Roman" w:eastAsia="Times New Roman" w:hAnsi="Times New Roman" w:cs="Times New Roman" w:hint="eastAsia"/>
          <w:i/>
          <w:iCs/>
          <w:color w:val="1B1C1D"/>
          <w:kern w:val="0"/>
          <w:lang w:bidi="ar"/>
        </w:rPr>
        <w:t xml:space="preserve"> counts procedures; the two </w:t>
      </w:r>
      <w:del w:id="91498" w:author="Claude (E30 修订)" w:date="2026-10-09T12:00:00Z">
        <w:r>
          <w:rPr>
            <w:rFonts w:ascii="Times New Roman" w:eastAsia="Times New Roman" w:hAnsi="Times New Roman" w:cs="Times New Roman" w:hint="eastAsia"/>
            <w:i/>
            <w:iCs/>
            <w:color w:val="1B1C1D"/>
            <w:kern w:val="0"/>
            <w:lang w:bidi="ar"/>
          </w:rPr>
          <w:delText xml:space="preserve">cohorts were assembled separately and</w:delText>
        </w:r>
      </w:del>
      <w:ins w:id="91499" w:author="Claude (E30 修订)" w:date="2026-10-09T12:00:00Z">
        <w:r>
          <w:rPr>
            <w:rFonts w:ascii="Times New Roman" w:eastAsia="Times New Roman" w:hAnsi="Times New Roman" w:cs="Times New Roman" w:hint="eastAsia"/>
            <w:i/>
            <w:iCs/>
            <w:color w:val="1B1C1D"/>
            <w:kern w:val="0"/>
            <w:lang w:bidi="ar"/>
          </w:rPr>
          <w:t xml:space="preserve">sets</w:t>
        </w:r>
      </w:ins>
      <w:r>
        <w:rPr>
          <w:rFonts w:ascii="Times New Roman" w:eastAsia="Times New Roman" w:hAnsi="Times New Roman" w:cs="Times New Roman" w:hint="eastAsia"/>
          <w:i/>
          <w:iCs/>
          <w:color w:val="1B1C1D"/>
          <w:kern w:val="0"/>
          <w:lang w:bidi="ar"/>
        </w:rPr>
        <w:t xml:space="preserve"> shared </w:t>
      </w:r>
      <w:del w:id="91500" w:author="Claude (E30 修订)" w:date="2026-10-09T12:00:00Z">
        <w:r>
          <w:rPr>
            <w:rFonts w:ascii="Times New Roman" w:eastAsia="Times New Roman" w:hAnsi="Times New Roman" w:cs="Times New Roman" w:hint="eastAsia"/>
            <w:i/>
            <w:iCs/>
            <w:color w:val="1B1C1D"/>
            <w:kern w:val="0"/>
            <w:lang w:bidi="ar"/>
          </w:rPr>
          <w:delText xml:space="preserve">357</w:delText>
        </w:r>
      </w:del>
      <w:ins w:id="91501" w:author="Claude (E30 修订)" w:date="2026-10-09T12:00:00Z">
        <w:r>
          <w:rPr>
            <w:rFonts w:ascii="Times New Roman" w:eastAsia="Times New Roman" w:hAnsi="Times New Roman" w:cs="Times New Roman" w:hint="eastAsia"/>
            <w:i/>
            <w:iCs/>
            <w:color w:val="1B1C1D"/>
            <w:kern w:val="0"/>
            <w:lang w:bidi="ar"/>
          </w:rPr>
          <w:t xml:space="preserve">372</w:t>
        </w:r>
      </w:ins>
      <w:r>
        <w:rPr>
          <w:rFonts w:ascii="Times New Roman" w:eastAsia="Times New Roman" w:hAnsi="Times New Roman" w:cs="Times New Roman" w:hint="eastAsia"/>
          <w:i/>
          <w:iCs/>
          <w:color w:val="1B1C1D"/>
          <w:kern w:val="0"/>
          <w:lang w:bidi="ar"/>
        </w:rPr>
        <w:t xml:space="preserve"> patients. In the baseline phenotype </w:t>
      </w:r>
      <w:del w:id="91502" w:author="Claude (E30 修订)" w:date="2026-10-09T12:00:00Z">
        <w:r>
          <w:rPr>
            <w:rFonts w:ascii="Times New Roman" w:eastAsia="Times New Roman" w:hAnsi="Times New Roman" w:cs="Times New Roman" w:hint="eastAsia"/>
            <w:i/>
            <w:iCs/>
            <w:color w:val="1B1C1D"/>
            <w:kern w:val="0"/>
            <w:lang w:bidi="ar"/>
          </w:rPr>
          <w:delText xml:space="preserve">cohort</w:delText>
        </w:r>
      </w:del>
      <w:ins w:id="91503" w:author="Claude (E30 修订)" w:date="2026-10-09T12:00:00Z">
        <w:r>
          <w:rPr>
            <w:rFonts w:ascii="Times New Roman" w:eastAsia="Times New Roman" w:hAnsi="Times New Roman" w:cs="Times New Roman" w:hint="eastAsia"/>
            <w:i/>
            <w:iCs/>
            <w:color w:val="1B1C1D"/>
            <w:kern w:val="0"/>
            <w:lang w:bidi="ar"/>
          </w:rPr>
          <w:t xml:space="preserve">set</w:t>
        </w:r>
      </w:ins>
      <w:r>
        <w:rPr>
          <w:rFonts w:ascii="Times New Roman" w:eastAsia="Times New Roman" w:hAnsi="Times New Roman" w:cs="Times New Roman" w:hint="eastAsia"/>
          <w:i/>
          <w:iCs/>
          <w:color w:val="1B1C1D"/>
          <w:kern w:val="0"/>
          <w:lang w:bidi="ar"/>
        </w:rPr>
        <w:t xml:space="preserve">, chamber dimensions were available from the same report in 2,</w:t>
      </w:r>
      <w:del w:id="91504" w:author="Claude (E30 修订)" w:date="2026-10-09T12:00:00Z">
        <w:r>
          <w:rPr>
            <w:rFonts w:ascii="Times New Roman" w:eastAsia="Times New Roman" w:hAnsi="Times New Roman" w:cs="Times New Roman" w:hint="eastAsia"/>
            <w:i/>
            <w:iCs/>
            <w:color w:val="1B1C1D"/>
            <w:kern w:val="0"/>
            <w:lang w:bidi="ar"/>
          </w:rPr>
          <w:delText xml:space="preserve">095</w:delText>
        </w:r>
      </w:del>
      <w:ins w:id="91505" w:author="Claude (E30 修订)" w:date="2026-10-09T12:00:00Z">
        <w:r>
          <w:rPr>
            <w:rFonts w:ascii="Times New Roman" w:eastAsia="Times New Roman" w:hAnsi="Times New Roman" w:cs="Times New Roman" w:hint="eastAsia"/>
            <w:i/>
            <w:iCs/>
            <w:color w:val="1B1C1D"/>
            <w:kern w:val="0"/>
            <w:lang w:bidi="ar"/>
          </w:rPr>
          <w:t xml:space="preserve">755</w:t>
        </w:r>
      </w:ins>
      <w:r>
        <w:rPr>
          <w:rFonts w:ascii="Times New Roman" w:eastAsia="Times New Roman" w:hAnsi="Times New Roman" w:cs="Times New Roman" w:hint="eastAsia"/>
          <w:i/>
          <w:iCs/>
          <w:color w:val="1B1C1D"/>
          <w:kern w:val="0"/>
          <w:lang w:bidi="ar"/>
        </w:rPr>
        <w:t xml:space="preserve"> (LAD), </w:t>
      </w:r>
      <w:del w:id="91506" w:author="Claude (E30 修订)" w:date="2026-10-09T12:00:00Z">
        <w:r>
          <w:rPr>
            <w:rFonts w:ascii="Times New Roman" w:eastAsia="Times New Roman" w:hAnsi="Times New Roman" w:cs="Times New Roman" w:hint="eastAsia"/>
            <w:i/>
            <w:iCs/>
            <w:color w:val="1B1C1D"/>
            <w:kern w:val="0"/>
            <w:lang w:bidi="ar"/>
          </w:rPr>
          <w:delText xml:space="preserve">2</w:delText>
        </w:r>
      </w:del>
      <w:ins w:id="91507" w:author="Claude (E30 修订)" w:date="2026-10-09T12:00:00Z">
        <w:r>
          <w:rPr>
            <w:rFonts w:ascii="Times New Roman" w:eastAsia="Times New Roman" w:hAnsi="Times New Roman" w:cs="Times New Roman" w:hint="eastAsia"/>
            <w:i/>
            <w:iCs/>
            <w:color w:val="1B1C1D"/>
            <w:kern w:val="0"/>
            <w:lang w:bidi="ar"/>
          </w:rPr>
          <w:t xml:space="preserve">3</w:t>
        </w:r>
      </w:ins>
      <w:r>
        <w:rPr>
          <w:rFonts w:ascii="Times New Roman" w:eastAsia="Times New Roman" w:hAnsi="Times New Roman" w:cs="Times New Roman" w:hint="eastAsia"/>
          <w:i/>
          <w:iCs/>
          <w:color w:val="1B1C1D"/>
          <w:kern w:val="0"/>
          <w:lang w:bidi="ar"/>
        </w:rPr>
        <w:t xml:space="preserve">,</w:t>
      </w:r>
      <w:del w:id="91508" w:author="Claude (E30 修订)" w:date="2026-10-09T12:00:00Z">
        <w:r>
          <w:rPr>
            <w:rFonts w:ascii="Times New Roman" w:eastAsia="Times New Roman" w:hAnsi="Times New Roman" w:cs="Times New Roman" w:hint="eastAsia"/>
            <w:i/>
            <w:iCs/>
            <w:color w:val="1B1C1D"/>
            <w:kern w:val="0"/>
            <w:lang w:bidi="ar"/>
          </w:rPr>
          <w:delText xml:space="preserve">289</w:delText>
        </w:r>
      </w:del>
      <w:ins w:id="91509" w:author="Claude (E30 修订)" w:date="2026-10-09T12:00:00Z">
        <w:r>
          <w:rPr>
            <w:rFonts w:ascii="Times New Roman" w:eastAsia="Times New Roman" w:hAnsi="Times New Roman" w:cs="Times New Roman" w:hint="eastAsia"/>
            <w:i/>
            <w:iCs/>
            <w:color w:val="1B1C1D"/>
            <w:kern w:val="0"/>
            <w:lang w:bidi="ar"/>
          </w:rPr>
          <w:t xml:space="preserve">009</w:t>
        </w:r>
      </w:ins>
      <w:r>
        <w:rPr>
          <w:rFonts w:ascii="Times New Roman" w:eastAsia="Times New Roman" w:hAnsi="Times New Roman" w:cs="Times New Roman" w:hint="eastAsia"/>
          <w:i/>
          <w:iCs/>
          <w:color w:val="1B1C1D"/>
          <w:kern w:val="0"/>
          <w:lang w:bidi="ar"/>
        </w:rPr>
        <w:t xml:space="preserve"> (LVEDd), 2,</w:t>
      </w:r>
      <w:del w:id="91510" w:author="Claude (E30 修订)" w:date="2026-10-09T12:00:00Z">
        <w:r>
          <w:rPr>
            <w:rFonts w:ascii="Times New Roman" w:eastAsia="Times New Roman" w:hAnsi="Times New Roman" w:cs="Times New Roman" w:hint="eastAsia"/>
            <w:i/>
            <w:iCs/>
            <w:color w:val="1B1C1D"/>
            <w:kern w:val="0"/>
            <w:lang w:bidi="ar"/>
          </w:rPr>
          <w:delText xml:space="preserve">098</w:delText>
        </w:r>
      </w:del>
      <w:ins w:id="91511" w:author="Claude (E30 修订)" w:date="2026-10-09T12:00:00Z">
        <w:r>
          <w:rPr>
            <w:rFonts w:ascii="Times New Roman" w:eastAsia="Times New Roman" w:hAnsi="Times New Roman" w:cs="Times New Roman" w:hint="eastAsia"/>
            <w:i/>
            <w:iCs/>
            <w:color w:val="1B1C1D"/>
            <w:kern w:val="0"/>
            <w:lang w:bidi="ar"/>
          </w:rPr>
          <w:t xml:space="preserve">755</w:t>
        </w:r>
      </w:ins>
      <w:r>
        <w:rPr>
          <w:rFonts w:ascii="Times New Roman" w:eastAsia="Times New Roman" w:hAnsi="Times New Roman" w:cs="Times New Roman" w:hint="eastAsia"/>
          <w:i/>
          <w:iCs/>
          <w:color w:val="1B1C1D"/>
          <w:kern w:val="0"/>
          <w:lang w:bidi="ar"/>
        </w:rPr>
        <w:t xml:space="preserve"> (RAD), 2,</w:t>
      </w:r>
      <w:del w:id="91512" w:author="Claude (E30 修订)" w:date="2026-10-09T12:00:00Z">
        <w:r>
          <w:rPr>
            <w:rFonts w:ascii="Times New Roman" w:eastAsia="Times New Roman" w:hAnsi="Times New Roman" w:cs="Times New Roman" w:hint="eastAsia"/>
            <w:i/>
            <w:iCs/>
            <w:color w:val="1B1C1D"/>
            <w:kern w:val="0"/>
            <w:lang w:bidi="ar"/>
          </w:rPr>
          <w:delText xml:space="preserve">212</w:delText>
        </w:r>
      </w:del>
      <w:ins w:id="91513" w:author="Claude (E30 修订)" w:date="2026-10-09T12:00:00Z">
        <w:r>
          <w:rPr>
            <w:rFonts w:ascii="Times New Roman" w:eastAsia="Times New Roman" w:hAnsi="Times New Roman" w:cs="Times New Roman" w:hint="eastAsia"/>
            <w:i/>
            <w:iCs/>
            <w:color w:val="1B1C1D"/>
            <w:kern w:val="0"/>
            <w:lang w:bidi="ar"/>
          </w:rPr>
          <w:t xml:space="preserve">916</w:t>
        </w:r>
      </w:ins>
      <w:r>
        <w:rPr>
          <w:rFonts w:ascii="Times New Roman" w:eastAsia="Times New Roman" w:hAnsi="Times New Roman" w:cs="Times New Roman" w:hint="eastAsia"/>
          <w:i/>
          <w:iCs/>
          <w:color w:val="1B1C1D"/>
          <w:kern w:val="0"/>
          <w:lang w:bidi="ar"/>
        </w:rPr>
        <w:t xml:space="preserve"> (RVD), and </w:t>
      </w:r>
      <w:del w:id="91514" w:author="Claude (E30 修订)" w:date="2026-10-09T12:00:00Z">
        <w:r>
          <w:rPr>
            <w:rFonts w:ascii="Times New Roman" w:eastAsia="Times New Roman" w:hAnsi="Times New Roman" w:cs="Times New Roman" w:hint="eastAsia"/>
            <w:i/>
            <w:iCs/>
            <w:color w:val="1B1C1D"/>
            <w:kern w:val="0"/>
            <w:lang w:bidi="ar"/>
          </w:rPr>
          <w:delText xml:space="preserve">2</w:delText>
        </w:r>
      </w:del>
      <w:ins w:id="91515" w:author="Claude (E30 修订)" w:date="2026-10-09T12:00:00Z">
        <w:r>
          <w:rPr>
            <w:rFonts w:ascii="Times New Roman" w:eastAsia="Times New Roman" w:hAnsi="Times New Roman" w:cs="Times New Roman" w:hint="eastAsia"/>
            <w:i/>
            <w:iCs/>
            <w:color w:val="1B1C1D"/>
            <w:kern w:val="0"/>
            <w:lang w:bidi="ar"/>
          </w:rPr>
          <w:t xml:space="preserve">3</w:t>
        </w:r>
      </w:ins>
      <w:r>
        <w:rPr>
          <w:rFonts w:ascii="Times New Roman" w:eastAsia="Times New Roman" w:hAnsi="Times New Roman" w:cs="Times New Roman" w:hint="eastAsia"/>
          <w:i/>
          <w:iCs/>
          <w:color w:val="1B1C1D"/>
          <w:kern w:val="0"/>
          <w:lang w:bidi="ar"/>
        </w:rPr>
        <w:t xml:space="preserve">,</w:t>
      </w:r>
      <w:del w:id="91516" w:author="Claude (E30 修订)" w:date="2026-10-09T12:00:00Z">
        <w:r>
          <w:rPr>
            <w:rFonts w:ascii="Times New Roman" w:eastAsia="Times New Roman" w:hAnsi="Times New Roman" w:cs="Times New Roman" w:hint="eastAsia"/>
            <w:i/>
            <w:iCs/>
            <w:color w:val="1B1C1D"/>
            <w:kern w:val="0"/>
            <w:lang w:bidi="ar"/>
          </w:rPr>
          <w:delText xml:space="preserve">295</w:delText>
        </w:r>
      </w:del>
      <w:ins w:id="91517" w:author="Claude (E30 修订)" w:date="2026-10-09T12:00:00Z">
        <w:r>
          <w:rPr>
            <w:rFonts w:ascii="Times New Roman" w:eastAsia="Times New Roman" w:hAnsi="Times New Roman" w:cs="Times New Roman" w:hint="eastAsia"/>
            <w:i/>
            <w:iCs/>
            <w:color w:val="1B1C1D"/>
            <w:kern w:val="0"/>
            <w:lang w:bidi="ar"/>
          </w:rPr>
          <w:t xml:space="preserve">009</w:t>
        </w:r>
      </w:ins>
      <w:r>
        <w:rPr>
          <w:rFonts w:ascii="Times New Roman" w:eastAsia="Times New Roman" w:hAnsi="Times New Roman" w:cs="Times New Roman" w:hint="eastAsia"/>
          <w:i/>
          <w:iCs/>
          <w:color w:val="1B1C1D"/>
          <w:kern w:val="0"/>
          <w:lang w:bidi="ar"/>
        </w:rPr>
        <w:t xml:space="preserve"> (LVEF) patients; BMI, comorbidities, TRV, and procedural details other than concomitant LAAO were abstracted only for the paired response </w:t>
      </w:r>
      <w:del w:id="91518" w:author="Claude (E30 修订)" w:date="2026-10-09T12:00:00Z">
        <w:r>
          <w:rPr>
            <w:rFonts w:ascii="Times New Roman" w:eastAsia="Times New Roman" w:hAnsi="Times New Roman" w:cs="Times New Roman" w:hint="eastAsia"/>
            <w:i/>
            <w:iCs/>
            <w:color w:val="1B1C1D"/>
            <w:kern w:val="0"/>
            <w:lang w:bidi="ar"/>
          </w:rPr>
          <w:delText xml:space="preserve">cohort</w:delText>
        </w:r>
      </w:del>
      <w:ins w:id="91519" w:author="Claude (E30 修订)" w:date="2026-10-09T12:00:00Z">
        <w:r>
          <w:rPr>
            <w:rFonts w:ascii="Times New Roman" w:eastAsia="Times New Roman" w:hAnsi="Times New Roman" w:cs="Times New Roman" w:hint="eastAsia"/>
            <w:i/>
            <w:iCs/>
            <w:color w:val="1B1C1D"/>
            <w:kern w:val="0"/>
            <w:lang w:bidi="ar"/>
          </w:rPr>
          <w:t xml:space="preserve">set</w:t>
        </w:r>
      </w:ins>
      <w:r>
        <w:rPr>
          <w:rFonts w:ascii="Times New Roman" w:eastAsia="Times New Roman" w:hAnsi="Times New Roman" w:cs="Times New Roman" w:hint="eastAsia"/>
          <w:i/>
          <w:iCs/>
          <w:color w:val="1B1C1D"/>
          <w:kern w:val="0"/>
          <w:lang w:bidi="ar"/>
        </w:rPr>
        <w:t xml:space="preserve">, in which BMI was available for 760 and TRV for 801 procedures. Regurgitation phenotypes and grades are analysis grades (Methods); MR and TR grade ≥2 denote study-defined moderate or greater and are shown as proportions of all patients or procedures. P values compare paroxysmal and persistent AF (Kruskal–Wallis test or chi-square test). AF, atrial fibrillation; BMI, body mass index; CAD, coronary artery disease; CBA, cryoballoon ablation; CKD, chronic kidney disease; COPD, chronic obstructive pulmonary disease; DM, diabetes mellitus; HF, heart failure; LAAO, left atrial appendage occlusion; LAD, left atrial diameter; LVEDd, left ventricular end-diastolic diameter; LVEF, left ventricular ejection fraction; MR, mitral regurgitation; PFA, pulsed field ablation; PVI, pulmonary vein isolation; RAD, right atrial diameter; RFA, radiofrequency ablation; RVD, right ventricular diameter; SR, sinus rhythm; TR, tricuspid regurgitation; TRV, peak tricuspid regurgitant velocity; TTE, transthoracic echocardiography.</w:t>
      </w:r>
    </w:p>
    <w:p w14:paraId="6339342F" w14:textId="77777777" w:rsidR="00870F3C" w:rsidRDefault="00000000">
      <w:pPr>
        <w:keepNext/>
        <w:rPr>
          <w:rFonts w:ascii="Times New Roman" w:eastAsia="Times New Roman" w:hAnsi="Times New Roman" w:cs="Times New Roman"/>
          <w:color w:val="1B1C1D"/>
          <w:kern w:val="0"/>
          <w:lang w:bidi="ar"/>
        </w:rPr>
      </w:pPr>
      <w:r>
        <w:rPr>
          <w:rFonts w:ascii="Times New Roman" w:eastAsia="Times New Roman" w:hAnsi="Times New Roman" w:cs="Times New Roman" w:hint="eastAsia"/>
          <w:b/>
          <w:bCs/>
          <w:color w:val="1B1C1D"/>
          <w:kern w:val="0"/>
          <w:lang w:bidi="ar"/>
        </w:rPr>
        <w:t xml:space="preserve">Table 2. Baseline clinical, echocardiographic, and procedural characteristics of the paired response</w:t>
      </w:r>
      <w:r>
        <w:rPr>
          <w:rFonts w:ascii="Times New Roman" w:eastAsia="Times New Roman" w:hAnsi="Times New Roman" w:cs="Times New Roman" w:hint="eastAsia"/>
          <w:color w:val="1B1C1D"/>
          <w:kern w:val="0"/>
          <w:lang w:bidi="ar"/>
        </w:rPr>
        <w:t xml:space="preserve"> </w:t>
      </w:r>
      <w:del w:id="91124" w:author="Claude (E30 修订)" w:date="2026-10-09T12:00:00Z">
        <w:r>
          <w:rPr>
            <w:rFonts w:ascii="Times New Roman" w:eastAsia="Times New Roman" w:hAnsi="Times New Roman" w:cs="Times New Roman" w:hint="eastAsia"/>
            <w:color w:val="1B1C1D"/>
            <w:kern w:val="0"/>
            <w:lang w:bidi="ar"/>
          </w:rPr>
          <w:delText xml:space="preserve">cohort</w:delText>
        </w:r>
      </w:del>
      <w:ins w:id="91125" w:author="Claude (E30 修订)" w:date="2026-10-09T12:00:00Z">
        <w:r>
          <w:rPr>
            <w:rFonts w:ascii="Times New Roman" w:eastAsia="Times New Roman" w:hAnsi="Times New Roman" w:cs="Times New Roman" w:hint="eastAsia"/>
            <w:color w:val="1B1C1D"/>
            <w:kern w:val="0"/>
            <w:lang w:bidi="ar"/>
          </w:rPr>
          <w:t xml:space="preserve">set</w:t>
        </w:r>
      </w:ins>
      <w:r>
        <w:rPr>
          <w:rFonts w:ascii="Times New Roman" w:eastAsia="Times New Roman" w:hAnsi="Times New Roman" w:cs="Times New Roman" w:hint="eastAsia"/>
          <w:color w:val="1B1C1D"/>
          <w:kern w:val="0"/>
          <w:lang w:bidi="ar"/>
        </w:rPr>
        <w:t xml:space="preserve"> by regurgitation phenotype. </w:t>
      </w:r>
    </w:p>
    <w:p w14:paraId="2493D3A1"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i/>
          <w:iCs/>
          <w:color w:val="1B1C1D"/>
          <w:kern w:val="0"/>
          <w:lang w:bidi="ar"/>
        </w:rPr>
        <w:t xml:space="preserve">Data are presented as median (interquartile range) or n (%). Baseline TRV was missing in 37 (no recordable TR jet), 1, and 5 procedures in isolated MR, isolated TR, and combined MR/TR. TRV, peak tricuspid regurgitant velocity on the baseline TTE. MR and TR are analysis grades: 1, very mild or mild; 2, moderate (including mild-to-moderate); 3, moderate-to-severe or </w:t>
      </w:r>
      <w:r>
        <w:rPr>
          <w:rFonts w:ascii="Times New Roman" w:eastAsia="Times New Roman" w:hAnsi="Times New Roman" w:cs="Times New Roman" w:hint="eastAsia"/>
          <w:i/>
          <w:iCs/>
          <w:color w:val="1B1C1D"/>
          <w:kern w:val="0"/>
          <w:lang w:bidi="ar"/>
        </w:rPr>
        <w:lastRenderedPageBreak/>
        <w:t xml:space="preserve">severe (MR, moderate-to-severe or worse); 4, very severe. Moderate or greater denotes analysis grade ≥2 under the study definition (Methods). AF, atrial fibrillation; BMI, body mass index; CBA, </w:t>
      </w:r>
      <w:proofErr w:type="spellStart"/>
      <w:r>
        <w:rPr>
          <w:rFonts w:ascii="Times New Roman" w:eastAsia="Times New Roman" w:hAnsi="Times New Roman" w:cs="Times New Roman" w:hint="eastAsia"/>
          <w:i/>
          <w:iCs/>
          <w:color w:val="1B1C1D"/>
          <w:kern w:val="0"/>
          <w:lang w:bidi="ar"/>
        </w:rPr>
        <w:t>cryoballoon</w:t>
      </w:r>
      <w:proofErr w:type="spellEnd"/>
      <w:r>
        <w:rPr>
          <w:rFonts w:ascii="Times New Roman" w:eastAsia="Times New Roman" w:hAnsi="Times New Roman" w:cs="Times New Roman" w:hint="eastAsia"/>
          <w:i/>
          <w:iCs/>
          <w:color w:val="1B1C1D"/>
          <w:kern w:val="0"/>
          <w:lang w:bidi="ar"/>
        </w:rPr>
        <w:t xml:space="preserve"> ablation; CAD, coronary artery disease; CKD, chronic kidney disease; COPD, chronic obstructive pulmonary disease; DM, diabetes mellitus; HF, heart failure; LAD, left atrial diameter; </w:t>
      </w:r>
      <w:proofErr w:type="spellStart"/>
      <w:r>
        <w:rPr>
          <w:rFonts w:ascii="Times New Roman" w:eastAsia="Times New Roman" w:hAnsi="Times New Roman" w:cs="Times New Roman" w:hint="eastAsia"/>
          <w:i/>
          <w:iCs/>
          <w:color w:val="1B1C1D"/>
          <w:kern w:val="0"/>
          <w:lang w:bidi="ar"/>
        </w:rPr>
        <w:t>LVEDd</w:t>
      </w:r>
      <w:proofErr w:type="spellEnd"/>
      <w:r>
        <w:rPr>
          <w:rFonts w:ascii="Times New Roman" w:eastAsia="Times New Roman" w:hAnsi="Times New Roman" w:cs="Times New Roman" w:hint="eastAsia"/>
          <w:i/>
          <w:iCs/>
          <w:color w:val="1B1C1D"/>
          <w:kern w:val="0"/>
          <w:lang w:bidi="ar"/>
        </w:rPr>
        <w:t>, left ventricular end-diastolic diameter; RAD, right atrial diameter; RVD, right ventricular diameter; LVEF, left ventricular ejection fraction; LAAO, left atrial appendage occlusion; MR, mitral regurgitation; PFA, pulsed field ablation; PVI, pulmonary vein isolation; RFA, radiofrequency ablation; TR, tricuspid regurgitation.</w:t>
      </w:r>
    </w:p>
    <w:p w14:paraId="562A982F" w14:textId="77777777" w:rsidR="00891D03" w:rsidRDefault="00000000">
      <w:pPr>
        <w:keepNext/>
      </w:pPr>
      <w:r>
        <w:rPr>
          <w:rFonts w:ascii="Times New Roman" w:eastAsia="Times New Roman" w:hAnsi="Times New Roman" w:cs="Times New Roman" w:hint="eastAsia"/>
          <w:b/>
          <w:bCs/>
          <w:color w:val="1B1C1D"/>
          <w:kern w:val="0"/>
          <w:lang w:bidi="ar"/>
        </w:rPr>
        <w:t xml:space="preserve">Table </w:t>
      </w:r>
      <w:r>
        <w:rPr>
          <w:rFonts w:ascii="Times New Roman" w:eastAsia="Times New Roman" w:hAnsi="Times New Roman" w:cs="Times New Roman" w:hint="eastAsia"/>
          <w:b/>
          <w:bCs/>
          <w:color w:val="1B1C1D"/>
          <w:kern w:val="0"/>
          <w:lang w:bidi="ar"/>
        </w:rPr>
        <w:t>3.</w:t>
      </w:r>
      <w:r>
        <w:rPr>
          <w:rFonts w:ascii="Times New Roman" w:eastAsia="Times New Roman" w:hAnsi="Times New Roman" w:cs="Times New Roman" w:hint="eastAsia"/>
          <w:b/>
          <w:bCs/>
          <w:color w:val="1B1C1D"/>
          <w:kern w:val="0"/>
          <w:lang w:bidi="ar"/>
        </w:rPr>
        <w:t xml:space="preserve"> One-month improvement by valve series, isolated versus combined disease, and the aortic regurgitation negative control.</w:t>
      </w:r>
    </w:p>
    <w:p w14:paraId="3B1D34F7" w14:textId="77777777" w:rsidR="00891D03" w:rsidRDefault="00000000">
      <w:pPr>
        <w:spacing w:line="360" w:lineRule="auto"/>
      </w:pPr>
      <w:r>
        <w:rPr>
          <w:rFonts w:ascii="Times New Roman" w:eastAsia="Times New Roman" w:hAnsi="Times New Roman" w:cs="Times New Roman" w:hint="eastAsia"/>
          <w:i/>
          <w:iCs/>
          <w:color w:val="1B1C1D"/>
          <w:kern w:val="0"/>
          <w:lang w:bidi="ar"/>
        </w:rPr>
        <w:t xml:space="preserve">Improvement was a ≥1-grade reduction from baseline to 1 month; grades were lower than at baseline in all </w:t>
      </w:r>
      <w:proofErr w:type="gramStart"/>
      <w:r>
        <w:rPr>
          <w:rFonts w:ascii="Times New Roman" w:eastAsia="Times New Roman" w:hAnsi="Times New Roman" w:cs="Times New Roman" w:hint="eastAsia"/>
          <w:i/>
          <w:iCs/>
          <w:color w:val="1B1C1D"/>
          <w:kern w:val="0"/>
          <w:lang w:bidi="ar"/>
        </w:rPr>
        <w:t>four valve</w:t>
      </w:r>
      <w:proofErr w:type="gramEnd"/>
      <w:r>
        <w:rPr>
          <w:rFonts w:ascii="Times New Roman" w:eastAsia="Times New Roman" w:hAnsi="Times New Roman" w:cs="Times New Roman" w:hint="eastAsia"/>
          <w:i/>
          <w:iCs/>
          <w:color w:val="1B1C1D"/>
          <w:kern w:val="0"/>
          <w:lang w:bidi="ar"/>
        </w:rPr>
        <w:t xml:space="preserve"> series (paired Wilcoxon signed-rank test, all P&lt;0.001). Proportions are shown with Wilson 95% CIs. For study-defined moderate-or-greater series (baseline grade ≥2), the last column shows regression to grade ≤1 (mild or less). </w:t>
      </w:r>
      <w:proofErr w:type="spellStart"/>
      <w:r>
        <w:rPr>
          <w:rFonts w:ascii="Times New Roman" w:eastAsia="Times New Roman" w:hAnsi="Times New Roman" w:cs="Times New Roman" w:hint="eastAsia"/>
          <w:i/>
          <w:iCs/>
          <w:color w:val="1B1C1D"/>
          <w:kern w:val="0"/>
          <w:vertAlign w:val="superscript"/>
          <w:lang w:bidi="ar"/>
        </w:rPr>
        <w:t>a</w:t>
      </w:r>
      <w:r>
        <w:rPr>
          <w:rFonts w:ascii="Times New Roman" w:eastAsia="Times New Roman" w:hAnsi="Times New Roman" w:cs="Times New Roman" w:hint="eastAsia"/>
          <w:i/>
          <w:iCs/>
          <w:color w:val="1B1C1D"/>
          <w:kern w:val="0"/>
          <w:lang w:bidi="ar"/>
        </w:rPr>
        <w:t>IPTW</w:t>
      </w:r>
      <w:proofErr w:type="spellEnd"/>
      <w:r>
        <w:rPr>
          <w:rFonts w:ascii="Times New Roman" w:eastAsia="Times New Roman" w:hAnsi="Times New Roman" w:cs="Times New Roman" w:hint="eastAsia"/>
          <w:i/>
          <w:iCs/>
          <w:color w:val="1B1C1D"/>
          <w:kern w:val="0"/>
          <w:lang w:bidi="ar"/>
        </w:rPr>
        <w:t xml:space="preserve">-weighted odds ratio for isolated versus combined disease (average treatment effect in the treated; Supplementary Tables S3A–S3D). </w:t>
      </w:r>
      <w:proofErr w:type="spellStart"/>
      <w:r>
        <w:rPr>
          <w:rFonts w:ascii="Times New Roman" w:eastAsia="Times New Roman" w:hAnsi="Times New Roman" w:cs="Times New Roman" w:hint="eastAsia"/>
          <w:i/>
          <w:iCs/>
          <w:color w:val="1B1C1D"/>
          <w:kern w:val="0"/>
          <w:vertAlign w:val="superscript"/>
          <w:lang w:bidi="ar"/>
        </w:rPr>
        <w:t>b</w:t>
      </w:r>
      <w:r>
        <w:rPr>
          <w:rFonts w:ascii="Times New Roman" w:eastAsia="Times New Roman" w:hAnsi="Times New Roman" w:cs="Times New Roman" w:hint="eastAsia"/>
          <w:i/>
          <w:iCs/>
          <w:color w:val="1B1C1D"/>
          <w:kern w:val="0"/>
          <w:lang w:bidi="ar"/>
        </w:rPr>
        <w:t>Exact</w:t>
      </w:r>
      <w:proofErr w:type="spellEnd"/>
      <w:r>
        <w:rPr>
          <w:rFonts w:ascii="Times New Roman" w:eastAsia="Times New Roman" w:hAnsi="Times New Roman" w:cs="Times New Roman" w:hint="eastAsia"/>
          <w:i/>
          <w:iCs/>
          <w:color w:val="1B1C1D"/>
          <w:kern w:val="0"/>
          <w:lang w:bidi="ar"/>
        </w:rPr>
        <w:t xml:space="preserve"> McNemar test versus AR within the same procedures. AR improvement did not differ between procedures with and without SR at 1 month (7.1% vs 8.7%) and would have been 23.3% had all 31 procedures without AR documented at 1 month improved (Supplementary Table S</w:t>
      </w:r>
      <w:r>
        <w:rPr>
          <w:rFonts w:ascii="Times New Roman" w:eastAsia="Times New Roman" w:hAnsi="Times New Roman" w:cs="Times New Roman" w:hint="eastAsia"/>
          <w:i/>
          <w:iCs/>
          <w:color w:val="1B1C1D"/>
          <w:kern w:val="0"/>
          <w:lang w:bidi="ar"/>
        </w:rPr>
        <w:t xml:space="preserve">12</w:t>
      </w:r>
      <w:r>
        <w:rPr>
          <w:rFonts w:ascii="Times New Roman" w:eastAsia="Times New Roman" w:hAnsi="Times New Roman" w:cs="Times New Roman" w:hint="eastAsia"/>
          <w:i/>
          <w:iCs/>
          <w:color w:val="1B1C1D"/>
          <w:kern w:val="0"/>
          <w:lang w:bidi="ar"/>
        </w:rPr>
        <w:t xml:space="preserve">). AR, aortic regurgitation; IPTW, inverse probability of treatment weighting; MR, mitral regurgitation; </w:t>
      </w:r>
      <w:proofErr w:type="gramStart"/>
      <w:r>
        <w:rPr>
          <w:rFonts w:ascii="Times New Roman" w:eastAsia="Times New Roman" w:hAnsi="Times New Roman" w:cs="Times New Roman" w:hint="eastAsia"/>
          <w:i/>
          <w:iCs/>
          <w:color w:val="1B1C1D"/>
          <w:kern w:val="0"/>
          <w:lang w:bidi="ar"/>
        </w:rPr>
        <w:t>OR,</w:t>
      </w:r>
      <w:proofErr w:type="gramEnd"/>
      <w:r>
        <w:rPr>
          <w:rFonts w:ascii="Times New Roman" w:eastAsia="Times New Roman" w:hAnsi="Times New Roman" w:cs="Times New Roman" w:hint="eastAsia"/>
          <w:i/>
          <w:iCs/>
          <w:color w:val="1B1C1D"/>
          <w:kern w:val="0"/>
          <w:lang w:bidi="ar"/>
        </w:rPr>
        <w:t xml:space="preserve"> odds ratio; SR, sinus rhythm; TR, tricuspid regurgitation.</w:t>
      </w:r>
    </w:p>
    <w:sectPr w:rsidR="00891D03">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25DDF" w14:textId="77777777" w:rsidR="00BB7982" w:rsidRDefault="00BB7982">
      <w:pPr>
        <w:spacing w:line="240" w:lineRule="auto"/>
      </w:pPr>
      <w:r>
        <w:separator/>
      </w:r>
    </w:p>
  </w:endnote>
  <w:endnote w:type="continuationSeparator" w:id="0">
    <w:p w14:paraId="6B949DA0" w14:textId="77777777" w:rsidR="00BB7982" w:rsidRDefault="00BB7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ns-serif">
    <w:altName w:val="苹方-简"/>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99E9D" w14:textId="77777777" w:rsidR="007B6549" w:rsidRDefault="007B654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
    </w:sdtPr>
    <w:sdtContent>
      <w:p w14:paraId="6EEA170D" w14:textId="77777777" w:rsidR="00870F3C" w:rsidRDefault="00000000">
        <w:pPr>
          <w:pStyle w:val="a5"/>
          <w:jc w:val="center"/>
        </w:pPr>
        <w:r>
          <w:fldChar w:fldCharType="begin"/>
        </w:r>
        <w:r>
          <w:instrText xml:space="preserve"> PAGE   \* MERGEFORMAT </w:instrText>
        </w:r>
        <w:r>
          <w:fldChar w:fldCharType="separate"/>
        </w:r>
        <w:r>
          <w:t>2</w:t>
        </w:r>
        <w:r>
          <w:fldChar w:fldCharType="end"/>
        </w:r>
      </w:p>
    </w:sdtContent>
  </w:sdt>
  <w:p w14:paraId="258336C6" w14:textId="77777777" w:rsidR="00870F3C" w:rsidRDefault="00870F3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D532C" w14:textId="77777777" w:rsidR="00870F3C" w:rsidRDefault="00870F3C">
    <w:pPr>
      <w:pStyle w:val="a5"/>
      <w:jc w:val="center"/>
    </w:pPr>
  </w:p>
  <w:p w14:paraId="45CC6354" w14:textId="77777777" w:rsidR="00870F3C" w:rsidRDefault="00870F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EBE12" w14:textId="77777777" w:rsidR="00BB7982" w:rsidRDefault="00BB7982">
      <w:r>
        <w:separator/>
      </w:r>
    </w:p>
  </w:footnote>
  <w:footnote w:type="continuationSeparator" w:id="0">
    <w:p w14:paraId="037B65F3" w14:textId="77777777" w:rsidR="00BB7982" w:rsidRDefault="00BB7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ED600" w14:textId="77777777" w:rsidR="007B6549" w:rsidRDefault="007B654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256C2" w14:textId="77777777" w:rsidR="007B6549" w:rsidRDefault="007B654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9E4BD" w14:textId="77777777" w:rsidR="007B6549" w:rsidRDefault="007B654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37012B5"/>
    <w:multiLevelType w:val="singleLevel"/>
    <w:tmpl w:val="A37012B5"/>
    <w:lvl w:ilvl="0">
      <w:start w:val="1"/>
      <w:numFmt w:val="upperLetter"/>
      <w:suff w:val="space"/>
      <w:lvlText w:val="(%1)"/>
      <w:lvlJc w:val="left"/>
      <w:rPr>
        <w:rFonts w:hint="default"/>
        <w:b/>
        <w:bCs/>
      </w:rPr>
    </w:lvl>
  </w:abstractNum>
  <w:abstractNum w:abstractNumId="1" w15:restartNumberingAfterBreak="0">
    <w:nsid w:val="3D2E6062"/>
    <w:multiLevelType w:val="singleLevel"/>
    <w:tmpl w:val="3D2E6062"/>
    <w:lvl w:ilvl="0">
      <w:start w:val="1"/>
      <w:numFmt w:val="upperLetter"/>
      <w:suff w:val="space"/>
      <w:lvlText w:val="(%1)"/>
      <w:lvlJc w:val="left"/>
    </w:lvl>
  </w:abstractNum>
  <w:num w:numId="1" w16cid:durableId="1219125865">
    <w:abstractNumId w:val="1"/>
  </w:num>
  <w:num w:numId="2" w16cid:durableId="17540874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trackRevisions/>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apfaswxcfzwe6ee92q5w92x9f0d2tfad5r9&quot;&gt;My EndNote Library&lt;record-ids&gt;&lt;item&gt;13&lt;/item&gt;&lt;/record-ids&gt;&lt;/item&gt;&lt;/Libraries&gt;"/>
  </w:docVars>
  <w:rsids>
    <w:rsidRoot w:val="00172A27"/>
    <w:rsid w:val="00000308"/>
    <w:rsid w:val="0000092E"/>
    <w:rsid w:val="0000197D"/>
    <w:rsid w:val="00006F24"/>
    <w:rsid w:val="00014965"/>
    <w:rsid w:val="000172E8"/>
    <w:rsid w:val="00021F1C"/>
    <w:rsid w:val="00025D7D"/>
    <w:rsid w:val="00030B82"/>
    <w:rsid w:val="00032867"/>
    <w:rsid w:val="00032E11"/>
    <w:rsid w:val="000361F3"/>
    <w:rsid w:val="000407F3"/>
    <w:rsid w:val="000423C2"/>
    <w:rsid w:val="00047723"/>
    <w:rsid w:val="00047763"/>
    <w:rsid w:val="000555AB"/>
    <w:rsid w:val="00057680"/>
    <w:rsid w:val="000607E4"/>
    <w:rsid w:val="00060BAF"/>
    <w:rsid w:val="00061672"/>
    <w:rsid w:val="000627C8"/>
    <w:rsid w:val="0007288B"/>
    <w:rsid w:val="000736F0"/>
    <w:rsid w:val="00075D6D"/>
    <w:rsid w:val="00076407"/>
    <w:rsid w:val="00076F22"/>
    <w:rsid w:val="00085495"/>
    <w:rsid w:val="00091218"/>
    <w:rsid w:val="000918A5"/>
    <w:rsid w:val="00092B40"/>
    <w:rsid w:val="000947D9"/>
    <w:rsid w:val="000950F4"/>
    <w:rsid w:val="00096CA9"/>
    <w:rsid w:val="000971E6"/>
    <w:rsid w:val="000A1347"/>
    <w:rsid w:val="000A1B52"/>
    <w:rsid w:val="000A3100"/>
    <w:rsid w:val="000A581A"/>
    <w:rsid w:val="000A72FA"/>
    <w:rsid w:val="000B576D"/>
    <w:rsid w:val="000C4E64"/>
    <w:rsid w:val="000C7E2A"/>
    <w:rsid w:val="000D003A"/>
    <w:rsid w:val="000D5343"/>
    <w:rsid w:val="000D7B4B"/>
    <w:rsid w:val="000D7C04"/>
    <w:rsid w:val="000E1849"/>
    <w:rsid w:val="000E79F1"/>
    <w:rsid w:val="000E7DEF"/>
    <w:rsid w:val="000F084A"/>
    <w:rsid w:val="000F629F"/>
    <w:rsid w:val="00102B99"/>
    <w:rsid w:val="0011356B"/>
    <w:rsid w:val="00113902"/>
    <w:rsid w:val="0011476B"/>
    <w:rsid w:val="00116E67"/>
    <w:rsid w:val="0012179C"/>
    <w:rsid w:val="00123A82"/>
    <w:rsid w:val="0012653D"/>
    <w:rsid w:val="0012708F"/>
    <w:rsid w:val="00130806"/>
    <w:rsid w:val="00134FB2"/>
    <w:rsid w:val="00142663"/>
    <w:rsid w:val="00142B32"/>
    <w:rsid w:val="00146F6D"/>
    <w:rsid w:val="0015040F"/>
    <w:rsid w:val="001506E5"/>
    <w:rsid w:val="00152815"/>
    <w:rsid w:val="00153D87"/>
    <w:rsid w:val="001547FA"/>
    <w:rsid w:val="00155D76"/>
    <w:rsid w:val="00160184"/>
    <w:rsid w:val="00160546"/>
    <w:rsid w:val="00161450"/>
    <w:rsid w:val="0016189D"/>
    <w:rsid w:val="00162277"/>
    <w:rsid w:val="001625D3"/>
    <w:rsid w:val="00164D92"/>
    <w:rsid w:val="00165AB1"/>
    <w:rsid w:val="001663AF"/>
    <w:rsid w:val="00167074"/>
    <w:rsid w:val="00167128"/>
    <w:rsid w:val="00172A27"/>
    <w:rsid w:val="00175463"/>
    <w:rsid w:val="00185089"/>
    <w:rsid w:val="00187ABB"/>
    <w:rsid w:val="001B3E65"/>
    <w:rsid w:val="001B46E6"/>
    <w:rsid w:val="001B590B"/>
    <w:rsid w:val="001B7C6E"/>
    <w:rsid w:val="001C03AC"/>
    <w:rsid w:val="001C486F"/>
    <w:rsid w:val="001C73E7"/>
    <w:rsid w:val="001D175D"/>
    <w:rsid w:val="001D18EA"/>
    <w:rsid w:val="001D249B"/>
    <w:rsid w:val="001D31B7"/>
    <w:rsid w:val="001D4AE2"/>
    <w:rsid w:val="001D7652"/>
    <w:rsid w:val="001E069A"/>
    <w:rsid w:val="001E3594"/>
    <w:rsid w:val="001F1CFA"/>
    <w:rsid w:val="001F3213"/>
    <w:rsid w:val="001F333E"/>
    <w:rsid w:val="001F34B5"/>
    <w:rsid w:val="001F5AEE"/>
    <w:rsid w:val="00200AF1"/>
    <w:rsid w:val="00202C81"/>
    <w:rsid w:val="00203758"/>
    <w:rsid w:val="002073AC"/>
    <w:rsid w:val="00207D22"/>
    <w:rsid w:val="002107F4"/>
    <w:rsid w:val="00211416"/>
    <w:rsid w:val="00215A72"/>
    <w:rsid w:val="00222348"/>
    <w:rsid w:val="00225045"/>
    <w:rsid w:val="00225868"/>
    <w:rsid w:val="00225F19"/>
    <w:rsid w:val="00233404"/>
    <w:rsid w:val="00235CFE"/>
    <w:rsid w:val="00242D96"/>
    <w:rsid w:val="002433B2"/>
    <w:rsid w:val="0024552E"/>
    <w:rsid w:val="002518D7"/>
    <w:rsid w:val="00256AF7"/>
    <w:rsid w:val="00257725"/>
    <w:rsid w:val="0026127B"/>
    <w:rsid w:val="00264956"/>
    <w:rsid w:val="00280432"/>
    <w:rsid w:val="00283A8F"/>
    <w:rsid w:val="00292479"/>
    <w:rsid w:val="00297DDB"/>
    <w:rsid w:val="002A7C28"/>
    <w:rsid w:val="002B1102"/>
    <w:rsid w:val="002B4A00"/>
    <w:rsid w:val="002C37F6"/>
    <w:rsid w:val="002C3E0E"/>
    <w:rsid w:val="002C62AE"/>
    <w:rsid w:val="002D193D"/>
    <w:rsid w:val="002D417E"/>
    <w:rsid w:val="002D452B"/>
    <w:rsid w:val="002D749C"/>
    <w:rsid w:val="002D7F2E"/>
    <w:rsid w:val="002E45A3"/>
    <w:rsid w:val="002F33D7"/>
    <w:rsid w:val="002F4255"/>
    <w:rsid w:val="003003C9"/>
    <w:rsid w:val="003018EA"/>
    <w:rsid w:val="00301C30"/>
    <w:rsid w:val="00304BB6"/>
    <w:rsid w:val="003063A7"/>
    <w:rsid w:val="0030665B"/>
    <w:rsid w:val="0031086A"/>
    <w:rsid w:val="0031158C"/>
    <w:rsid w:val="00314A92"/>
    <w:rsid w:val="003225C6"/>
    <w:rsid w:val="00323C20"/>
    <w:rsid w:val="003241E2"/>
    <w:rsid w:val="00325102"/>
    <w:rsid w:val="003254AD"/>
    <w:rsid w:val="0032628E"/>
    <w:rsid w:val="00326D83"/>
    <w:rsid w:val="003305BB"/>
    <w:rsid w:val="00331464"/>
    <w:rsid w:val="0033148F"/>
    <w:rsid w:val="00335528"/>
    <w:rsid w:val="003356A0"/>
    <w:rsid w:val="003356DB"/>
    <w:rsid w:val="00336725"/>
    <w:rsid w:val="00347123"/>
    <w:rsid w:val="00350BFB"/>
    <w:rsid w:val="003529A8"/>
    <w:rsid w:val="00354FBB"/>
    <w:rsid w:val="00370E31"/>
    <w:rsid w:val="00371836"/>
    <w:rsid w:val="0037308D"/>
    <w:rsid w:val="00373B61"/>
    <w:rsid w:val="00374E48"/>
    <w:rsid w:val="003812F9"/>
    <w:rsid w:val="00381B26"/>
    <w:rsid w:val="00382679"/>
    <w:rsid w:val="00382BAA"/>
    <w:rsid w:val="00383428"/>
    <w:rsid w:val="00384F20"/>
    <w:rsid w:val="003877CC"/>
    <w:rsid w:val="00392C73"/>
    <w:rsid w:val="0039474D"/>
    <w:rsid w:val="00394BDD"/>
    <w:rsid w:val="003A1132"/>
    <w:rsid w:val="003A4050"/>
    <w:rsid w:val="003A5F1B"/>
    <w:rsid w:val="003B3FD7"/>
    <w:rsid w:val="003C04B3"/>
    <w:rsid w:val="003C1ED3"/>
    <w:rsid w:val="003C6458"/>
    <w:rsid w:val="003D3788"/>
    <w:rsid w:val="003D4999"/>
    <w:rsid w:val="003D7410"/>
    <w:rsid w:val="003E25F0"/>
    <w:rsid w:val="003E3E4A"/>
    <w:rsid w:val="003E6B2A"/>
    <w:rsid w:val="003F340B"/>
    <w:rsid w:val="003F6D67"/>
    <w:rsid w:val="00401B19"/>
    <w:rsid w:val="00406CAF"/>
    <w:rsid w:val="00407393"/>
    <w:rsid w:val="00411167"/>
    <w:rsid w:val="0042292D"/>
    <w:rsid w:val="004250D0"/>
    <w:rsid w:val="004269DB"/>
    <w:rsid w:val="00434CF8"/>
    <w:rsid w:val="00437FA8"/>
    <w:rsid w:val="0044165C"/>
    <w:rsid w:val="00445AD8"/>
    <w:rsid w:val="00446AB7"/>
    <w:rsid w:val="00447067"/>
    <w:rsid w:val="00447AB1"/>
    <w:rsid w:val="0045182B"/>
    <w:rsid w:val="00453644"/>
    <w:rsid w:val="00461B59"/>
    <w:rsid w:val="004632AE"/>
    <w:rsid w:val="00463548"/>
    <w:rsid w:val="00470689"/>
    <w:rsid w:val="004771C7"/>
    <w:rsid w:val="00477C83"/>
    <w:rsid w:val="004817C2"/>
    <w:rsid w:val="004837C4"/>
    <w:rsid w:val="00490448"/>
    <w:rsid w:val="004A2D4C"/>
    <w:rsid w:val="004A3350"/>
    <w:rsid w:val="004A342F"/>
    <w:rsid w:val="004A529E"/>
    <w:rsid w:val="004B1555"/>
    <w:rsid w:val="004B24ED"/>
    <w:rsid w:val="004B6B6B"/>
    <w:rsid w:val="004C2123"/>
    <w:rsid w:val="004C2C89"/>
    <w:rsid w:val="004C2D11"/>
    <w:rsid w:val="004C4B94"/>
    <w:rsid w:val="004C5ABC"/>
    <w:rsid w:val="004D1E89"/>
    <w:rsid w:val="004D3149"/>
    <w:rsid w:val="004D32F6"/>
    <w:rsid w:val="004D5181"/>
    <w:rsid w:val="004D7B44"/>
    <w:rsid w:val="004E1407"/>
    <w:rsid w:val="004E4FF6"/>
    <w:rsid w:val="004E79C3"/>
    <w:rsid w:val="004E7DE0"/>
    <w:rsid w:val="004F374F"/>
    <w:rsid w:val="005026BA"/>
    <w:rsid w:val="005044EE"/>
    <w:rsid w:val="00507512"/>
    <w:rsid w:val="0051016B"/>
    <w:rsid w:val="00517F6B"/>
    <w:rsid w:val="00522B9C"/>
    <w:rsid w:val="00531AD3"/>
    <w:rsid w:val="00532937"/>
    <w:rsid w:val="005329DE"/>
    <w:rsid w:val="00535C91"/>
    <w:rsid w:val="00540741"/>
    <w:rsid w:val="00540E93"/>
    <w:rsid w:val="005413E4"/>
    <w:rsid w:val="00541648"/>
    <w:rsid w:val="005433B9"/>
    <w:rsid w:val="005441E9"/>
    <w:rsid w:val="005501B2"/>
    <w:rsid w:val="005629D8"/>
    <w:rsid w:val="005675A1"/>
    <w:rsid w:val="005732BE"/>
    <w:rsid w:val="00575371"/>
    <w:rsid w:val="00576C3D"/>
    <w:rsid w:val="00576EF3"/>
    <w:rsid w:val="00580EE1"/>
    <w:rsid w:val="005823E2"/>
    <w:rsid w:val="005829A5"/>
    <w:rsid w:val="005837A4"/>
    <w:rsid w:val="00584715"/>
    <w:rsid w:val="005854A5"/>
    <w:rsid w:val="005859F9"/>
    <w:rsid w:val="00585D12"/>
    <w:rsid w:val="0058716C"/>
    <w:rsid w:val="005935D9"/>
    <w:rsid w:val="00595930"/>
    <w:rsid w:val="005A0ACD"/>
    <w:rsid w:val="005A12D2"/>
    <w:rsid w:val="005A34AA"/>
    <w:rsid w:val="005A3597"/>
    <w:rsid w:val="005A4CF1"/>
    <w:rsid w:val="005A5110"/>
    <w:rsid w:val="005A654F"/>
    <w:rsid w:val="005A7D9D"/>
    <w:rsid w:val="005B082B"/>
    <w:rsid w:val="005B186B"/>
    <w:rsid w:val="005B61BA"/>
    <w:rsid w:val="005B7412"/>
    <w:rsid w:val="005B7504"/>
    <w:rsid w:val="005C32BA"/>
    <w:rsid w:val="005C4C8E"/>
    <w:rsid w:val="005C50FA"/>
    <w:rsid w:val="005D194C"/>
    <w:rsid w:val="005D4D59"/>
    <w:rsid w:val="005D5E35"/>
    <w:rsid w:val="005D653D"/>
    <w:rsid w:val="005E2BBB"/>
    <w:rsid w:val="005E6C4D"/>
    <w:rsid w:val="005E7D43"/>
    <w:rsid w:val="005F01B8"/>
    <w:rsid w:val="00601ADC"/>
    <w:rsid w:val="00603209"/>
    <w:rsid w:val="006039EB"/>
    <w:rsid w:val="00603DFC"/>
    <w:rsid w:val="006044FB"/>
    <w:rsid w:val="006071A7"/>
    <w:rsid w:val="00611E0E"/>
    <w:rsid w:val="00612E21"/>
    <w:rsid w:val="006131D2"/>
    <w:rsid w:val="00614BC5"/>
    <w:rsid w:val="00616F21"/>
    <w:rsid w:val="00624760"/>
    <w:rsid w:val="00627AB1"/>
    <w:rsid w:val="00631139"/>
    <w:rsid w:val="00634095"/>
    <w:rsid w:val="00636435"/>
    <w:rsid w:val="00636698"/>
    <w:rsid w:val="0063700C"/>
    <w:rsid w:val="00641D44"/>
    <w:rsid w:val="00656273"/>
    <w:rsid w:val="0066295C"/>
    <w:rsid w:val="006652FD"/>
    <w:rsid w:val="00665B24"/>
    <w:rsid w:val="00665E3B"/>
    <w:rsid w:val="006662DF"/>
    <w:rsid w:val="00667357"/>
    <w:rsid w:val="006673BB"/>
    <w:rsid w:val="00671E3D"/>
    <w:rsid w:val="00673B69"/>
    <w:rsid w:val="00676028"/>
    <w:rsid w:val="00680BD3"/>
    <w:rsid w:val="00680F50"/>
    <w:rsid w:val="006827E2"/>
    <w:rsid w:val="006856DA"/>
    <w:rsid w:val="006868F5"/>
    <w:rsid w:val="00686E16"/>
    <w:rsid w:val="00687F51"/>
    <w:rsid w:val="006910AF"/>
    <w:rsid w:val="006C3CC4"/>
    <w:rsid w:val="006C6ACF"/>
    <w:rsid w:val="006D3E85"/>
    <w:rsid w:val="006D7C60"/>
    <w:rsid w:val="006D7F97"/>
    <w:rsid w:val="006E055B"/>
    <w:rsid w:val="006E4029"/>
    <w:rsid w:val="006E404D"/>
    <w:rsid w:val="006E44B3"/>
    <w:rsid w:val="006F08B6"/>
    <w:rsid w:val="006F1343"/>
    <w:rsid w:val="006F1D67"/>
    <w:rsid w:val="006F2CD2"/>
    <w:rsid w:val="006F71DF"/>
    <w:rsid w:val="0070137F"/>
    <w:rsid w:val="00704512"/>
    <w:rsid w:val="007052C1"/>
    <w:rsid w:val="007167D9"/>
    <w:rsid w:val="00720FBE"/>
    <w:rsid w:val="0073155C"/>
    <w:rsid w:val="007325A2"/>
    <w:rsid w:val="00735217"/>
    <w:rsid w:val="00735239"/>
    <w:rsid w:val="00740B08"/>
    <w:rsid w:val="007418F4"/>
    <w:rsid w:val="00741BB8"/>
    <w:rsid w:val="0074630D"/>
    <w:rsid w:val="00750A85"/>
    <w:rsid w:val="00755BA6"/>
    <w:rsid w:val="00757406"/>
    <w:rsid w:val="0077613E"/>
    <w:rsid w:val="007817BF"/>
    <w:rsid w:val="00782C65"/>
    <w:rsid w:val="0078444B"/>
    <w:rsid w:val="00787556"/>
    <w:rsid w:val="00793E91"/>
    <w:rsid w:val="00794E16"/>
    <w:rsid w:val="00795574"/>
    <w:rsid w:val="007A2EFB"/>
    <w:rsid w:val="007A571A"/>
    <w:rsid w:val="007A61A3"/>
    <w:rsid w:val="007B05DA"/>
    <w:rsid w:val="007B1E95"/>
    <w:rsid w:val="007B5944"/>
    <w:rsid w:val="007B6549"/>
    <w:rsid w:val="007C08CB"/>
    <w:rsid w:val="007C36FD"/>
    <w:rsid w:val="007C7544"/>
    <w:rsid w:val="007D3D7C"/>
    <w:rsid w:val="007E1866"/>
    <w:rsid w:val="007E29F2"/>
    <w:rsid w:val="007E402E"/>
    <w:rsid w:val="007E68E1"/>
    <w:rsid w:val="007E714D"/>
    <w:rsid w:val="007E7CED"/>
    <w:rsid w:val="007F4BF7"/>
    <w:rsid w:val="007F77FF"/>
    <w:rsid w:val="007F7D2C"/>
    <w:rsid w:val="00802357"/>
    <w:rsid w:val="0080307A"/>
    <w:rsid w:val="00803509"/>
    <w:rsid w:val="00804FFF"/>
    <w:rsid w:val="00806D0D"/>
    <w:rsid w:val="00812CF3"/>
    <w:rsid w:val="0081362D"/>
    <w:rsid w:val="00821792"/>
    <w:rsid w:val="00823732"/>
    <w:rsid w:val="00824146"/>
    <w:rsid w:val="00825154"/>
    <w:rsid w:val="00827E73"/>
    <w:rsid w:val="00832473"/>
    <w:rsid w:val="0084651D"/>
    <w:rsid w:val="008473A1"/>
    <w:rsid w:val="00850277"/>
    <w:rsid w:val="00852E6D"/>
    <w:rsid w:val="008533A7"/>
    <w:rsid w:val="0085542C"/>
    <w:rsid w:val="0086058B"/>
    <w:rsid w:val="00860D9B"/>
    <w:rsid w:val="0086519D"/>
    <w:rsid w:val="00870F3C"/>
    <w:rsid w:val="008727CC"/>
    <w:rsid w:val="008760C7"/>
    <w:rsid w:val="0088163A"/>
    <w:rsid w:val="008840A3"/>
    <w:rsid w:val="0088496A"/>
    <w:rsid w:val="008862E6"/>
    <w:rsid w:val="00886951"/>
    <w:rsid w:val="00887BE8"/>
    <w:rsid w:val="00891D03"/>
    <w:rsid w:val="00896BD8"/>
    <w:rsid w:val="00897868"/>
    <w:rsid w:val="008A2105"/>
    <w:rsid w:val="008A4ABE"/>
    <w:rsid w:val="008A5446"/>
    <w:rsid w:val="008A587E"/>
    <w:rsid w:val="008B05F6"/>
    <w:rsid w:val="008B20E0"/>
    <w:rsid w:val="008B371E"/>
    <w:rsid w:val="008C70D2"/>
    <w:rsid w:val="008C7467"/>
    <w:rsid w:val="008D0822"/>
    <w:rsid w:val="008D50A0"/>
    <w:rsid w:val="008D53D7"/>
    <w:rsid w:val="008D60F1"/>
    <w:rsid w:val="008E1617"/>
    <w:rsid w:val="008E2489"/>
    <w:rsid w:val="008E3211"/>
    <w:rsid w:val="008F4DC2"/>
    <w:rsid w:val="008F779F"/>
    <w:rsid w:val="0090108B"/>
    <w:rsid w:val="00910741"/>
    <w:rsid w:val="009144C4"/>
    <w:rsid w:val="009147C1"/>
    <w:rsid w:val="00914B54"/>
    <w:rsid w:val="009161EE"/>
    <w:rsid w:val="0092177C"/>
    <w:rsid w:val="00922A09"/>
    <w:rsid w:val="009247F0"/>
    <w:rsid w:val="009337BB"/>
    <w:rsid w:val="009342D6"/>
    <w:rsid w:val="009352CD"/>
    <w:rsid w:val="00935F95"/>
    <w:rsid w:val="0094088F"/>
    <w:rsid w:val="0094254E"/>
    <w:rsid w:val="009426A1"/>
    <w:rsid w:val="00943F78"/>
    <w:rsid w:val="00950989"/>
    <w:rsid w:val="009533F6"/>
    <w:rsid w:val="00954ECC"/>
    <w:rsid w:val="009559FF"/>
    <w:rsid w:val="00955A1F"/>
    <w:rsid w:val="00960F0B"/>
    <w:rsid w:val="00962EC6"/>
    <w:rsid w:val="00962FC6"/>
    <w:rsid w:val="00963050"/>
    <w:rsid w:val="00974B87"/>
    <w:rsid w:val="00977F09"/>
    <w:rsid w:val="00981594"/>
    <w:rsid w:val="00982BE5"/>
    <w:rsid w:val="009862C9"/>
    <w:rsid w:val="00986A43"/>
    <w:rsid w:val="00990986"/>
    <w:rsid w:val="00993195"/>
    <w:rsid w:val="00994319"/>
    <w:rsid w:val="009949C2"/>
    <w:rsid w:val="00997C53"/>
    <w:rsid w:val="009A3303"/>
    <w:rsid w:val="009B5F88"/>
    <w:rsid w:val="009C184C"/>
    <w:rsid w:val="009C665D"/>
    <w:rsid w:val="009D1441"/>
    <w:rsid w:val="009D3198"/>
    <w:rsid w:val="009D402B"/>
    <w:rsid w:val="009D7495"/>
    <w:rsid w:val="009E2E87"/>
    <w:rsid w:val="009E329A"/>
    <w:rsid w:val="009E6642"/>
    <w:rsid w:val="009E78E2"/>
    <w:rsid w:val="009F4B24"/>
    <w:rsid w:val="00A00910"/>
    <w:rsid w:val="00A00C8B"/>
    <w:rsid w:val="00A02DF3"/>
    <w:rsid w:val="00A0533E"/>
    <w:rsid w:val="00A0698E"/>
    <w:rsid w:val="00A07343"/>
    <w:rsid w:val="00A07A84"/>
    <w:rsid w:val="00A147A9"/>
    <w:rsid w:val="00A16416"/>
    <w:rsid w:val="00A17D0C"/>
    <w:rsid w:val="00A23F74"/>
    <w:rsid w:val="00A24AD3"/>
    <w:rsid w:val="00A24C66"/>
    <w:rsid w:val="00A30E8C"/>
    <w:rsid w:val="00A3190D"/>
    <w:rsid w:val="00A34698"/>
    <w:rsid w:val="00A355C2"/>
    <w:rsid w:val="00A41FF6"/>
    <w:rsid w:val="00A43A6D"/>
    <w:rsid w:val="00A45728"/>
    <w:rsid w:val="00A50C33"/>
    <w:rsid w:val="00A52DE3"/>
    <w:rsid w:val="00A56862"/>
    <w:rsid w:val="00A61C66"/>
    <w:rsid w:val="00A65413"/>
    <w:rsid w:val="00A670BB"/>
    <w:rsid w:val="00A7003D"/>
    <w:rsid w:val="00A736EC"/>
    <w:rsid w:val="00A76888"/>
    <w:rsid w:val="00A83AC7"/>
    <w:rsid w:val="00A917A3"/>
    <w:rsid w:val="00A922FE"/>
    <w:rsid w:val="00AA2F31"/>
    <w:rsid w:val="00AB1000"/>
    <w:rsid w:val="00AB167E"/>
    <w:rsid w:val="00AB4B8A"/>
    <w:rsid w:val="00AB5635"/>
    <w:rsid w:val="00AB7CF5"/>
    <w:rsid w:val="00AC0915"/>
    <w:rsid w:val="00AC14E9"/>
    <w:rsid w:val="00AC2A3B"/>
    <w:rsid w:val="00AC2E36"/>
    <w:rsid w:val="00AC3B82"/>
    <w:rsid w:val="00AC6970"/>
    <w:rsid w:val="00AE0203"/>
    <w:rsid w:val="00AE126C"/>
    <w:rsid w:val="00AE3D5C"/>
    <w:rsid w:val="00AE76BD"/>
    <w:rsid w:val="00AF0805"/>
    <w:rsid w:val="00AF4677"/>
    <w:rsid w:val="00B004F3"/>
    <w:rsid w:val="00B01B02"/>
    <w:rsid w:val="00B05819"/>
    <w:rsid w:val="00B06FA4"/>
    <w:rsid w:val="00B0765B"/>
    <w:rsid w:val="00B07788"/>
    <w:rsid w:val="00B152CB"/>
    <w:rsid w:val="00B155D8"/>
    <w:rsid w:val="00B16BAD"/>
    <w:rsid w:val="00B233E8"/>
    <w:rsid w:val="00B23C42"/>
    <w:rsid w:val="00B26F14"/>
    <w:rsid w:val="00B279B6"/>
    <w:rsid w:val="00B32780"/>
    <w:rsid w:val="00B36CAD"/>
    <w:rsid w:val="00B372D8"/>
    <w:rsid w:val="00B410F4"/>
    <w:rsid w:val="00B417F0"/>
    <w:rsid w:val="00B42483"/>
    <w:rsid w:val="00B443F6"/>
    <w:rsid w:val="00B54A3B"/>
    <w:rsid w:val="00B5633E"/>
    <w:rsid w:val="00B56384"/>
    <w:rsid w:val="00B61EA5"/>
    <w:rsid w:val="00B65639"/>
    <w:rsid w:val="00B7007D"/>
    <w:rsid w:val="00B733F9"/>
    <w:rsid w:val="00B74883"/>
    <w:rsid w:val="00B74BF5"/>
    <w:rsid w:val="00B75EBF"/>
    <w:rsid w:val="00B7745D"/>
    <w:rsid w:val="00B77F7A"/>
    <w:rsid w:val="00B8723A"/>
    <w:rsid w:val="00B90845"/>
    <w:rsid w:val="00B922B0"/>
    <w:rsid w:val="00B92974"/>
    <w:rsid w:val="00B957CF"/>
    <w:rsid w:val="00B95FDF"/>
    <w:rsid w:val="00BA18F8"/>
    <w:rsid w:val="00BA588A"/>
    <w:rsid w:val="00BB0CDB"/>
    <w:rsid w:val="00BB7982"/>
    <w:rsid w:val="00BC0E13"/>
    <w:rsid w:val="00BC1410"/>
    <w:rsid w:val="00BC5423"/>
    <w:rsid w:val="00BC5447"/>
    <w:rsid w:val="00BC5C35"/>
    <w:rsid w:val="00BC680A"/>
    <w:rsid w:val="00BD3D5D"/>
    <w:rsid w:val="00BE4EDA"/>
    <w:rsid w:val="00BE597E"/>
    <w:rsid w:val="00BE5EE9"/>
    <w:rsid w:val="00BE5F3A"/>
    <w:rsid w:val="00BE6629"/>
    <w:rsid w:val="00BE664D"/>
    <w:rsid w:val="00BF463E"/>
    <w:rsid w:val="00C0500C"/>
    <w:rsid w:val="00C06883"/>
    <w:rsid w:val="00C145DB"/>
    <w:rsid w:val="00C22734"/>
    <w:rsid w:val="00C319FF"/>
    <w:rsid w:val="00C35E73"/>
    <w:rsid w:val="00C43A88"/>
    <w:rsid w:val="00C44B9D"/>
    <w:rsid w:val="00C52AE1"/>
    <w:rsid w:val="00C551C2"/>
    <w:rsid w:val="00C6177A"/>
    <w:rsid w:val="00C635BB"/>
    <w:rsid w:val="00C646C3"/>
    <w:rsid w:val="00C658F2"/>
    <w:rsid w:val="00C67744"/>
    <w:rsid w:val="00C679F9"/>
    <w:rsid w:val="00C7226E"/>
    <w:rsid w:val="00C76044"/>
    <w:rsid w:val="00C77AC7"/>
    <w:rsid w:val="00C81A94"/>
    <w:rsid w:val="00C833A2"/>
    <w:rsid w:val="00C90524"/>
    <w:rsid w:val="00C94FB5"/>
    <w:rsid w:val="00C951AF"/>
    <w:rsid w:val="00CA222E"/>
    <w:rsid w:val="00CA47EF"/>
    <w:rsid w:val="00CB1A12"/>
    <w:rsid w:val="00CB4615"/>
    <w:rsid w:val="00CB4A54"/>
    <w:rsid w:val="00CC0691"/>
    <w:rsid w:val="00CC10DC"/>
    <w:rsid w:val="00CC296B"/>
    <w:rsid w:val="00CC3670"/>
    <w:rsid w:val="00CC45F5"/>
    <w:rsid w:val="00CC62D1"/>
    <w:rsid w:val="00CD1BEF"/>
    <w:rsid w:val="00CD1E2B"/>
    <w:rsid w:val="00CD6A2B"/>
    <w:rsid w:val="00CD6A95"/>
    <w:rsid w:val="00CD7CE4"/>
    <w:rsid w:val="00CE2B7A"/>
    <w:rsid w:val="00CE46E0"/>
    <w:rsid w:val="00CE4CCA"/>
    <w:rsid w:val="00CE5174"/>
    <w:rsid w:val="00CE7B4F"/>
    <w:rsid w:val="00CF048D"/>
    <w:rsid w:val="00D00D42"/>
    <w:rsid w:val="00D056C2"/>
    <w:rsid w:val="00D107D1"/>
    <w:rsid w:val="00D11331"/>
    <w:rsid w:val="00D16B92"/>
    <w:rsid w:val="00D26039"/>
    <w:rsid w:val="00D31523"/>
    <w:rsid w:val="00D3280B"/>
    <w:rsid w:val="00D3380E"/>
    <w:rsid w:val="00D35783"/>
    <w:rsid w:val="00D357D3"/>
    <w:rsid w:val="00D366EC"/>
    <w:rsid w:val="00D37EC3"/>
    <w:rsid w:val="00D409EE"/>
    <w:rsid w:val="00D413DF"/>
    <w:rsid w:val="00D41B79"/>
    <w:rsid w:val="00D41B93"/>
    <w:rsid w:val="00D47F93"/>
    <w:rsid w:val="00D50E0B"/>
    <w:rsid w:val="00D51250"/>
    <w:rsid w:val="00D55283"/>
    <w:rsid w:val="00D562E0"/>
    <w:rsid w:val="00D568F2"/>
    <w:rsid w:val="00D57172"/>
    <w:rsid w:val="00D6045F"/>
    <w:rsid w:val="00D7012A"/>
    <w:rsid w:val="00D7137C"/>
    <w:rsid w:val="00D734CA"/>
    <w:rsid w:val="00D770C9"/>
    <w:rsid w:val="00D808F6"/>
    <w:rsid w:val="00D86842"/>
    <w:rsid w:val="00D90C80"/>
    <w:rsid w:val="00D963F6"/>
    <w:rsid w:val="00DA04BD"/>
    <w:rsid w:val="00DA6DA6"/>
    <w:rsid w:val="00DB0795"/>
    <w:rsid w:val="00DB574C"/>
    <w:rsid w:val="00DC04CE"/>
    <w:rsid w:val="00DC692F"/>
    <w:rsid w:val="00DD40D3"/>
    <w:rsid w:val="00DD798C"/>
    <w:rsid w:val="00DD7EDA"/>
    <w:rsid w:val="00DE6045"/>
    <w:rsid w:val="00DF1FF1"/>
    <w:rsid w:val="00DF4EA1"/>
    <w:rsid w:val="00DF7441"/>
    <w:rsid w:val="00E01F6E"/>
    <w:rsid w:val="00E0263B"/>
    <w:rsid w:val="00E060AF"/>
    <w:rsid w:val="00E1023E"/>
    <w:rsid w:val="00E137CD"/>
    <w:rsid w:val="00E145BC"/>
    <w:rsid w:val="00E16B16"/>
    <w:rsid w:val="00E233E4"/>
    <w:rsid w:val="00E303BC"/>
    <w:rsid w:val="00E30D9E"/>
    <w:rsid w:val="00E32E28"/>
    <w:rsid w:val="00E332E6"/>
    <w:rsid w:val="00E350BD"/>
    <w:rsid w:val="00E4185B"/>
    <w:rsid w:val="00E41B8E"/>
    <w:rsid w:val="00E55A2C"/>
    <w:rsid w:val="00E56A3A"/>
    <w:rsid w:val="00E7238B"/>
    <w:rsid w:val="00E74417"/>
    <w:rsid w:val="00E846CD"/>
    <w:rsid w:val="00E91B88"/>
    <w:rsid w:val="00E92498"/>
    <w:rsid w:val="00E924E7"/>
    <w:rsid w:val="00E94864"/>
    <w:rsid w:val="00E94A26"/>
    <w:rsid w:val="00E95509"/>
    <w:rsid w:val="00E97247"/>
    <w:rsid w:val="00E976EA"/>
    <w:rsid w:val="00EA08F4"/>
    <w:rsid w:val="00EA16AD"/>
    <w:rsid w:val="00EA1805"/>
    <w:rsid w:val="00EA4637"/>
    <w:rsid w:val="00EA732D"/>
    <w:rsid w:val="00EB40A9"/>
    <w:rsid w:val="00EB4A39"/>
    <w:rsid w:val="00EC7037"/>
    <w:rsid w:val="00ED017B"/>
    <w:rsid w:val="00ED165B"/>
    <w:rsid w:val="00ED4579"/>
    <w:rsid w:val="00ED4D18"/>
    <w:rsid w:val="00EE649A"/>
    <w:rsid w:val="00EF4D0F"/>
    <w:rsid w:val="00EF6279"/>
    <w:rsid w:val="00F014B8"/>
    <w:rsid w:val="00F01AD8"/>
    <w:rsid w:val="00F0630B"/>
    <w:rsid w:val="00F06543"/>
    <w:rsid w:val="00F07DB1"/>
    <w:rsid w:val="00F12D65"/>
    <w:rsid w:val="00F1623C"/>
    <w:rsid w:val="00F2072E"/>
    <w:rsid w:val="00F254F2"/>
    <w:rsid w:val="00F255D6"/>
    <w:rsid w:val="00F373E3"/>
    <w:rsid w:val="00F37AEB"/>
    <w:rsid w:val="00F37D35"/>
    <w:rsid w:val="00F4170B"/>
    <w:rsid w:val="00F43548"/>
    <w:rsid w:val="00F44DF4"/>
    <w:rsid w:val="00F50F88"/>
    <w:rsid w:val="00F55AAB"/>
    <w:rsid w:val="00F604E8"/>
    <w:rsid w:val="00F606F7"/>
    <w:rsid w:val="00F63C68"/>
    <w:rsid w:val="00F6772F"/>
    <w:rsid w:val="00F7284E"/>
    <w:rsid w:val="00F777CE"/>
    <w:rsid w:val="00F80C3A"/>
    <w:rsid w:val="00F82756"/>
    <w:rsid w:val="00F82A31"/>
    <w:rsid w:val="00F85979"/>
    <w:rsid w:val="00F85D9A"/>
    <w:rsid w:val="00F91680"/>
    <w:rsid w:val="00FA416D"/>
    <w:rsid w:val="00FA5317"/>
    <w:rsid w:val="00FA554D"/>
    <w:rsid w:val="00FA5923"/>
    <w:rsid w:val="00FB278C"/>
    <w:rsid w:val="00FB35F3"/>
    <w:rsid w:val="00FB3979"/>
    <w:rsid w:val="00FB601D"/>
    <w:rsid w:val="00FB648C"/>
    <w:rsid w:val="00FC2CEA"/>
    <w:rsid w:val="00FC6E79"/>
    <w:rsid w:val="00FD74D8"/>
    <w:rsid w:val="00FE58DB"/>
    <w:rsid w:val="00FF011E"/>
    <w:rsid w:val="00FF31C8"/>
    <w:rsid w:val="00FF6113"/>
    <w:rsid w:val="014A2DD9"/>
    <w:rsid w:val="029307AF"/>
    <w:rsid w:val="03DD29A1"/>
    <w:rsid w:val="07C02047"/>
    <w:rsid w:val="08D77648"/>
    <w:rsid w:val="08FE77F2"/>
    <w:rsid w:val="0ADA1CC6"/>
    <w:rsid w:val="0B705B32"/>
    <w:rsid w:val="0BD9679A"/>
    <w:rsid w:val="0BF567AD"/>
    <w:rsid w:val="0D31322D"/>
    <w:rsid w:val="0D8853B5"/>
    <w:rsid w:val="0FDA1DC5"/>
    <w:rsid w:val="101F3001"/>
    <w:rsid w:val="11340081"/>
    <w:rsid w:val="141475DF"/>
    <w:rsid w:val="14157276"/>
    <w:rsid w:val="1444190A"/>
    <w:rsid w:val="14F82E9B"/>
    <w:rsid w:val="156B262A"/>
    <w:rsid w:val="15B11221"/>
    <w:rsid w:val="1620788B"/>
    <w:rsid w:val="16273400"/>
    <w:rsid w:val="17215F32"/>
    <w:rsid w:val="17B72BF5"/>
    <w:rsid w:val="18C921D5"/>
    <w:rsid w:val="1954381C"/>
    <w:rsid w:val="1A675177"/>
    <w:rsid w:val="1BE03643"/>
    <w:rsid w:val="1C134ABF"/>
    <w:rsid w:val="1C542906"/>
    <w:rsid w:val="1D320E99"/>
    <w:rsid w:val="1D74500E"/>
    <w:rsid w:val="1EEC087F"/>
    <w:rsid w:val="1EEF5841"/>
    <w:rsid w:val="1F26058A"/>
    <w:rsid w:val="21E74206"/>
    <w:rsid w:val="21ED35E0"/>
    <w:rsid w:val="247578BD"/>
    <w:rsid w:val="2483647E"/>
    <w:rsid w:val="27D52B4D"/>
    <w:rsid w:val="286B34B1"/>
    <w:rsid w:val="2BC03B14"/>
    <w:rsid w:val="2C701096"/>
    <w:rsid w:val="2CE50854"/>
    <w:rsid w:val="2D120D88"/>
    <w:rsid w:val="2DA57465"/>
    <w:rsid w:val="2FCA5E76"/>
    <w:rsid w:val="305C61F9"/>
    <w:rsid w:val="30B67293"/>
    <w:rsid w:val="3147660F"/>
    <w:rsid w:val="31C614C1"/>
    <w:rsid w:val="32931F82"/>
    <w:rsid w:val="333E7CE3"/>
    <w:rsid w:val="33D85547"/>
    <w:rsid w:val="35BC17F0"/>
    <w:rsid w:val="362A1545"/>
    <w:rsid w:val="36A22794"/>
    <w:rsid w:val="36BA3C07"/>
    <w:rsid w:val="37FF847C"/>
    <w:rsid w:val="38E82C8F"/>
    <w:rsid w:val="38FA68B7"/>
    <w:rsid w:val="3971469F"/>
    <w:rsid w:val="39FE23D7"/>
    <w:rsid w:val="3ADC3D9A"/>
    <w:rsid w:val="3B023801"/>
    <w:rsid w:val="3BFB311C"/>
    <w:rsid w:val="3C536A3E"/>
    <w:rsid w:val="3C835302"/>
    <w:rsid w:val="3D483969"/>
    <w:rsid w:val="3D9372DA"/>
    <w:rsid w:val="3DFF4A22"/>
    <w:rsid w:val="3E766425"/>
    <w:rsid w:val="3F9E1980"/>
    <w:rsid w:val="42D95CA1"/>
    <w:rsid w:val="431918B1"/>
    <w:rsid w:val="43454BD3"/>
    <w:rsid w:val="43601A0D"/>
    <w:rsid w:val="44136A7F"/>
    <w:rsid w:val="44CE23BB"/>
    <w:rsid w:val="48484C47"/>
    <w:rsid w:val="485072AE"/>
    <w:rsid w:val="4B756536"/>
    <w:rsid w:val="4BFC604B"/>
    <w:rsid w:val="4C03562B"/>
    <w:rsid w:val="4EA9462C"/>
    <w:rsid w:val="4F0040A4"/>
    <w:rsid w:val="4F5D32A4"/>
    <w:rsid w:val="51E716D9"/>
    <w:rsid w:val="52383978"/>
    <w:rsid w:val="52ED493F"/>
    <w:rsid w:val="53E144A4"/>
    <w:rsid w:val="53EE4E13"/>
    <w:rsid w:val="546C0F60"/>
    <w:rsid w:val="54A32CF0"/>
    <w:rsid w:val="55DB3175"/>
    <w:rsid w:val="560A5808"/>
    <w:rsid w:val="56C417C3"/>
    <w:rsid w:val="57A71560"/>
    <w:rsid w:val="582F1556"/>
    <w:rsid w:val="58F63137"/>
    <w:rsid w:val="59126320"/>
    <w:rsid w:val="59530765"/>
    <w:rsid w:val="5A2840F9"/>
    <w:rsid w:val="5B9C62B2"/>
    <w:rsid w:val="5BED5FEA"/>
    <w:rsid w:val="5C2A6C04"/>
    <w:rsid w:val="5C9B3795"/>
    <w:rsid w:val="5CFFA89E"/>
    <w:rsid w:val="5DE95B82"/>
    <w:rsid w:val="5EFD415C"/>
    <w:rsid w:val="5F30008D"/>
    <w:rsid w:val="60165B20"/>
    <w:rsid w:val="617526CF"/>
    <w:rsid w:val="617D2371"/>
    <w:rsid w:val="61AB3D27"/>
    <w:rsid w:val="63ED21AE"/>
    <w:rsid w:val="6433355E"/>
    <w:rsid w:val="66713AF9"/>
    <w:rsid w:val="66DE6B36"/>
    <w:rsid w:val="69C14634"/>
    <w:rsid w:val="6AAE27AE"/>
    <w:rsid w:val="6B5A0A1F"/>
    <w:rsid w:val="6CC4450B"/>
    <w:rsid w:val="6D545029"/>
    <w:rsid w:val="6E657628"/>
    <w:rsid w:val="6E6D2561"/>
    <w:rsid w:val="6E8B1784"/>
    <w:rsid w:val="6F3B3D1D"/>
    <w:rsid w:val="6F8F4EB7"/>
    <w:rsid w:val="70462080"/>
    <w:rsid w:val="70466E3E"/>
    <w:rsid w:val="706A7177"/>
    <w:rsid w:val="711C2C3E"/>
    <w:rsid w:val="718C798E"/>
    <w:rsid w:val="72BB3CBA"/>
    <w:rsid w:val="73082DC9"/>
    <w:rsid w:val="73FF7B33"/>
    <w:rsid w:val="7467234B"/>
    <w:rsid w:val="752E4A2A"/>
    <w:rsid w:val="761E77BC"/>
    <w:rsid w:val="77091254"/>
    <w:rsid w:val="771858D9"/>
    <w:rsid w:val="77EA751B"/>
    <w:rsid w:val="77FE6EF8"/>
    <w:rsid w:val="78F340C8"/>
    <w:rsid w:val="79426EE3"/>
    <w:rsid w:val="79755B93"/>
    <w:rsid w:val="7A562ECD"/>
    <w:rsid w:val="7BCD6046"/>
    <w:rsid w:val="7CDC5A0A"/>
    <w:rsid w:val="7D5B4A17"/>
    <w:rsid w:val="7D796C4C"/>
    <w:rsid w:val="7DBFA114"/>
    <w:rsid w:val="7E7E09BD"/>
    <w:rsid w:val="7F29420D"/>
    <w:rsid w:val="7F9452D1"/>
    <w:rsid w:val="7FF62C8D"/>
    <w:rsid w:val="9DFEB6F9"/>
    <w:rsid w:val="A7EF863F"/>
    <w:rsid w:val="BBD521F9"/>
    <w:rsid w:val="BBEEF258"/>
    <w:rsid w:val="BF5FA846"/>
    <w:rsid w:val="CCFF10DE"/>
    <w:rsid w:val="E3FCCC4C"/>
    <w:rsid w:val="E7DD48D1"/>
    <w:rsid w:val="EDE7F428"/>
    <w:rsid w:val="EDF9A543"/>
    <w:rsid w:val="EFFEA26A"/>
    <w:rsid w:val="F7DB312E"/>
    <w:rsid w:val="FEFDEEAA"/>
    <w:rsid w:val="FEFE9B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F1BB02"/>
  <w15:docId w15:val="{18A105E4-19F7-8142-8F92-BD79DB36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auto"/>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Times New Roman" w:eastAsia="Times New Roman" w:hAnsi="Times New Roman" w:cs="Times New Roman" w:hint="eastAsia"/>
      <w:b/>
      <w:bCs/>
      <w:kern w:val="44"/>
      <w:szCs w:val="48"/>
    </w:rPr>
  </w:style>
  <w:style w:type="paragraph" w:styleId="2">
    <w:name w:val="heading 2"/>
    <w:basedOn w:val="a"/>
    <w:next w:val="a"/>
    <w:semiHidden/>
    <w:unhideWhenUsed/>
    <w:qFormat/>
    <w:pPr>
      <w:spacing w:beforeAutospacing="1" w:afterAutospacing="1"/>
      <w:jc w:val="left"/>
      <w:outlineLvl w:val="1"/>
    </w:pPr>
    <w:rPr>
      <w:rFonts w:ascii="Times New Roman" w:eastAsia="Times New Roman" w:hAnsi="Times New Roman" w:cs="Times New Roman" w:hint="eastAsia"/>
      <w:b/>
      <w:bCs/>
      <w:kern w:val="0"/>
      <w:szCs w:val="36"/>
    </w:rPr>
  </w:style>
  <w:style w:type="paragraph" w:styleId="3">
    <w:name w:val="heading 3"/>
    <w:basedOn w:val="a"/>
    <w:next w:val="a"/>
    <w:semiHidden/>
    <w:unhideWhenUsed/>
    <w:qFormat/>
    <w:pPr>
      <w:spacing w:beforeAutospacing="1" w:afterAutospacing="1"/>
      <w:jc w:val="left"/>
      <w:outlineLvl w:val="2"/>
    </w:pPr>
    <w:rPr>
      <w:rFonts w:ascii="Times New Roman" w:eastAsia="Times New Roman" w:hAnsi="Times New Roman" w:cs="Times New Roman" w:hint="eastAsia"/>
      <w:b/>
      <w:bCs/>
      <w:kern w:val="0"/>
      <w:szCs w:val="27"/>
    </w:rPr>
  </w:style>
  <w:style w:type="paragraph" w:styleId="4">
    <w:name w:val="heading 4"/>
    <w:basedOn w:val="a"/>
    <w:next w:val="a"/>
    <w:semiHidden/>
    <w:unhideWhenUsed/>
    <w:qFormat/>
    <w:pPr>
      <w:spacing w:beforeAutospacing="1" w:afterAutospacing="1"/>
      <w:jc w:val="left"/>
      <w:outlineLvl w:val="3"/>
    </w:pPr>
    <w:rPr>
      <w:rFonts w:ascii="Times New Roman" w:eastAsia="Times New Roman" w:hAnsi="Times New Roman" w:cs="Times New Roman" w:hint="eastAsia"/>
      <w:bCs/>
      <w:i/>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pPr>
    <w:rPr>
      <w:sz w:val="20"/>
      <w:szCs w:val="20"/>
    </w:rPr>
  </w:style>
  <w:style w:type="paragraph" w:styleId="a5">
    <w:name w:val="footer"/>
    <w:basedOn w:val="a"/>
    <w:link w:val="a6"/>
    <w:uiPriority w:val="99"/>
    <w:qFormat/>
    <w:pPr>
      <w:tabs>
        <w:tab w:val="center" w:pos="4680"/>
        <w:tab w:val="right" w:pos="9360"/>
      </w:tabs>
      <w:spacing w:line="240" w:lineRule="auto"/>
    </w:pPr>
  </w:style>
  <w:style w:type="paragraph" w:styleId="a7">
    <w:name w:val="header"/>
    <w:basedOn w:val="a"/>
    <w:link w:val="a8"/>
    <w:qFormat/>
    <w:pPr>
      <w:tabs>
        <w:tab w:val="center" w:pos="4680"/>
        <w:tab w:val="right" w:pos="9360"/>
      </w:tabs>
      <w:spacing w:line="240" w:lineRule="auto"/>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9">
    <w:name w:val="Normal (Web)"/>
    <w:basedOn w:val="a"/>
    <w:qFormat/>
    <w:pPr>
      <w:spacing w:beforeAutospacing="1" w:afterAutospacing="1"/>
      <w:jc w:val="left"/>
    </w:pPr>
    <w:rPr>
      <w:rFonts w:cs="Times New Roman"/>
      <w:kern w:val="0"/>
    </w:rPr>
  </w:style>
  <w:style w:type="paragraph" w:styleId="aa">
    <w:name w:val="annotation subject"/>
    <w:basedOn w:val="a3"/>
    <w:next w:val="a3"/>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Emphasis"/>
    <w:basedOn w:val="a0"/>
    <w:qFormat/>
    <w:rPr>
      <w:i/>
    </w:rPr>
  </w:style>
  <w:style w:type="character" w:styleId="af">
    <w:name w:val="Hyperlink"/>
    <w:basedOn w:val="a0"/>
    <w:qFormat/>
    <w:rPr>
      <w:color w:val="0000FF"/>
      <w:u w:val="single"/>
    </w:rPr>
  </w:style>
  <w:style w:type="character" w:styleId="af0">
    <w:name w:val="annotation reference"/>
    <w:basedOn w:val="a0"/>
    <w:qFormat/>
    <w:rPr>
      <w:sz w:val="16"/>
      <w:szCs w:val="16"/>
    </w:rPr>
  </w:style>
  <w:style w:type="paragraph" w:customStyle="1" w:styleId="EndNoteBibliographyTitle">
    <w:name w:val="EndNote Bibliography Title"/>
    <w:qFormat/>
    <w:pPr>
      <w:jc w:val="center"/>
    </w:pPr>
    <w:rPr>
      <w:rFonts w:ascii="Calibri" w:eastAsiaTheme="minorEastAsia" w:hAnsi="Calibri" w:cs="Calibri"/>
      <w:kern w:val="2"/>
      <w:szCs w:val="24"/>
    </w:rPr>
  </w:style>
  <w:style w:type="paragraph" w:customStyle="1" w:styleId="EndNoteBibliography">
    <w:name w:val="EndNote Bibliography"/>
    <w:qFormat/>
    <w:pPr>
      <w:jc w:val="both"/>
    </w:pPr>
    <w:rPr>
      <w:rFonts w:ascii="Calibri" w:eastAsiaTheme="minorEastAsia" w:hAnsi="Calibri" w:cs="Calibri"/>
      <w:kern w:val="2"/>
      <w:szCs w:val="24"/>
    </w:rPr>
  </w:style>
  <w:style w:type="character" w:customStyle="1" w:styleId="a4">
    <w:name w:val="批注文字 字符"/>
    <w:basedOn w:val="a0"/>
    <w:link w:val="a3"/>
    <w:qFormat/>
    <w:rPr>
      <w:rFonts w:asciiTheme="minorHAnsi" w:eastAsiaTheme="minorEastAsia" w:hAnsiTheme="minorHAnsi" w:cstheme="minorBidi"/>
      <w:kern w:val="2"/>
      <w:lang w:eastAsia="zh-CN"/>
    </w:rPr>
  </w:style>
  <w:style w:type="character" w:customStyle="1" w:styleId="ab">
    <w:name w:val="批注主题 字符"/>
    <w:basedOn w:val="a4"/>
    <w:link w:val="aa"/>
    <w:qFormat/>
    <w:rPr>
      <w:rFonts w:asciiTheme="minorHAnsi" w:eastAsiaTheme="minorEastAsia" w:hAnsiTheme="minorHAnsi" w:cstheme="minorBidi"/>
      <w:b/>
      <w:bCs/>
      <w:kern w:val="2"/>
      <w:lang w:eastAsia="zh-CN"/>
    </w:rPr>
  </w:style>
  <w:style w:type="paragraph" w:customStyle="1" w:styleId="10">
    <w:name w:val="修订1"/>
    <w:hidden/>
    <w:uiPriority w:val="99"/>
    <w:unhideWhenUsed/>
    <w:qFormat/>
    <w:rPr>
      <w:rFonts w:asciiTheme="minorHAnsi" w:eastAsiaTheme="minorEastAsia" w:hAnsiTheme="minorHAnsi" w:cstheme="minorBidi"/>
      <w:kern w:val="2"/>
      <w:sz w:val="24"/>
      <w:szCs w:val="24"/>
    </w:rPr>
  </w:style>
  <w:style w:type="character" w:customStyle="1" w:styleId="a8">
    <w:name w:val="页眉 字符"/>
    <w:basedOn w:val="a0"/>
    <w:link w:val="a7"/>
    <w:qFormat/>
    <w:rPr>
      <w:rFonts w:asciiTheme="minorHAnsi" w:eastAsiaTheme="minorEastAsia" w:hAnsiTheme="minorHAnsi" w:cstheme="minorBidi"/>
      <w:kern w:val="2"/>
      <w:sz w:val="24"/>
      <w:szCs w:val="24"/>
      <w:lang w:eastAsia="zh-CN"/>
    </w:rPr>
  </w:style>
  <w:style w:type="character" w:customStyle="1" w:styleId="a6">
    <w:name w:val="页脚 字符"/>
    <w:basedOn w:val="a0"/>
    <w:link w:val="a5"/>
    <w:uiPriority w:val="99"/>
    <w:qFormat/>
    <w:rPr>
      <w:rFonts w:asciiTheme="minorHAnsi" w:eastAsiaTheme="minorEastAsia" w:hAnsiTheme="minorHAnsi" w:cstheme="minorBidi"/>
      <w:kern w:val="2"/>
      <w:sz w:val="24"/>
      <w:szCs w:val="24"/>
      <w:lang w:eastAsia="zh-CN"/>
    </w:rPr>
  </w:style>
  <w:style w:type="paragraph" w:styleId="af1">
    <w:name w:val="Revision"/>
    <w:hidden/>
    <w:uiPriority w:val="99"/>
    <w:unhideWhenUsed/>
    <w:rsid w:val="00720FBE"/>
    <w:rPr>
      <w:rFonts w:asciiTheme="minorHAnsi" w:eastAsiaTheme="minorEastAsia" w:hAnsiTheme="minorHAnsi" w:cstheme="minorBidi"/>
      <w:kern w:val="2"/>
      <w:sz w:val="24"/>
      <w:szCs w:val="24"/>
    </w:rPr>
  </w:style>
  <w:style w:type="paragraph" w:customStyle="1" w:styleId="11">
    <w:name w:val="标题1"/>
    <w:pPr>
      <w:spacing w:after="240"/>
    </w:pPr>
    <w:rPr>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6"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DEC7DD7-91B9-6842-B8FB-1687DD74DED5}">
  <we:reference id="WA200010453" version="1.0.0.1" store="Omex" storeType="OMEX"/>
  <we:alternateReferences>
    <we:reference id="WA200010453" version="1.0.0.1" store="WA200010453" storeType="OMEX"/>
  </we:alternateReferences>
  <we:properties>
    <we:property name="claude.fileId" value="&quot;4635e678-9d14-477c-81c7-b264bacf27c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606DB8A-F654-024D-A974-065D5FB57911}">
  <we:reference id="WA200010215" version="2.0.0.1" store="Omex" storeType="OMEX"/>
  <we:alternateReferences>
    <we:reference id="WA200010215" version="2.0.0.1" store="WA200010215" storeType="OMEX"/>
  </we:alternateReferences>
  <we:properties>
    <we:property name="bps.codex_control.document_id" value="&quot;9aa7a4af-b3c7-4abd-9d2c-1e491aed2cb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484</TotalTime>
  <Pages>44</Pages>
  <Words>9689</Words>
  <Characters>55230</Characters>
  <Application>Microsoft Office Word</Application>
  <DocSecurity>0</DocSecurity>
  <Lines>460</Lines>
  <Paragraphs>129</Paragraphs>
  <ScaleCrop>false</ScaleCrop>
  <Company/>
  <LinksUpToDate>false</LinksUpToDate>
  <CharactersWithSpaces>64790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functional mitral and tricuspid regurgitation response patterns after ablation in paroxysmal and persistent atrial fibrillation</dc:title>
  <dc:creator>怪兽</dc:creator>
  <cp:lastModifiedBy>t17205</cp:lastModifiedBy>
  <cp:revision>20</cp:revision>
  <dcterms:created xsi:type="dcterms:W3CDTF">2026-01-26T06:12:00Z</dcterms:created>
  <dcterms:modified xsi:type="dcterms:W3CDTF">2026-10-09T04:29:00Z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9057959129EF465AAE6F738AA0CC9532_11</vt:lpwstr>
  </property>
  <property fmtid="{D5CDD505-2E9C-101B-9397-08002B2CF9AE}" pid="3" name="KSOProductBuildVer">
    <vt:lpwstr>2052-12.1.28496.28496</vt:lpwstr>
  </property>
  <property fmtid="{D5CDD505-2E9C-101B-9397-08002B2CF9AE}" pid="4" name="KSOTemplateDocerSaveRecord">
    <vt:lpwstr>eyJoZGlkIjoiZTE1ZGQxOTZkOWQzMWE3NDA4YWFjYjJkMmY1NjJlZTIiLCJ1c2VySWQiOiIyMzM0MTYwMDIifQ==</vt:lpwstr>
  </property>
</Properties>
</file>